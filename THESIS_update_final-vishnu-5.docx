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3"/>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8091008"/>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8091009"/>
      <w:r>
        <w:lastRenderedPageBreak/>
        <w:t>Abstract</w:t>
      </w:r>
      <w:bookmarkEnd w:id="1"/>
    </w:p>
    <w:p w:rsidR="00B73D49" w:rsidRDefault="00F9377B" w:rsidP="00866177">
      <w:pPr>
        <w:pStyle w:val="BodyText"/>
        <w:spacing w:line="480" w:lineRule="auto"/>
      </w:pPr>
      <w:r>
        <w:t xml:space="preserve">Recent progress in the field of </w:t>
      </w:r>
      <w:r w:rsidR="00407538">
        <w:t>r</w:t>
      </w:r>
      <w:r w:rsidR="00390006">
        <w:t xml:space="preserve">ecommender </w:t>
      </w:r>
      <w:r w:rsidR="00407538">
        <w:t>s</w:t>
      </w:r>
      <w:r w:rsidR="00390006">
        <w:t>ystem</w:t>
      </w:r>
      <w:r w:rsidR="00EC59C4">
        <w:t>s</w:t>
      </w:r>
      <w:r>
        <w:t xml:space="preserve"> has led to</w:t>
      </w:r>
      <w:r w:rsidR="0037786D">
        <w:t xml:space="preserve"> </w:t>
      </w:r>
      <w:r>
        <w:t>increase</w:t>
      </w:r>
      <w:r w:rsidR="00407538">
        <w:t>s</w:t>
      </w:r>
      <w:r>
        <w:t xml:space="preserve"> in the accuracy and </w:t>
      </w:r>
      <w:r w:rsidR="00407538">
        <w:t>improvements in the</w:t>
      </w:r>
      <w:r>
        <w:t xml:space="preserve"> personalization of the </w:t>
      </w:r>
      <w:r w:rsidR="00407538">
        <w:t xml:space="preserve">supported </w:t>
      </w:r>
      <w:r>
        <w:t>recommendations</w:t>
      </w:r>
      <w:r w:rsidR="008872C8">
        <w:t xml:space="preserve"> </w:t>
      </w:r>
      <w:r w:rsidR="000B7A20">
        <w:t>[18]</w:t>
      </w:r>
      <w:r>
        <w:t>. These results are being achieved</w:t>
      </w:r>
      <w:ins w:id="2" w:author="palencar1-pc.cs" w:date="2017-04-05T12:59:00Z">
        <w:r w:rsidR="00494A27">
          <w:t xml:space="preserve"> in general</w:t>
        </w:r>
      </w:ins>
      <w:r>
        <w:t xml:space="preserve"> by gathering more user data and generating </w:t>
      </w:r>
      <w:r w:rsidR="00407538">
        <w:t xml:space="preserve">relevant </w:t>
      </w:r>
      <w:r>
        <w:t>insights from it.</w:t>
      </w:r>
      <w:r w:rsidR="00BA5F26">
        <w:t xml:space="preserve"> However</w:t>
      </w:r>
      <w:r w:rsidR="00407538">
        <w:t>,</w:t>
      </w:r>
      <w:r w:rsidR="00BA5F26">
        <w:t xml:space="preserve"> </w:t>
      </w:r>
      <w:r w:rsidR="00407538">
        <w:t xml:space="preserve">user privacy concerns </w:t>
      </w:r>
      <w:r w:rsidR="001500AE">
        <w:t>are often under</w:t>
      </w:r>
      <w:r w:rsidR="00BA5F26">
        <w:t xml:space="preserve">estimated and </w:t>
      </w:r>
      <w:r w:rsidR="00407538">
        <w:t xml:space="preserve">recommendation risks are not </w:t>
      </w:r>
      <w:ins w:id="3" w:author="palencar1-pc.cs" w:date="2017-04-05T12:59:00Z">
        <w:r w:rsidR="00494A27">
          <w:t xml:space="preserve">usually </w:t>
        </w:r>
      </w:ins>
      <w:r w:rsidR="00407538">
        <w:t>addressed</w:t>
      </w:r>
      <w:r w:rsidR="00BA5F26">
        <w:t>. In fact, many users ar</w:t>
      </w:r>
      <w:r w:rsidR="001500AE">
        <w:t xml:space="preserve">e not sufficiently aware of </w:t>
      </w:r>
      <w:ins w:id="4" w:author="palencar1-pc.cs" w:date="2017-04-05T13:00:00Z">
        <w:r w:rsidR="00494A27">
          <w:t>what data is collected about them and how the data is collected</w:t>
        </w:r>
      </w:ins>
      <w:ins w:id="5" w:author="palencar1-pc.cs" w:date="2017-04-05T13:02:00Z">
        <w:r w:rsidR="00246DEE">
          <w:t xml:space="preserve"> (e.g., whether third parties are collecting and selling their personal information)</w:t>
        </w:r>
      </w:ins>
      <w:ins w:id="6" w:author="palencar1-pc.cs" w:date="2017-04-05T13:00:00Z">
        <w:r w:rsidR="00494A27">
          <w:t>.</w:t>
        </w:r>
      </w:ins>
      <w:del w:id="7" w:author="palencar1-pc.cs" w:date="2017-04-05T13:00:00Z">
        <w:r w:rsidR="001500AE" w:rsidDel="00494A27">
          <w:delText>the</w:delText>
        </w:r>
        <w:r w:rsidR="009278C9" w:rsidDel="00494A27">
          <w:delText xml:space="preserve"> </w:delText>
        </w:r>
        <w:r w:rsidR="00BA5F26" w:rsidDel="00494A27">
          <w:delText xml:space="preserve">data that is collected </w:delText>
        </w:r>
        <w:r w:rsidR="00407538" w:rsidDel="00494A27">
          <w:delText xml:space="preserve">about them and whether </w:delText>
        </w:r>
        <w:r w:rsidR="00BA5F26" w:rsidDel="00494A27">
          <w:delText>such data is sold to</w:delText>
        </w:r>
        <w:r w:rsidR="009278C9" w:rsidDel="00494A27">
          <w:delText xml:space="preserve"> the</w:delText>
        </w:r>
        <w:r w:rsidR="00BA5F26" w:rsidDel="00494A27">
          <w:delText xml:space="preserve"> third part</w:delText>
        </w:r>
        <w:r w:rsidR="00407538" w:rsidDel="00494A27">
          <w:delText>ies</w:delText>
        </w:r>
      </w:del>
      <w:r w:rsidR="00BA5F26">
        <w:t>.</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w:t>
      </w:r>
      <w:r w:rsidR="00407538">
        <w:t>r</w:t>
      </w:r>
      <w:r w:rsidR="00390006">
        <w:t xml:space="preserve">ecommender </w:t>
      </w:r>
      <w:r w:rsidR="00407538">
        <w:t>s</w:t>
      </w:r>
      <w:r w:rsidR="00390006">
        <w:t>ystem</w:t>
      </w:r>
      <w:r w:rsidR="00407538">
        <w:t>s</w:t>
      </w:r>
      <w:r w:rsidR="004656CF">
        <w:t xml:space="preserve"> should strive towards not only achieving high accuracy of the generated recommendations but also </w:t>
      </w:r>
      <w:r w:rsidR="00407538">
        <w:t>protecting u</w:t>
      </w:r>
      <w:r w:rsidR="00BD363C">
        <w:t>ser privacy</w:t>
      </w:r>
      <w:r w:rsidR="003C74D2">
        <w:t xml:space="preserve"> [</w:t>
      </w:r>
      <w:r w:rsidR="00745AF7">
        <w:t>2,4,5,6,11,12</w:t>
      </w:r>
      <w:r w:rsidR="00803AD2">
        <w:t>,14</w:t>
      </w:r>
      <w:r w:rsidR="003C74D2">
        <w:t>]</w:t>
      </w:r>
      <w:r w:rsidR="00BD363C">
        <w:t xml:space="preserve"> and making </w:t>
      </w:r>
      <w:r w:rsidR="00407538">
        <w:t>r</w:t>
      </w:r>
      <w:r w:rsidR="00390006">
        <w:t xml:space="preserve">ecommender </w:t>
      </w:r>
      <w:r w:rsidR="00407538">
        <w:t>s</w:t>
      </w:r>
      <w:r w:rsidR="00390006">
        <w:t>ystem</w:t>
      </w:r>
      <w:r w:rsidR="00EC59C4">
        <w:t>s</w:t>
      </w:r>
      <w:r w:rsidR="0057513C">
        <w:t xml:space="preserve"> aware of the user’s</w:t>
      </w:r>
      <w:r w:rsidR="00BD363C">
        <w:t xml:space="preserve"> context</w:t>
      </w:r>
      <w:r w:rsidR="00AD3498">
        <w:t xml:space="preserve"> </w:t>
      </w:r>
      <w:r w:rsidR="007E11B3">
        <w:t>[128</w:t>
      </w:r>
      <w:r w:rsidR="00AD3498">
        <w:t>]</w:t>
      </w:r>
      <w:r w:rsidR="00407538">
        <w:t>, which involves user intentions and  user current situation.</w:t>
      </w:r>
      <w:r w:rsidR="00BD363C">
        <w:t xml:space="preserve"> Through research it has been established that a tradeoff is required between</w:t>
      </w:r>
      <w:r w:rsidR="00DB39C9">
        <w:t xml:space="preserve"> the</w:t>
      </w:r>
      <w:r w:rsidR="00BD363C">
        <w:t xml:space="preserve"> accuracy, </w:t>
      </w:r>
      <w:r w:rsidR="00DB39C9">
        <w:t xml:space="preserve">the </w:t>
      </w:r>
      <w:r w:rsidR="00BD363C">
        <w:t>privacy</w:t>
      </w:r>
      <w:r w:rsidR="00735D85">
        <w:t xml:space="preserve"> </w:t>
      </w:r>
      <w:r w:rsidR="0070762B">
        <w:t>[130</w:t>
      </w:r>
      <w:r w:rsidR="00B676A7">
        <w:t>]</w:t>
      </w:r>
      <w:r w:rsidR="00BD363C">
        <w:t xml:space="preserve"> and</w:t>
      </w:r>
      <w:r w:rsidR="00DB39C9">
        <w:t xml:space="preserve"> the</w:t>
      </w:r>
      <w:r w:rsidR="00BD363C">
        <w:t xml:space="preserve"> risk</w:t>
      </w:r>
      <w:ins w:id="8" w:author="palencar1-pc.cs" w:date="2017-04-05T13:03:00Z">
        <w:r w:rsidR="00E32D53">
          <w:t>s</w:t>
        </w:r>
      </w:ins>
      <w:r w:rsidR="0045137F">
        <w:t xml:space="preserve"> [7]</w:t>
      </w:r>
      <w:r w:rsidR="00DB39C9">
        <w:t xml:space="preserve"> in a </w:t>
      </w:r>
      <w:r w:rsidR="00407538">
        <w:t>r</w:t>
      </w:r>
      <w:r w:rsidR="00390006">
        <w:t xml:space="preserve">ecommender </w:t>
      </w:r>
      <w:r w:rsidR="00407538">
        <w:t>s</w:t>
      </w:r>
      <w:r w:rsidR="00390006">
        <w:t>ystem</w:t>
      </w:r>
      <w:r w:rsidR="00BD363C">
        <w:t xml:space="preserve"> and that</w:t>
      </w:r>
      <w:r w:rsidR="00DB39C9">
        <w:t xml:space="preserve"> it is highly unlikely to have </w:t>
      </w:r>
      <w:r w:rsidR="00B02354">
        <w:t>r</w:t>
      </w:r>
      <w:r w:rsidR="00390006">
        <w:t xml:space="preserve">ecommender </w:t>
      </w:r>
      <w:r w:rsidR="00B02354">
        <w:t>s</w:t>
      </w:r>
      <w:r w:rsidR="00390006">
        <w:t>ystem</w:t>
      </w:r>
      <w:r w:rsidR="00B02354">
        <w:t>s</w:t>
      </w:r>
      <w:r w:rsidR="00BD363C">
        <w:t xml:space="preserve"> </w:t>
      </w:r>
      <w:ins w:id="9" w:author="palencar1-pc.cs" w:date="2017-04-05T13:06:00Z">
        <w:r w:rsidR="00E32D53">
          <w:t xml:space="preserve">completetely </w:t>
        </w:r>
      </w:ins>
      <w:r w:rsidR="0057513C">
        <w:t xml:space="preserve">satisfying </w:t>
      </w:r>
      <w:del w:id="10" w:author="palencar1-pc.cs" w:date="2017-04-05T13:06:00Z">
        <w:r w:rsidR="00B02354" w:rsidDel="00E32D53">
          <w:delText xml:space="preserve">completely </w:delText>
        </w:r>
      </w:del>
      <w:r w:rsidR="0057513C">
        <w:t xml:space="preserve">all the </w:t>
      </w:r>
      <w:ins w:id="11" w:author="palencar1-pc.cs" w:date="2017-04-05T13:07:00Z">
        <w:r w:rsidR="00E32D53">
          <w:t xml:space="preserve">context-aware and privacy-preserving </w:t>
        </w:r>
      </w:ins>
      <w:r w:rsidR="0057513C">
        <w:t>requirements</w:t>
      </w:r>
      <w:del w:id="12" w:author="palencar1-pc.cs" w:date="2017-04-05T13:07:00Z">
        <w:r w:rsidR="0057513C" w:rsidDel="00E32D53">
          <w:delText xml:space="preserve"> of being contextually aware and privacy preserving</w:delText>
        </w:r>
      </w:del>
      <w:r w:rsidR="00BD363C">
        <w:t xml:space="preserve">. Nonetheless, a significant attempt can be made to describe </w:t>
      </w:r>
      <w:r>
        <w:t>a novel mode</w:t>
      </w:r>
      <w:r w:rsidR="0057513C">
        <w:t xml:space="preserve">ling approach that supports designing a </w:t>
      </w:r>
      <w:r w:rsidR="00B02354">
        <w:t>r</w:t>
      </w:r>
      <w:r w:rsidR="00390006">
        <w:t xml:space="preserve">ecommender </w:t>
      </w:r>
      <w:r w:rsidR="00B02354">
        <w:t>s</w:t>
      </w:r>
      <w:r w:rsidR="00390006">
        <w:t>ystem</w:t>
      </w:r>
      <w:r w:rsidR="0057513C">
        <w:t xml:space="preserve"> encompassing some of the</w:t>
      </w:r>
      <w:r w:rsidR="00B02354">
        <w:t>se previously mentioned</w:t>
      </w:r>
      <w:r w:rsidR="0057513C">
        <w:t xml:space="preserve">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rsidR="00B02354">
        <w:t>r</w:t>
      </w:r>
      <w:r w:rsidR="00390006">
        <w:t xml:space="preserve">ecommender </w:t>
      </w:r>
      <w:r w:rsidR="00B02354">
        <w:t>s</w:t>
      </w:r>
      <w:r w:rsidR="00390006">
        <w:t>ystem</w:t>
      </w:r>
      <w:r w:rsidR="00D97644">
        <w:t xml:space="preserve"> by</w:t>
      </w:r>
      <w:r w:rsidR="003C74D2">
        <w:t xml:space="preserve"> breaking </w:t>
      </w:r>
      <w:ins w:id="13" w:author="palencar1-pc.cs" w:date="2017-04-05T13:07:00Z">
        <w:r w:rsidR="00ED7AA6">
          <w:t>the system</w:t>
        </w:r>
      </w:ins>
      <w:del w:id="14" w:author="palencar1-pc.cs" w:date="2017-04-05T13:08:00Z">
        <w:r w:rsidR="003C74D2" w:rsidDel="00ED7AA6">
          <w:delText>it</w:delText>
        </w:r>
      </w:del>
      <w:r w:rsidR="003C74D2">
        <w:t xml:space="preserve"> down into</w:t>
      </w:r>
      <w:r w:rsidR="002936ED">
        <w:t xml:space="preserve"> three different subsystems</w:t>
      </w:r>
      <w:ins w:id="15" w:author="palencar1-pc.cs" w:date="2017-04-05T13:08:00Z">
        <w:r w:rsidR="00ED7AA6">
          <w:t>,</w:t>
        </w:r>
      </w:ins>
      <w:r w:rsidR="002936ED">
        <w:t xml:space="preserve"> i.e. the data subsystem, the risk subsystem and the privacy subsystem</w:t>
      </w:r>
      <w:r>
        <w:t xml:space="preserve">. </w:t>
      </w:r>
      <w:r w:rsidR="000341F8">
        <w:t>Within each subsystem</w:t>
      </w:r>
      <w:r w:rsidR="00D7148D">
        <w:t>, the operations are carried out</w:t>
      </w:r>
      <w:r w:rsidR="000341F8">
        <w:t xml:space="preserve"> by at least one </w:t>
      </w:r>
      <w:r>
        <w:t>agent</w:t>
      </w:r>
      <w:ins w:id="16" w:author="palencar1-pc.cs" w:date="2017-04-05T13:09:00Z">
        <w:r w:rsidR="00ED7AA6">
          <w:t>. Each agent has</w:t>
        </w:r>
      </w:ins>
      <w:del w:id="17" w:author="palencar1-pc.cs" w:date="2017-04-05T13:09:00Z">
        <w:r w:rsidR="000341F8" w:rsidDel="00ED7AA6">
          <w:delText>,</w:delText>
        </w:r>
        <w:r w:rsidDel="00ED7AA6">
          <w:delText xml:space="preserve"> having</w:delText>
        </w:r>
      </w:del>
      <w:r>
        <w:t xml:space="preserve"> a specific role </w:t>
      </w:r>
      <w:r w:rsidR="00477A41">
        <w:t xml:space="preserve">in order to achieve a prescribed goal by performing </w:t>
      </w:r>
      <w:ins w:id="18" w:author="palencar1-pc.cs" w:date="2017-04-05T13:10:00Z">
        <w:r w:rsidR="00ED7AA6">
          <w:t>specific</w:t>
        </w:r>
      </w:ins>
      <w:del w:id="19" w:author="palencar1-pc.cs" w:date="2017-04-05T13:10:00Z">
        <w:r w:rsidR="003C74D2" w:rsidDel="00ED7AA6">
          <w:delText>some</w:delText>
        </w:r>
      </w:del>
      <w:r w:rsidR="003C74D2">
        <w:t xml:space="preserve"> </w:t>
      </w:r>
      <w:r w:rsidR="00477A41">
        <w:t>activit</w:t>
      </w:r>
      <w:r w:rsidR="00B02354">
        <w:t>ies</w:t>
      </w:r>
      <w:r w:rsidR="00477A41">
        <w:t xml:space="preserve">. </w:t>
      </w:r>
      <w:r w:rsidR="003A4B23">
        <w:t xml:space="preserve">Such a description of a system will be able to represent a </w:t>
      </w:r>
      <w:r w:rsidR="001500AE">
        <w:t xml:space="preserve">subset of </w:t>
      </w:r>
      <w:r w:rsidR="00B02354">
        <w:t>r</w:t>
      </w:r>
      <w:r w:rsidR="00390006">
        <w:t xml:space="preserve">ecommender </w:t>
      </w:r>
      <w:r w:rsidR="00B02354">
        <w:t>s</w:t>
      </w:r>
      <w:r w:rsidR="00390006">
        <w:t>ystem</w:t>
      </w:r>
      <w:r w:rsidR="00EC59C4">
        <w:t>s</w:t>
      </w:r>
      <w:r w:rsidR="003A4B23">
        <w:t xml:space="preserve"> which can be classifi</w:t>
      </w:r>
      <w:r w:rsidR="0078394B">
        <w:t xml:space="preserve">ed as </w:t>
      </w:r>
      <w:r w:rsidR="00B02354">
        <w:t xml:space="preserve">both  </w:t>
      </w:r>
      <w:r w:rsidR="0078394B">
        <w:t>risk</w:t>
      </w:r>
      <w:r w:rsidR="00B02354">
        <w:t>-</w:t>
      </w:r>
      <w:r w:rsidR="0078394B">
        <w:t>a</w:t>
      </w:r>
      <w:r w:rsidR="004B4DF4">
        <w:t>ware and privacy</w:t>
      </w:r>
      <w:r w:rsidR="00B02354">
        <w:t>-</w:t>
      </w:r>
      <w:r w:rsidR="004B4DF4">
        <w:t>preserving</w:t>
      </w:r>
      <w:r w:rsidR="0078394B">
        <w:t>.</w:t>
      </w:r>
      <w:r w:rsidR="003A4B23">
        <w:t xml:space="preserve"> </w:t>
      </w:r>
    </w:p>
    <w:p w:rsidR="00B73D49" w:rsidRDefault="00B73D49" w:rsidP="00B73D49">
      <w:pPr>
        <w:pStyle w:val="FrontHead"/>
      </w:pPr>
      <w:bookmarkStart w:id="20" w:name="_Toc478091010"/>
      <w:r>
        <w:lastRenderedPageBreak/>
        <w:t>Acknowledgements</w:t>
      </w:r>
      <w:bookmarkEnd w:id="20"/>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r w:rsidR="00E958A1" w:rsidRPr="00E958A1">
        <w:t>Gladimir Baranoski</w:t>
      </w:r>
      <w:r w:rsidR="00E958A1">
        <w:t xml:space="preserve"> </w:t>
      </w:r>
      <w:r w:rsidR="006A3DA2" w:rsidRPr="006A3DA2">
        <w:t>for agreeing to read my thesis and providing me valuable feedback.</w:t>
      </w:r>
    </w:p>
    <w:p w:rsidR="00BF46CF" w:rsidRDefault="00BF46CF">
      <w:pPr>
        <w:pStyle w:val="FrontHead"/>
        <w:spacing w:after="0"/>
      </w:pPr>
      <w:bookmarkStart w:id="21" w:name="_Toc478091011"/>
      <w:r>
        <w:lastRenderedPageBreak/>
        <w:t>Table of Contents</w:t>
      </w:r>
      <w:bookmarkEnd w:id="21"/>
    </w:p>
    <w:p w:rsidR="00EC59C4"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EC59C4">
        <w:rPr>
          <w:noProof/>
        </w:rPr>
        <w:t>AUTHOR'S DECLARATION</w:t>
      </w:r>
      <w:r w:rsidR="00EC59C4">
        <w:rPr>
          <w:noProof/>
        </w:rPr>
        <w:tab/>
      </w:r>
      <w:r w:rsidR="00EC59C4">
        <w:rPr>
          <w:noProof/>
        </w:rPr>
        <w:fldChar w:fldCharType="begin"/>
      </w:r>
      <w:r w:rsidR="00EC59C4">
        <w:rPr>
          <w:noProof/>
        </w:rPr>
        <w:instrText xml:space="preserve"> PAGEREF _Toc478091008 \h </w:instrText>
      </w:r>
      <w:r w:rsidR="00EC59C4">
        <w:rPr>
          <w:noProof/>
        </w:rPr>
      </w:r>
      <w:r w:rsidR="00EC59C4">
        <w:rPr>
          <w:noProof/>
        </w:rPr>
        <w:fldChar w:fldCharType="separate"/>
      </w:r>
      <w:r w:rsidR="00823832">
        <w:rPr>
          <w:noProof/>
        </w:rPr>
        <w:t>ii</w:t>
      </w:r>
      <w:r w:rsidR="00EC59C4">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_Toc478091009 \h </w:instrText>
      </w:r>
      <w:r>
        <w:rPr>
          <w:noProof/>
        </w:rPr>
      </w:r>
      <w:r>
        <w:rPr>
          <w:noProof/>
        </w:rPr>
        <w:fldChar w:fldCharType="separate"/>
      </w:r>
      <w:r w:rsidR="00823832">
        <w:rPr>
          <w:noProof/>
        </w:rPr>
        <w:t>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_Toc478091010 \h </w:instrText>
      </w:r>
      <w:r>
        <w:rPr>
          <w:noProof/>
        </w:rPr>
      </w:r>
      <w:r>
        <w:rPr>
          <w:noProof/>
        </w:rPr>
        <w:fldChar w:fldCharType="separate"/>
      </w:r>
      <w:r w:rsidR="00823832">
        <w:rPr>
          <w:noProof/>
        </w:rPr>
        <w:t>iv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_Toc478091011 \h </w:instrText>
      </w:r>
      <w:r>
        <w:rPr>
          <w:noProof/>
        </w:rPr>
      </w:r>
      <w:r>
        <w:rPr>
          <w:noProof/>
        </w:rPr>
        <w:fldChar w:fldCharType="separate"/>
      </w:r>
      <w:r w:rsidR="00823832">
        <w:rPr>
          <w:noProof/>
        </w:rPr>
        <w:t>v</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_Toc478091012 \h </w:instrText>
      </w:r>
      <w:r>
        <w:rPr>
          <w:noProof/>
        </w:rPr>
      </w:r>
      <w:r>
        <w:rPr>
          <w:noProof/>
        </w:rPr>
        <w:fldChar w:fldCharType="separate"/>
      </w:r>
      <w:r w:rsidR="00823832">
        <w:rPr>
          <w:noProof/>
        </w:rPr>
        <w:t>viii</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_Toc478091013 \h </w:instrText>
      </w:r>
      <w:r>
        <w:rPr>
          <w:noProof/>
        </w:rPr>
      </w:r>
      <w:r>
        <w:rPr>
          <w:noProof/>
        </w:rPr>
        <w:fldChar w:fldCharType="separate"/>
      </w:r>
      <w:r w:rsidR="00823832">
        <w:rPr>
          <w:noProof/>
        </w:rPr>
        <w:t>x</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_Toc478091014 \h </w:instrText>
      </w:r>
      <w:r>
        <w:rPr>
          <w:noProof/>
        </w:rPr>
      </w:r>
      <w:r>
        <w:rPr>
          <w:noProof/>
        </w:rPr>
        <w:fldChar w:fldCharType="separate"/>
      </w:r>
      <w:r w:rsidR="00823832">
        <w:rPr>
          <w:noProof/>
        </w:rPr>
        <w:t>11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_Toc478091015 \h </w:instrText>
      </w:r>
      <w:r>
        <w:rPr>
          <w:noProof/>
        </w:rPr>
      </w:r>
      <w:r>
        <w:rPr>
          <w:noProof/>
        </w:rPr>
        <w:fldChar w:fldCharType="separate"/>
      </w:r>
      <w:r w:rsidR="00823832">
        <w:rPr>
          <w:noProof/>
        </w:rPr>
        <w:t>12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_Toc478091016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_Toc478091017 \h </w:instrText>
      </w:r>
      <w:r>
        <w:rPr>
          <w:noProof/>
        </w:rPr>
      </w:r>
      <w:r>
        <w:rPr>
          <w:noProof/>
        </w:rPr>
        <w:fldChar w:fldCharType="separate"/>
      </w:r>
      <w:r w:rsidR="00823832">
        <w:rPr>
          <w:noProof/>
        </w:rPr>
        <w:t>13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_Toc478091018 \h </w:instrText>
      </w:r>
      <w:r>
        <w:rPr>
          <w:noProof/>
        </w:rPr>
      </w:r>
      <w:r>
        <w:rPr>
          <w:noProof/>
        </w:rPr>
        <w:fldChar w:fldCharType="separate"/>
      </w:r>
      <w:r w:rsidR="00823832">
        <w:rPr>
          <w:noProof/>
        </w:rPr>
        <w:t>14</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2 </w:t>
      </w:r>
      <w:r w:rsidR="00390006">
        <w:rPr>
          <w:noProof/>
        </w:rPr>
        <w:t>Recommender System</w:t>
      </w:r>
      <w:r>
        <w:rPr>
          <w:noProof/>
        </w:rPr>
        <w:t>s</w:t>
      </w:r>
      <w:r>
        <w:rPr>
          <w:noProof/>
        </w:rPr>
        <w:tab/>
      </w:r>
      <w:r>
        <w:rPr>
          <w:noProof/>
        </w:rPr>
        <w:fldChar w:fldCharType="begin"/>
      </w:r>
      <w:r>
        <w:rPr>
          <w:noProof/>
        </w:rPr>
        <w:instrText xml:space="preserve"> PAGEREF _Toc478091019 \h </w:instrText>
      </w:r>
      <w:r>
        <w:rPr>
          <w:noProof/>
        </w:rPr>
      </w:r>
      <w:r>
        <w:rPr>
          <w:noProof/>
        </w:rPr>
        <w:fldChar w:fldCharType="separate"/>
      </w:r>
      <w:r w:rsidR="00823832">
        <w:rPr>
          <w:b/>
          <w:bCs/>
          <w:noProof/>
        </w:rPr>
        <w:t>Error! Bookmark not defined.</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2.1 Context</w:t>
      </w:r>
      <w:ins w:id="22" w:author="palencar1-pc.cs" w:date="2017-04-05T13:11:00Z">
        <w:r w:rsidR="00FB5C10">
          <w:rPr>
            <w:noProof/>
          </w:rPr>
          <w:t>-</w:t>
        </w:r>
      </w:ins>
      <w:del w:id="23"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_Toc478091020 \h </w:instrText>
      </w:r>
      <w:r>
        <w:rPr>
          <w:noProof/>
        </w:rPr>
      </w:r>
      <w:r>
        <w:rPr>
          <w:noProof/>
        </w:rPr>
        <w:fldChar w:fldCharType="separate"/>
      </w:r>
      <w:r w:rsidR="00823832">
        <w:rPr>
          <w:noProof/>
        </w:rPr>
        <w:t>16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2.2 Privacy in </w:t>
      </w:r>
      <w:r w:rsidR="00390006">
        <w:rPr>
          <w:noProof/>
        </w:rPr>
        <w:t>Recommender System</w:t>
      </w:r>
      <w:r>
        <w:rPr>
          <w:noProof/>
        </w:rPr>
        <w:t>s</w:t>
      </w:r>
      <w:r>
        <w:rPr>
          <w:noProof/>
        </w:rPr>
        <w:tab/>
      </w:r>
      <w:r>
        <w:rPr>
          <w:noProof/>
        </w:rPr>
        <w:fldChar w:fldCharType="begin"/>
      </w:r>
      <w:r>
        <w:rPr>
          <w:noProof/>
        </w:rPr>
        <w:instrText xml:space="preserve"> PAGEREF _Toc478091021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2.3 Privacy Protection</w:t>
      </w:r>
      <w:r>
        <w:rPr>
          <w:noProof/>
        </w:rPr>
        <w:tab/>
      </w:r>
      <w:r>
        <w:rPr>
          <w:noProof/>
        </w:rPr>
        <w:fldChar w:fldCharType="begin"/>
      </w:r>
      <w:r>
        <w:rPr>
          <w:noProof/>
        </w:rPr>
        <w:instrText xml:space="preserve"> PAGEREF _Toc478091022 \h </w:instrText>
      </w:r>
      <w:r>
        <w:rPr>
          <w:noProof/>
        </w:rPr>
      </w:r>
      <w:r>
        <w:rPr>
          <w:noProof/>
        </w:rPr>
        <w:fldChar w:fldCharType="separate"/>
      </w:r>
      <w:r w:rsidR="00823832">
        <w:rPr>
          <w:noProof/>
        </w:rPr>
        <w:t>17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2.3.1 User control</w:t>
      </w:r>
      <w:r>
        <w:rPr>
          <w:noProof/>
        </w:rPr>
        <w:tab/>
      </w:r>
      <w:r>
        <w:rPr>
          <w:noProof/>
        </w:rPr>
        <w:fldChar w:fldCharType="begin"/>
      </w:r>
      <w:r>
        <w:rPr>
          <w:noProof/>
        </w:rPr>
        <w:instrText xml:space="preserve"> PAGEREF _Toc478091023 \h </w:instrText>
      </w:r>
      <w:r>
        <w:rPr>
          <w:noProof/>
        </w:rPr>
      </w:r>
      <w:r>
        <w:rPr>
          <w:noProof/>
        </w:rPr>
        <w:fldChar w:fldCharType="separate"/>
      </w:r>
      <w:r w:rsidR="00823832">
        <w:rPr>
          <w:noProof/>
        </w:rPr>
        <w:t>17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2.4 Risk</w:t>
      </w:r>
      <w:ins w:id="24" w:author="palencar1-pc.cs" w:date="2017-04-05T13:11:00Z">
        <w:r w:rsidR="00FB5C10">
          <w:rPr>
            <w:noProof/>
            <w:lang w:val="en-CA"/>
          </w:rPr>
          <w:t>-</w:t>
        </w:r>
      </w:ins>
      <w:del w:id="25" w:author="palencar1-pc.cs" w:date="2017-04-05T13:11:00Z">
        <w:r w:rsidRPr="0015369C" w:rsidDel="00FB5C10">
          <w:rPr>
            <w:noProof/>
            <w:lang w:val="en-CA"/>
          </w:rPr>
          <w:delText xml:space="preserve"> </w:delText>
        </w:r>
      </w:del>
      <w:r w:rsidRPr="0015369C">
        <w:rPr>
          <w:noProof/>
          <w:lang w:val="en-CA"/>
        </w:rPr>
        <w:t xml:space="preserve">Aware </w:t>
      </w:r>
      <w:r w:rsidR="00390006">
        <w:rPr>
          <w:noProof/>
          <w:lang w:val="en-CA"/>
        </w:rPr>
        <w:t>Recommender System</w:t>
      </w:r>
      <w:r>
        <w:rPr>
          <w:noProof/>
          <w:lang w:val="en-CA"/>
        </w:rPr>
        <w:t>s</w:t>
      </w:r>
      <w:r>
        <w:rPr>
          <w:noProof/>
        </w:rPr>
        <w:tab/>
      </w:r>
      <w:r>
        <w:rPr>
          <w:noProof/>
        </w:rPr>
        <w:fldChar w:fldCharType="begin"/>
      </w:r>
      <w:r>
        <w:rPr>
          <w:noProof/>
        </w:rPr>
        <w:instrText xml:space="preserve"> PAGEREF _Toc478091024 \h </w:instrText>
      </w:r>
      <w:r>
        <w:rPr>
          <w:noProof/>
        </w:rPr>
      </w:r>
      <w:r>
        <w:rPr>
          <w:noProof/>
        </w:rPr>
        <w:fldChar w:fldCharType="separate"/>
      </w:r>
      <w:r w:rsidR="00823832">
        <w:rPr>
          <w:noProof/>
        </w:rPr>
        <w:t>18</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_Toc478091025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 xml:space="preserve">3.1 Modelling </w:t>
      </w:r>
      <w:r w:rsidR="00390006">
        <w:rPr>
          <w:noProof/>
        </w:rPr>
        <w:t>Recommender System</w:t>
      </w:r>
      <w:r w:rsidR="00E16ADE">
        <w:rPr>
          <w:noProof/>
        </w:rPr>
        <w:t>s</w:t>
      </w:r>
      <w:r>
        <w:rPr>
          <w:noProof/>
        </w:rPr>
        <w:tab/>
      </w:r>
      <w:r>
        <w:rPr>
          <w:noProof/>
        </w:rPr>
        <w:fldChar w:fldCharType="begin"/>
      </w:r>
      <w:r>
        <w:rPr>
          <w:noProof/>
        </w:rPr>
        <w:instrText xml:space="preserve"> PAGEREF _Toc478091026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3.2 Risk</w:t>
      </w:r>
      <w:ins w:id="26" w:author="palencar1-pc.cs" w:date="2017-04-05T13:11:00Z">
        <w:r w:rsidR="00FB5C10">
          <w:rPr>
            <w:noProof/>
          </w:rPr>
          <w:t>-</w:t>
        </w:r>
      </w:ins>
      <w:del w:id="27" w:author="palencar1-pc.cs" w:date="2017-04-05T13:11:00Z">
        <w:r w:rsidDel="00FB5C10">
          <w:rPr>
            <w:noProof/>
          </w:rPr>
          <w:delText xml:space="preserve"> </w:delText>
        </w:r>
      </w:del>
      <w:r>
        <w:rPr>
          <w:noProof/>
        </w:rPr>
        <w:t xml:space="preserve">Aware </w:t>
      </w:r>
      <w:r w:rsidR="00390006">
        <w:rPr>
          <w:noProof/>
        </w:rPr>
        <w:t>Recommender System</w:t>
      </w:r>
      <w:r>
        <w:rPr>
          <w:noProof/>
        </w:rPr>
        <w:t>s</w:t>
      </w:r>
      <w:r>
        <w:rPr>
          <w:noProof/>
        </w:rPr>
        <w:tab/>
      </w:r>
      <w:r>
        <w:rPr>
          <w:noProof/>
        </w:rPr>
        <w:fldChar w:fldCharType="begin"/>
      </w:r>
      <w:r>
        <w:rPr>
          <w:noProof/>
        </w:rPr>
        <w:instrText xml:space="preserve"> PAGEREF _Toc478091027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3.3 Privacy</w:t>
      </w:r>
      <w:ins w:id="28" w:author="palencar1-pc.cs" w:date="2017-04-05T13:11:00Z">
        <w:r w:rsidR="00FB5C10">
          <w:rPr>
            <w:noProof/>
          </w:rPr>
          <w:t>-</w:t>
        </w:r>
      </w:ins>
      <w:del w:id="29" w:author="palencar1-pc.cs" w:date="2017-04-05T13:11:00Z">
        <w:r w:rsidDel="00FB5C10">
          <w:rPr>
            <w:noProof/>
          </w:rPr>
          <w:delText xml:space="preserve"> </w:delText>
        </w:r>
      </w:del>
      <w:r>
        <w:rPr>
          <w:noProof/>
        </w:rPr>
        <w:t xml:space="preserve">Preserving </w:t>
      </w:r>
      <w:r w:rsidR="00390006">
        <w:rPr>
          <w:noProof/>
        </w:rPr>
        <w:t>Recommender System</w:t>
      </w:r>
      <w:r>
        <w:rPr>
          <w:noProof/>
        </w:rPr>
        <w:t>s</w:t>
      </w:r>
      <w:r>
        <w:rPr>
          <w:noProof/>
        </w:rPr>
        <w:tab/>
      </w:r>
      <w:r>
        <w:rPr>
          <w:noProof/>
        </w:rPr>
        <w:fldChar w:fldCharType="begin"/>
      </w:r>
      <w:r>
        <w:rPr>
          <w:noProof/>
        </w:rPr>
        <w:instrText xml:space="preserve"> PAGEREF _Toc478091028 \h </w:instrText>
      </w:r>
      <w:r>
        <w:rPr>
          <w:noProof/>
        </w:rPr>
      </w:r>
      <w:r>
        <w:rPr>
          <w:noProof/>
        </w:rPr>
        <w:fldChar w:fldCharType="separate"/>
      </w:r>
      <w:r w:rsidR="00823832">
        <w:rPr>
          <w:noProof/>
        </w:rPr>
        <w:t>19</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3.4 Privacy</w:t>
      </w:r>
      <w:ins w:id="30" w:author="palencar1-pc.cs" w:date="2017-04-05T13:11:00Z">
        <w:r w:rsidR="00FB5C10">
          <w:rPr>
            <w:noProof/>
          </w:rPr>
          <w:t>-</w:t>
        </w:r>
      </w:ins>
      <w:del w:id="31" w:author="palencar1-pc.cs" w:date="2017-04-05T13:11:00Z">
        <w:r w:rsidDel="00FB5C10">
          <w:rPr>
            <w:noProof/>
          </w:rPr>
          <w:delText xml:space="preserve"> </w:delText>
        </w:r>
      </w:del>
      <w:r>
        <w:rPr>
          <w:noProof/>
        </w:rPr>
        <w:t xml:space="preserve">Preserving Methodologies for </w:t>
      </w:r>
      <w:r w:rsidR="00390006">
        <w:rPr>
          <w:noProof/>
        </w:rPr>
        <w:t>Recommender System</w:t>
      </w:r>
      <w:r>
        <w:rPr>
          <w:noProof/>
        </w:rPr>
        <w:t>s</w:t>
      </w:r>
      <w:r>
        <w:rPr>
          <w:noProof/>
        </w:rPr>
        <w:tab/>
      </w:r>
      <w:r>
        <w:rPr>
          <w:noProof/>
        </w:rPr>
        <w:fldChar w:fldCharType="begin"/>
      </w:r>
      <w:r>
        <w:rPr>
          <w:noProof/>
        </w:rPr>
        <w:instrText xml:space="preserve"> PAGEREF _Toc478091029 \h </w:instrText>
      </w:r>
      <w:r>
        <w:rPr>
          <w:noProof/>
        </w:rPr>
      </w:r>
      <w:r>
        <w:rPr>
          <w:noProof/>
        </w:rPr>
        <w:fldChar w:fldCharType="separate"/>
      </w:r>
      <w:r w:rsidR="00823832">
        <w:rPr>
          <w:noProof/>
        </w:rPr>
        <w:t>21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_Toc478091030 \h </w:instrText>
      </w:r>
      <w:r>
        <w:rPr>
          <w:noProof/>
        </w:rPr>
      </w:r>
      <w:r>
        <w:rPr>
          <w:noProof/>
        </w:rPr>
        <w:fldChar w:fldCharType="separate"/>
      </w:r>
      <w:r w:rsidR="00823832">
        <w:rPr>
          <w:noProof/>
        </w:rPr>
        <w:t>22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_Toc478091031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_Toc478091032 \h </w:instrText>
      </w:r>
      <w:r>
        <w:rPr>
          <w:noProof/>
        </w:rPr>
      </w:r>
      <w:r>
        <w:rPr>
          <w:noProof/>
        </w:rPr>
        <w:fldChar w:fldCharType="separate"/>
      </w:r>
      <w:r w:rsidR="00823832">
        <w:rPr>
          <w:noProof/>
        </w:rPr>
        <w:t>25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_Toc478091033 \h </w:instrText>
      </w:r>
      <w:r>
        <w:rPr>
          <w:noProof/>
        </w:rPr>
      </w:r>
      <w:r>
        <w:rPr>
          <w:noProof/>
        </w:rPr>
        <w:fldChar w:fldCharType="separate"/>
      </w:r>
      <w:r w:rsidR="00823832">
        <w:rPr>
          <w:noProof/>
        </w:rPr>
        <w:t>25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_Toc478091034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4.3 Multi-</w:t>
      </w:r>
      <w:ins w:id="32" w:author="palencar1-pc.cs" w:date="2017-04-05T13:11:00Z">
        <w:r w:rsidR="00FB5C10">
          <w:rPr>
            <w:noProof/>
          </w:rPr>
          <w:t>a</w:t>
        </w:r>
      </w:ins>
      <w:del w:id="33" w:author="palencar1-pc.cs" w:date="2017-04-05T13:11:00Z">
        <w:r w:rsidDel="00FB5C10">
          <w:rPr>
            <w:noProof/>
          </w:rPr>
          <w:delText>a</w:delText>
        </w:r>
      </w:del>
      <w:r>
        <w:rPr>
          <w:noProof/>
        </w:rPr>
        <w:t xml:space="preserve">gent </w:t>
      </w:r>
      <w:ins w:id="34" w:author="palencar1-pc.cs" w:date="2017-04-05T13:11:00Z">
        <w:r w:rsidR="00FB5C10">
          <w:rPr>
            <w:noProof/>
          </w:rPr>
          <w:t>S</w:t>
        </w:r>
      </w:ins>
      <w:del w:id="35" w:author="palencar1-pc.cs" w:date="2017-04-05T13:11:00Z">
        <w:r w:rsidDel="00FB5C10">
          <w:rPr>
            <w:noProof/>
          </w:rPr>
          <w:delText>s</w:delText>
        </w:r>
      </w:del>
      <w:r>
        <w:rPr>
          <w:noProof/>
        </w:rPr>
        <w:t>ystem Model and System Description</w:t>
      </w:r>
      <w:r>
        <w:rPr>
          <w:noProof/>
        </w:rPr>
        <w:tab/>
      </w:r>
      <w:r>
        <w:rPr>
          <w:noProof/>
        </w:rPr>
        <w:fldChar w:fldCharType="begin"/>
      </w:r>
      <w:r>
        <w:rPr>
          <w:noProof/>
        </w:rPr>
        <w:instrText xml:space="preserve"> PAGEREF _Toc478091035 \h </w:instrText>
      </w:r>
      <w:r>
        <w:rPr>
          <w:noProof/>
        </w:rPr>
      </w:r>
      <w:r>
        <w:rPr>
          <w:noProof/>
        </w:rPr>
        <w:fldChar w:fldCharType="separate"/>
      </w:r>
      <w:r w:rsidR="00823832">
        <w:rPr>
          <w:noProof/>
        </w:rPr>
        <w:t>26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_Toc478091036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_Toc478091037 \h </w:instrText>
      </w:r>
      <w:r>
        <w:rPr>
          <w:noProof/>
        </w:rPr>
      </w:r>
      <w:r>
        <w:rPr>
          <w:noProof/>
        </w:rPr>
        <w:fldChar w:fldCharType="separate"/>
      </w:r>
      <w:r w:rsidR="00823832">
        <w:rPr>
          <w:noProof/>
        </w:rPr>
        <w:t>29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_Toc478091038 \h </w:instrText>
      </w:r>
      <w:r>
        <w:rPr>
          <w:noProof/>
        </w:rPr>
      </w:r>
      <w:r>
        <w:rPr>
          <w:noProof/>
        </w:rPr>
        <w:fldChar w:fldCharType="separate"/>
      </w:r>
      <w:r w:rsidR="00823832">
        <w:rPr>
          <w:noProof/>
        </w:rPr>
        <w:t>30</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_Toc478091039 \h </w:instrText>
      </w:r>
      <w:r>
        <w:rPr>
          <w:noProof/>
        </w:rPr>
      </w:r>
      <w:r>
        <w:rPr>
          <w:noProof/>
        </w:rPr>
        <w:fldChar w:fldCharType="separate"/>
      </w:r>
      <w:r w:rsidR="00823832">
        <w:rPr>
          <w:noProof/>
        </w:rPr>
        <w:t>31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_Toc478091040 \h </w:instrText>
      </w:r>
      <w:r>
        <w:rPr>
          <w:noProof/>
        </w:rPr>
      </w:r>
      <w:r>
        <w:rPr>
          <w:noProof/>
        </w:rPr>
        <w:fldChar w:fldCharType="separate"/>
      </w:r>
      <w:r w:rsidR="00823832">
        <w:rPr>
          <w:noProof/>
        </w:rPr>
        <w:t>32</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_Toc478091041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_Toc478091042 \h </w:instrText>
      </w:r>
      <w:r>
        <w:rPr>
          <w:noProof/>
        </w:rPr>
      </w:r>
      <w:r>
        <w:rPr>
          <w:noProof/>
        </w:rPr>
        <w:fldChar w:fldCharType="separate"/>
      </w:r>
      <w:r w:rsidR="00823832">
        <w:rPr>
          <w:noProof/>
        </w:rPr>
        <w:t>34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_Toc478091043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_Toc478091044 \h </w:instrText>
      </w:r>
      <w:r>
        <w:rPr>
          <w:noProof/>
        </w:rPr>
      </w:r>
      <w:r>
        <w:rPr>
          <w:noProof/>
        </w:rPr>
        <w:fldChar w:fldCharType="separate"/>
      </w:r>
      <w:r w:rsidR="00823832">
        <w:rPr>
          <w:noProof/>
        </w:rPr>
        <w:t>35</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_Toc478091045 \h </w:instrText>
      </w:r>
      <w:r>
        <w:rPr>
          <w:noProof/>
        </w:rPr>
      </w:r>
      <w:r>
        <w:rPr>
          <w:noProof/>
        </w:rPr>
        <w:fldChar w:fldCharType="separate"/>
      </w:r>
      <w:r w:rsidR="00823832">
        <w:rPr>
          <w:noProof/>
        </w:rPr>
        <w:t>36</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_Toc478091046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_Toc478091047 \h </w:instrText>
      </w:r>
      <w:r>
        <w:rPr>
          <w:noProof/>
        </w:rPr>
      </w:r>
      <w:r>
        <w:rPr>
          <w:noProof/>
        </w:rPr>
        <w:fldChar w:fldCharType="separate"/>
      </w:r>
      <w:r w:rsidR="00823832">
        <w:rPr>
          <w:noProof/>
        </w:rPr>
        <w:t>38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_Toc478091048 \h </w:instrText>
      </w:r>
      <w:r>
        <w:rPr>
          <w:noProof/>
        </w:rPr>
      </w:r>
      <w:r>
        <w:rPr>
          <w:noProof/>
        </w:rPr>
        <w:fldChar w:fldCharType="separate"/>
      </w:r>
      <w:r w:rsidR="00823832">
        <w:rPr>
          <w:noProof/>
        </w:rPr>
        <w:t>39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_Toc478091049 \h </w:instrText>
      </w:r>
      <w:r>
        <w:rPr>
          <w:noProof/>
        </w:rPr>
      </w:r>
      <w:r>
        <w:rPr>
          <w:noProof/>
        </w:rPr>
        <w:fldChar w:fldCharType="separate"/>
      </w:r>
      <w:r w:rsidR="00823832">
        <w:rPr>
          <w:noProof/>
        </w:rPr>
        <w:t>41</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_Toc478091050 \h </w:instrText>
      </w:r>
      <w:r>
        <w:rPr>
          <w:noProof/>
        </w:rPr>
      </w:r>
      <w:r>
        <w:rPr>
          <w:noProof/>
        </w:rPr>
        <w:fldChar w:fldCharType="separate"/>
      </w:r>
      <w:r w:rsidR="00823832">
        <w:rPr>
          <w:noProof/>
        </w:rPr>
        <w:t>41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 xml:space="preserve">Chapter 5 Case Study: </w:t>
      </w:r>
      <w:ins w:id="36" w:author="palencar1-pc.cs" w:date="2017-04-05T13:12:00Z">
        <w:r w:rsidR="00FB5C10">
          <w:rPr>
            <w:noProof/>
          </w:rPr>
          <w:t xml:space="preserve">A </w:t>
        </w:r>
      </w:ins>
      <w:r>
        <w:rPr>
          <w:noProof/>
        </w:rPr>
        <w:t xml:space="preserve">Job </w:t>
      </w:r>
      <w:r w:rsidR="00390006">
        <w:rPr>
          <w:noProof/>
        </w:rPr>
        <w:t>Recommender System</w:t>
      </w:r>
      <w:r>
        <w:rPr>
          <w:noProof/>
        </w:rPr>
        <w:tab/>
      </w:r>
      <w:r>
        <w:rPr>
          <w:noProof/>
        </w:rPr>
        <w:fldChar w:fldCharType="begin"/>
      </w:r>
      <w:r>
        <w:rPr>
          <w:noProof/>
        </w:rPr>
        <w:instrText xml:space="preserve"> PAGEREF _Toc478091051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_Toc478091052 \h </w:instrText>
      </w:r>
      <w:r>
        <w:rPr>
          <w:noProof/>
        </w:rPr>
      </w:r>
      <w:r>
        <w:rPr>
          <w:noProof/>
        </w:rPr>
        <w:fldChar w:fldCharType="separate"/>
      </w:r>
      <w:r w:rsidR="00823832">
        <w:rPr>
          <w:noProof/>
        </w:rPr>
        <w:t>43</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_Toc478091053 \h </w:instrText>
      </w:r>
      <w:r>
        <w:rPr>
          <w:noProof/>
        </w:rPr>
      </w:r>
      <w:r>
        <w:rPr>
          <w:noProof/>
        </w:rPr>
        <w:fldChar w:fldCharType="separate"/>
      </w:r>
      <w:r w:rsidR="00823832">
        <w:rPr>
          <w:noProof/>
        </w:rPr>
        <w:t>47</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_Toc478091054 \h </w:instrText>
      </w:r>
      <w:r>
        <w:rPr>
          <w:noProof/>
        </w:rPr>
      </w:r>
      <w:r>
        <w:rPr>
          <w:noProof/>
        </w:rPr>
        <w:fldChar w:fldCharType="separate"/>
      </w:r>
      <w:r w:rsidR="00823832">
        <w:rPr>
          <w:noProof/>
        </w:rPr>
        <w:t>47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_Toc478091055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_Toc478091056 \h </w:instrText>
      </w:r>
      <w:r>
        <w:rPr>
          <w:noProof/>
        </w:rPr>
      </w:r>
      <w:r>
        <w:rPr>
          <w:noProof/>
        </w:rPr>
        <w:fldChar w:fldCharType="separate"/>
      </w:r>
      <w:r w:rsidR="00823832">
        <w:rPr>
          <w:noProof/>
        </w:rPr>
        <w:t>48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_Toc478091057 \h </w:instrText>
      </w:r>
      <w:r>
        <w:rPr>
          <w:noProof/>
        </w:rPr>
      </w:r>
      <w:r>
        <w:rPr>
          <w:noProof/>
        </w:rPr>
        <w:fldChar w:fldCharType="separate"/>
      </w:r>
      <w:r w:rsidR="00823832">
        <w:rPr>
          <w:noProof/>
        </w:rPr>
        <w:t>49</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_Toc478091058 \h </w:instrText>
      </w:r>
      <w:r>
        <w:rPr>
          <w:noProof/>
        </w:rPr>
      </w:r>
      <w:r>
        <w:rPr>
          <w:noProof/>
        </w:rPr>
        <w:fldChar w:fldCharType="separate"/>
      </w:r>
      <w:r w:rsidR="00823832">
        <w:rPr>
          <w:noProof/>
        </w:rPr>
        <w:t>50</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_Toc478091059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5.4.1 Activity Model: Data Subsystem</w:t>
      </w:r>
      <w:r>
        <w:rPr>
          <w:noProof/>
        </w:rPr>
        <w:tab/>
      </w:r>
      <w:r>
        <w:rPr>
          <w:noProof/>
        </w:rPr>
        <w:fldChar w:fldCharType="begin"/>
      </w:r>
      <w:r>
        <w:rPr>
          <w:noProof/>
        </w:rPr>
        <w:instrText xml:space="preserve"> PAGEREF _Toc478091060 \h </w:instrText>
      </w:r>
      <w:r>
        <w:rPr>
          <w:noProof/>
        </w:rPr>
      </w:r>
      <w:r>
        <w:rPr>
          <w:noProof/>
        </w:rPr>
        <w:fldChar w:fldCharType="separate"/>
      </w:r>
      <w:r w:rsidR="00823832">
        <w:rPr>
          <w:noProof/>
        </w:rPr>
        <w:t>52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5.4.2 Activity Model: Risk Subsystem</w:t>
      </w:r>
      <w:r>
        <w:rPr>
          <w:noProof/>
        </w:rPr>
        <w:tab/>
      </w:r>
      <w:r>
        <w:rPr>
          <w:noProof/>
        </w:rPr>
        <w:fldChar w:fldCharType="begin"/>
      </w:r>
      <w:r>
        <w:rPr>
          <w:noProof/>
        </w:rPr>
        <w:instrText xml:space="preserve"> PAGEREF _Toc478091061 \h </w:instrText>
      </w:r>
      <w:r>
        <w:rPr>
          <w:noProof/>
        </w:rPr>
      </w:r>
      <w:r>
        <w:rPr>
          <w:noProof/>
        </w:rPr>
        <w:fldChar w:fldCharType="separate"/>
      </w:r>
      <w:r w:rsidR="00823832">
        <w:rPr>
          <w:noProof/>
        </w:rPr>
        <w:t>53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5.4.3 Activity Model: Privacy Subsystem</w:t>
      </w:r>
      <w:r>
        <w:rPr>
          <w:noProof/>
        </w:rPr>
        <w:tab/>
      </w:r>
      <w:r>
        <w:rPr>
          <w:noProof/>
        </w:rPr>
        <w:fldChar w:fldCharType="begin"/>
      </w:r>
      <w:r>
        <w:rPr>
          <w:noProof/>
        </w:rPr>
        <w:instrText xml:space="preserve"> PAGEREF _Toc478091062 \h </w:instrText>
      </w:r>
      <w:r>
        <w:rPr>
          <w:noProof/>
        </w:rPr>
      </w:r>
      <w:r>
        <w:rPr>
          <w:noProof/>
        </w:rPr>
        <w:fldChar w:fldCharType="separate"/>
      </w:r>
      <w:r w:rsidR="00823832">
        <w:rPr>
          <w:noProof/>
        </w:rPr>
        <w:t>54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 xml:space="preserve">5.4.4 Combined Activity Model of the </w:t>
      </w:r>
      <w:ins w:id="37" w:author="palencar1-pc.cs" w:date="2017-04-05T13:12:00Z">
        <w:r w:rsidR="00FB5C10">
          <w:rPr>
            <w:noProof/>
            <w:lang w:val="en-CA"/>
          </w:rPr>
          <w:t>S</w:t>
        </w:r>
      </w:ins>
      <w:del w:id="38" w:author="palencar1-pc.cs" w:date="2017-04-05T13:12:00Z">
        <w:r w:rsidRPr="0015369C" w:rsidDel="00FB5C10">
          <w:rPr>
            <w:noProof/>
            <w:lang w:val="en-CA"/>
          </w:rPr>
          <w:delText>s</w:delText>
        </w:r>
      </w:del>
      <w:r w:rsidRPr="0015369C">
        <w:rPr>
          <w:noProof/>
          <w:lang w:val="en-CA"/>
        </w:rPr>
        <w:t>ystem</w:t>
      </w:r>
      <w:r>
        <w:rPr>
          <w:noProof/>
        </w:rPr>
        <w:tab/>
      </w:r>
      <w:r>
        <w:rPr>
          <w:noProof/>
        </w:rPr>
        <w:fldChar w:fldCharType="begin"/>
      </w:r>
      <w:r>
        <w:rPr>
          <w:noProof/>
        </w:rPr>
        <w:instrText xml:space="preserve"> PAGEREF _Toc478091063 \h </w:instrText>
      </w:r>
      <w:r>
        <w:rPr>
          <w:noProof/>
        </w:rPr>
      </w:r>
      <w:r>
        <w:rPr>
          <w:noProof/>
        </w:rPr>
        <w:fldChar w:fldCharType="separate"/>
      </w:r>
      <w:r w:rsidR="00823832">
        <w:rPr>
          <w:noProof/>
        </w:rPr>
        <w:t>55</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sidRPr="0015369C">
        <w:rPr>
          <w:noProof/>
          <w:lang w:val="en-CA"/>
        </w:rPr>
        <w:t>5.5 Sequence Diagram for the Subsystems</w:t>
      </w:r>
      <w:r>
        <w:rPr>
          <w:noProof/>
        </w:rPr>
        <w:tab/>
      </w:r>
      <w:r>
        <w:rPr>
          <w:noProof/>
        </w:rPr>
        <w:fldChar w:fldCharType="begin"/>
      </w:r>
      <w:r>
        <w:rPr>
          <w:noProof/>
        </w:rPr>
        <w:instrText xml:space="preserve"> PAGEREF _Toc478091064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5.5.1 Sequence Diagram: Data Subsystem</w:t>
      </w:r>
      <w:r>
        <w:rPr>
          <w:noProof/>
        </w:rPr>
        <w:tab/>
      </w:r>
      <w:r>
        <w:rPr>
          <w:noProof/>
        </w:rPr>
        <w:fldChar w:fldCharType="begin"/>
      </w:r>
      <w:r>
        <w:rPr>
          <w:noProof/>
        </w:rPr>
        <w:instrText xml:space="preserve"> PAGEREF _Toc478091065 \h </w:instrText>
      </w:r>
      <w:r>
        <w:rPr>
          <w:noProof/>
        </w:rPr>
      </w:r>
      <w:r>
        <w:rPr>
          <w:noProof/>
        </w:rPr>
        <w:fldChar w:fldCharType="separate"/>
      </w:r>
      <w:r w:rsidR="00823832">
        <w:rPr>
          <w:noProof/>
        </w:rPr>
        <w:t>57</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5.5.2 Sequence Diagram: Risk Subsystem</w:t>
      </w:r>
      <w:r>
        <w:rPr>
          <w:noProof/>
        </w:rPr>
        <w:tab/>
      </w:r>
      <w:r>
        <w:rPr>
          <w:noProof/>
        </w:rPr>
        <w:fldChar w:fldCharType="begin"/>
      </w:r>
      <w:r>
        <w:rPr>
          <w:noProof/>
        </w:rPr>
        <w:instrText xml:space="preserve"> PAGEREF _Toc478091066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5.5.3 Sequence Diagram: Privacy Subsystem</w:t>
      </w:r>
      <w:r>
        <w:rPr>
          <w:noProof/>
        </w:rPr>
        <w:tab/>
      </w:r>
      <w:r>
        <w:rPr>
          <w:noProof/>
        </w:rPr>
        <w:fldChar w:fldCharType="begin"/>
      </w:r>
      <w:r>
        <w:rPr>
          <w:noProof/>
        </w:rPr>
        <w:instrText xml:space="preserve"> PAGEREF _Toc478091067 \h </w:instrText>
      </w:r>
      <w:r>
        <w:rPr>
          <w:noProof/>
        </w:rPr>
      </w:r>
      <w:r>
        <w:rPr>
          <w:noProof/>
        </w:rPr>
        <w:fldChar w:fldCharType="separate"/>
      </w:r>
      <w:r w:rsidR="00823832">
        <w:rPr>
          <w:noProof/>
        </w:rPr>
        <w:t>58</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sidRPr="0015369C">
        <w:rPr>
          <w:noProof/>
          <w:lang w:val="en-CA"/>
        </w:rPr>
        <w:t>5.5.4 Combined Sequence Diagram of the System</w:t>
      </w:r>
      <w:r>
        <w:rPr>
          <w:noProof/>
        </w:rPr>
        <w:tab/>
      </w:r>
      <w:r>
        <w:rPr>
          <w:noProof/>
        </w:rPr>
        <w:fldChar w:fldCharType="begin"/>
      </w:r>
      <w:r>
        <w:rPr>
          <w:noProof/>
        </w:rPr>
        <w:instrText xml:space="preserve"> PAGEREF _Toc478091068 \h </w:instrText>
      </w:r>
      <w:r>
        <w:rPr>
          <w:noProof/>
        </w:rPr>
      </w:r>
      <w:r>
        <w:rPr>
          <w:noProof/>
        </w:rPr>
        <w:fldChar w:fldCharType="separate"/>
      </w:r>
      <w:r w:rsidR="00823832">
        <w:rPr>
          <w:noProof/>
        </w:rPr>
        <w:t>59</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_Toc478091069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_Toc478091070 \h </w:instrText>
      </w:r>
      <w:r>
        <w:rPr>
          <w:noProof/>
        </w:rPr>
      </w:r>
      <w:r>
        <w:rPr>
          <w:noProof/>
        </w:rPr>
        <w:fldChar w:fldCharType="separate"/>
      </w:r>
      <w:r w:rsidR="00823832">
        <w:rPr>
          <w:noProof/>
        </w:rPr>
        <w:t>61</w:t>
      </w:r>
      <w:r>
        <w:rPr>
          <w:noProof/>
        </w:rPr>
        <w:fldChar w:fldCharType="end"/>
      </w:r>
    </w:p>
    <w:p w:rsidR="00EC59C4" w:rsidRDefault="00EC59C4">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_Toc478091071 \h </w:instrText>
      </w:r>
      <w:r>
        <w:rPr>
          <w:noProof/>
        </w:rPr>
      </w:r>
      <w:r>
        <w:rPr>
          <w:noProof/>
        </w:rPr>
        <w:fldChar w:fldCharType="separate"/>
      </w:r>
      <w:r w:rsidR="00823832">
        <w:rPr>
          <w:noProof/>
        </w:rPr>
        <w:t>61</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_Toc478091072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_Toc478091073 \h </w:instrText>
      </w:r>
      <w:r>
        <w:rPr>
          <w:noProof/>
        </w:rPr>
      </w:r>
      <w:r>
        <w:rPr>
          <w:noProof/>
        </w:rPr>
        <w:fldChar w:fldCharType="separate"/>
      </w:r>
      <w:r w:rsidR="00823832">
        <w:rPr>
          <w:noProof/>
        </w:rPr>
        <w:t>62</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_Toc478091074 \h </w:instrText>
      </w:r>
      <w:r>
        <w:rPr>
          <w:noProof/>
        </w:rPr>
      </w:r>
      <w:r>
        <w:rPr>
          <w:noProof/>
        </w:rPr>
        <w:fldChar w:fldCharType="separate"/>
      </w:r>
      <w:r w:rsidR="00823832">
        <w:rPr>
          <w:noProof/>
        </w:rPr>
        <w:t>63</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_Toc478091075 \h </w:instrText>
      </w:r>
      <w:r>
        <w:rPr>
          <w:noProof/>
        </w:rPr>
      </w:r>
      <w:r>
        <w:rPr>
          <w:noProof/>
        </w:rPr>
        <w:fldChar w:fldCharType="separate"/>
      </w:r>
      <w:r w:rsidR="00823832">
        <w:rPr>
          <w:noProof/>
        </w:rPr>
        <w:t>64</w:t>
      </w:r>
      <w:r>
        <w:rPr>
          <w:noProof/>
        </w:rPr>
        <w:fldChar w:fldCharType="end"/>
      </w:r>
    </w:p>
    <w:p w:rsidR="00EC59C4" w:rsidRDefault="00EC59C4">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_Toc478091076 \h </w:instrText>
      </w:r>
      <w:r>
        <w:rPr>
          <w:noProof/>
        </w:rPr>
      </w:r>
      <w:r>
        <w:rPr>
          <w:noProof/>
        </w:rPr>
        <w:fldChar w:fldCharType="separate"/>
      </w:r>
      <w:r w:rsidR="00823832">
        <w:rPr>
          <w:noProof/>
        </w:rPr>
        <w:t>66</w:t>
      </w:r>
      <w:r>
        <w:rPr>
          <w:noProof/>
        </w:rPr>
        <w:fldChar w:fldCharType="end"/>
      </w:r>
    </w:p>
    <w:p w:rsidR="00EC59C4" w:rsidRDefault="00EC59C4">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_Toc478091077 \h </w:instrText>
      </w:r>
      <w:r>
        <w:rPr>
          <w:noProof/>
        </w:rPr>
      </w:r>
      <w:r>
        <w:rPr>
          <w:noProof/>
        </w:rPr>
        <w:fldChar w:fldCharType="separate"/>
      </w:r>
      <w:r w:rsidR="00823832">
        <w:rPr>
          <w:noProof/>
        </w:rPr>
        <w:t>68</w:t>
      </w:r>
      <w:r>
        <w:rPr>
          <w:noProof/>
        </w:rPr>
        <w:fldChar w:fldCharType="end"/>
      </w:r>
    </w:p>
    <w:p w:rsidR="00BF46CF" w:rsidRDefault="004116DB">
      <w:pPr>
        <w:sectPr w:rsidR="00BF46CF">
          <w:headerReference w:type="default" r:id="rId14"/>
          <w:footerReference w:type="default" r:id="rId15"/>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39" w:name="_Toc478091012"/>
      <w:r>
        <w:lastRenderedPageBreak/>
        <w:t>List of Figures</w:t>
      </w:r>
      <w:bookmarkEnd w:id="39"/>
    </w:p>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8091078" w:history="1">
        <w:r w:rsidR="00EC59C4" w:rsidRPr="0061249F">
          <w:rPr>
            <w:rStyle w:val="Hyperlink"/>
            <w:noProof/>
          </w:rPr>
          <w:t xml:space="preserve">Figure 1 Conceptualization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_Toc478091078 \h </w:instrText>
        </w:r>
        <w:r w:rsidR="00EC59C4">
          <w:rPr>
            <w:noProof/>
            <w:webHidden/>
          </w:rPr>
        </w:r>
        <w:r w:rsidR="00EC59C4">
          <w:rPr>
            <w:noProof/>
            <w:webHidden/>
          </w:rPr>
          <w:fldChar w:fldCharType="separate"/>
        </w:r>
        <w:r w:rsidR="00823832">
          <w:rPr>
            <w:b/>
            <w:bCs/>
            <w:noProof/>
            <w:webHidden/>
          </w:rPr>
          <w:t>Error! Bookmark not defined.</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79" w:history="1">
        <w:r w:rsidR="00EC59C4" w:rsidRPr="0061249F">
          <w:rPr>
            <w:rStyle w:val="Hyperlink"/>
            <w:noProof/>
          </w:rPr>
          <w:t xml:space="preserve"> Figure 2 Proposed Approach</w:t>
        </w:r>
        <w:r w:rsidR="00EC59C4">
          <w:rPr>
            <w:noProof/>
            <w:webHidden/>
          </w:rPr>
          <w:tab/>
        </w:r>
        <w:r w:rsidR="00EC59C4">
          <w:rPr>
            <w:noProof/>
            <w:webHidden/>
          </w:rPr>
          <w:fldChar w:fldCharType="begin"/>
        </w:r>
        <w:r w:rsidR="00EC59C4">
          <w:rPr>
            <w:noProof/>
            <w:webHidden/>
          </w:rPr>
          <w:instrText xml:space="preserve"> PAGEREF _Toc478091079 \h </w:instrText>
        </w:r>
        <w:r w:rsidR="00EC59C4">
          <w:rPr>
            <w:noProof/>
            <w:webHidden/>
          </w:rPr>
        </w:r>
        <w:r w:rsidR="00EC59C4">
          <w:rPr>
            <w:noProof/>
            <w:webHidden/>
          </w:rPr>
          <w:fldChar w:fldCharType="separate"/>
        </w:r>
        <w:r w:rsidR="00823832">
          <w:rPr>
            <w:noProof/>
            <w:webHidden/>
          </w:rPr>
          <w:t>23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0" w:history="1">
        <w:r w:rsidR="00EC59C4" w:rsidRPr="0061249F">
          <w:rPr>
            <w:rStyle w:val="Hyperlink"/>
            <w:noProof/>
          </w:rPr>
          <w:t>Figure 3 Proposed Approach</w:t>
        </w:r>
        <w:r w:rsidR="00EC59C4">
          <w:rPr>
            <w:noProof/>
            <w:webHidden/>
          </w:rPr>
          <w:tab/>
        </w:r>
        <w:r w:rsidR="00EC59C4">
          <w:rPr>
            <w:noProof/>
            <w:webHidden/>
          </w:rPr>
          <w:fldChar w:fldCharType="begin"/>
        </w:r>
        <w:r w:rsidR="00EC59C4">
          <w:rPr>
            <w:noProof/>
            <w:webHidden/>
          </w:rPr>
          <w:instrText xml:space="preserve"> PAGEREF _Toc478091080 \h </w:instrText>
        </w:r>
        <w:r w:rsidR="00EC59C4">
          <w:rPr>
            <w:noProof/>
            <w:webHidden/>
          </w:rPr>
        </w:r>
        <w:r w:rsidR="00EC59C4">
          <w:rPr>
            <w:noProof/>
            <w:webHidden/>
          </w:rPr>
          <w:fldChar w:fldCharType="separate"/>
        </w:r>
        <w:r w:rsidR="00823832">
          <w:rPr>
            <w:noProof/>
            <w:webHidden/>
          </w:rPr>
          <w:t>27</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"_Toc478091081" </w:instrText>
      </w:r>
      <w:r>
        <w:fldChar w:fldCharType="separate"/>
      </w:r>
      <w:r w:rsidR="00EC59C4" w:rsidRPr="0061249F">
        <w:rPr>
          <w:rStyle w:val="Hyperlink"/>
          <w:noProof/>
        </w:rPr>
        <w:t xml:space="preserve">Figure 4 Relationship </w:t>
      </w:r>
      <w:ins w:id="40" w:author="palencar1-pc.cs" w:date="2017-04-05T13:13:00Z">
        <w:r w:rsidR="001D145A">
          <w:rPr>
            <w:rStyle w:val="Hyperlink"/>
            <w:noProof/>
          </w:rPr>
          <w:t>M</w:t>
        </w:r>
      </w:ins>
      <w:del w:id="41" w:author="palencar1-pc.cs" w:date="2017-04-05T13:13:00Z">
        <w:r w:rsidR="00EC59C4" w:rsidRPr="0061249F" w:rsidDel="001D145A">
          <w:rPr>
            <w:rStyle w:val="Hyperlink"/>
            <w:noProof/>
          </w:rPr>
          <w:delText>m</w:delText>
        </w:r>
      </w:del>
      <w:r w:rsidR="00EC59C4" w:rsidRPr="0061249F">
        <w:rPr>
          <w:rStyle w:val="Hyperlink"/>
          <w:noProof/>
        </w:rPr>
        <w:t xml:space="preserve">odel for </w:t>
      </w:r>
      <w:ins w:id="42" w:author="palencar1-pc.cs" w:date="2017-04-05T13:13:00Z">
        <w:r w:rsidR="001D145A">
          <w:rPr>
            <w:rStyle w:val="Hyperlink"/>
            <w:noProof/>
          </w:rPr>
          <w:t>S</w:t>
        </w:r>
      </w:ins>
      <w:del w:id="43" w:author="palencar1-pc.cs" w:date="2017-04-05T13:13:00Z">
        <w:r w:rsidR="00EC59C4" w:rsidRPr="0061249F" w:rsidDel="001D145A">
          <w:rPr>
            <w:rStyle w:val="Hyperlink"/>
            <w:noProof/>
          </w:rPr>
          <w:delText>s</w:delText>
        </w:r>
      </w:del>
      <w:r w:rsidR="00EC59C4" w:rsidRPr="0061249F">
        <w:rPr>
          <w:rStyle w:val="Hyperlink"/>
          <w:noProof/>
        </w:rPr>
        <w:t>ubsystems</w:t>
      </w:r>
      <w:r w:rsidR="00EC59C4">
        <w:rPr>
          <w:noProof/>
          <w:webHidden/>
        </w:rPr>
        <w:tab/>
      </w:r>
      <w:r w:rsidR="00EC59C4">
        <w:rPr>
          <w:noProof/>
          <w:webHidden/>
        </w:rPr>
        <w:fldChar w:fldCharType="begin"/>
      </w:r>
      <w:r w:rsidR="00EC59C4">
        <w:rPr>
          <w:noProof/>
          <w:webHidden/>
        </w:rPr>
        <w:instrText xml:space="preserve"> PAGEREF _Toc478091081 \h </w:instrText>
      </w:r>
      <w:r w:rsidR="00EC59C4">
        <w:rPr>
          <w:noProof/>
          <w:webHidden/>
        </w:rPr>
      </w:r>
      <w:r w:rsidR="00EC59C4">
        <w:rPr>
          <w:noProof/>
          <w:webHidden/>
        </w:rPr>
        <w:fldChar w:fldCharType="separate"/>
      </w:r>
      <w:r w:rsidR="00823832">
        <w:rPr>
          <w:noProof/>
          <w:webHidden/>
        </w:rPr>
        <w:t>28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"_Toc478091082" </w:instrText>
      </w:r>
      <w:r>
        <w:fldChar w:fldCharType="separate"/>
      </w:r>
      <w:r w:rsidR="00EC59C4" w:rsidRPr="0061249F">
        <w:rPr>
          <w:rStyle w:val="Hyperlink"/>
          <w:noProof/>
        </w:rPr>
        <w:t xml:space="preserve">Figure 5 Goal </w:t>
      </w:r>
      <w:ins w:id="44" w:author="palencar1-pc.cs" w:date="2017-04-05T13:13:00Z">
        <w:r w:rsidR="001D145A">
          <w:rPr>
            <w:rStyle w:val="Hyperlink"/>
            <w:noProof/>
          </w:rPr>
          <w:t>M</w:t>
        </w:r>
      </w:ins>
      <w:del w:id="45" w:author="palencar1-pc.cs" w:date="2017-04-05T13:13:00Z">
        <w:r w:rsidR="00EC59C4" w:rsidRPr="0061249F" w:rsidDel="001D145A">
          <w:rPr>
            <w:rStyle w:val="Hyperlink"/>
            <w:noProof/>
          </w:rPr>
          <w:delText>m</w:delText>
        </w:r>
      </w:del>
      <w:r w:rsidR="00EC59C4" w:rsidRPr="0061249F">
        <w:rPr>
          <w:rStyle w:val="Hyperlink"/>
          <w:noProof/>
        </w:rPr>
        <w:t xml:space="preserve">odel for the </w:t>
      </w:r>
      <w:ins w:id="46" w:author="palencar1-pc.cs" w:date="2017-04-05T13:13:00Z">
        <w:r w:rsidR="001D145A">
          <w:rPr>
            <w:rStyle w:val="Hyperlink"/>
            <w:noProof/>
          </w:rPr>
          <w:t>D</w:t>
        </w:r>
      </w:ins>
      <w:del w:id="47" w:author="palencar1-pc.cs" w:date="2017-04-05T13:13:00Z">
        <w:r w:rsidR="00EC59C4" w:rsidRPr="0061249F" w:rsidDel="001D145A">
          <w:rPr>
            <w:rStyle w:val="Hyperlink"/>
            <w:noProof/>
          </w:rPr>
          <w:delText>d</w:delText>
        </w:r>
      </w:del>
      <w:r w:rsidR="00EC59C4" w:rsidRPr="0061249F">
        <w:rPr>
          <w:rStyle w:val="Hyperlink"/>
          <w:noProof/>
        </w:rPr>
        <w:t xml:space="preserve">ata </w:t>
      </w:r>
      <w:ins w:id="48" w:author="palencar1-pc.cs" w:date="2017-04-05T13:13:00Z">
        <w:r w:rsidR="001D145A">
          <w:rPr>
            <w:rStyle w:val="Hyperlink"/>
            <w:noProof/>
          </w:rPr>
          <w:t>A</w:t>
        </w:r>
      </w:ins>
      <w:del w:id="49" w:author="palencar1-pc.cs" w:date="2017-04-05T13:14:00Z">
        <w:r w:rsidR="00EC59C4" w:rsidRPr="0061249F" w:rsidDel="001D145A">
          <w:rPr>
            <w:rStyle w:val="Hyperlink"/>
            <w:noProof/>
          </w:rPr>
          <w:delText>a</w:delText>
        </w:r>
      </w:del>
      <w:r w:rsidR="00EC59C4" w:rsidRPr="0061249F">
        <w:rPr>
          <w:rStyle w:val="Hyperlink"/>
          <w:noProof/>
        </w:rPr>
        <w:t xml:space="preserve">gent and the </w:t>
      </w:r>
      <w:ins w:id="50" w:author="palencar1-pc.cs" w:date="2017-04-05T13:14:00Z">
        <w:r w:rsidR="001D145A">
          <w:rPr>
            <w:rStyle w:val="Hyperlink"/>
            <w:noProof/>
          </w:rPr>
          <w:t>A</w:t>
        </w:r>
      </w:ins>
      <w:del w:id="51" w:author="palencar1-pc.cs" w:date="2017-04-05T13:14:00Z">
        <w:r w:rsidR="00EC59C4" w:rsidRPr="0061249F" w:rsidDel="001D145A">
          <w:rPr>
            <w:rStyle w:val="Hyperlink"/>
            <w:noProof/>
          </w:rPr>
          <w:delText>a</w:delText>
        </w:r>
      </w:del>
      <w:r w:rsidR="00EC59C4" w:rsidRPr="0061249F">
        <w:rPr>
          <w:rStyle w:val="Hyperlink"/>
          <w:noProof/>
        </w:rPr>
        <w:t xml:space="preserve">ggregator </w:t>
      </w:r>
      <w:ins w:id="52" w:author="palencar1-pc.cs" w:date="2017-04-05T13:14:00Z">
        <w:r w:rsidR="001D145A">
          <w:rPr>
            <w:rStyle w:val="Hyperlink"/>
            <w:noProof/>
          </w:rPr>
          <w:t>A</w:t>
        </w:r>
      </w:ins>
      <w:del w:id="53"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_Toc478091082 \h </w:instrText>
      </w:r>
      <w:r w:rsidR="00EC59C4">
        <w:rPr>
          <w:noProof/>
          <w:webHidden/>
        </w:rPr>
      </w:r>
      <w:r w:rsidR="00EC59C4">
        <w:rPr>
          <w:noProof/>
          <w:webHidden/>
        </w:rPr>
        <w:fldChar w:fldCharType="separate"/>
      </w:r>
      <w:r w:rsidR="00823832">
        <w:rPr>
          <w:noProof/>
          <w:webHidden/>
        </w:rPr>
        <w:t>29</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"_Toc478091083" </w:instrText>
      </w:r>
      <w:r>
        <w:fldChar w:fldCharType="separate"/>
      </w:r>
      <w:r w:rsidR="00EC59C4" w:rsidRPr="0061249F">
        <w:rPr>
          <w:rStyle w:val="Hyperlink"/>
          <w:noProof/>
        </w:rPr>
        <w:t xml:space="preserve">Figure 6 Goal </w:t>
      </w:r>
      <w:ins w:id="54" w:author="palencar1-pc.cs" w:date="2017-04-05T13:14:00Z">
        <w:r w:rsidR="001D145A">
          <w:rPr>
            <w:rStyle w:val="Hyperlink"/>
            <w:noProof/>
          </w:rPr>
          <w:t>M</w:t>
        </w:r>
      </w:ins>
      <w:del w:id="55" w:author="palencar1-pc.cs" w:date="2017-04-05T13:14:00Z">
        <w:r w:rsidR="00EC59C4" w:rsidRPr="0061249F" w:rsidDel="001D145A">
          <w:rPr>
            <w:rStyle w:val="Hyperlink"/>
            <w:noProof/>
          </w:rPr>
          <w:delText>m</w:delText>
        </w:r>
      </w:del>
      <w:r w:rsidR="00EC59C4" w:rsidRPr="0061249F">
        <w:rPr>
          <w:rStyle w:val="Hyperlink"/>
          <w:noProof/>
        </w:rPr>
        <w:t xml:space="preserve">odel for the </w:t>
      </w:r>
      <w:ins w:id="56" w:author="palencar1-pc.cs" w:date="2017-04-05T13:14:00Z">
        <w:r w:rsidR="001D145A">
          <w:rPr>
            <w:rStyle w:val="Hyperlink"/>
            <w:noProof/>
          </w:rPr>
          <w:t>U</w:t>
        </w:r>
      </w:ins>
      <w:del w:id="57" w:author="palencar1-pc.cs" w:date="2017-04-05T13:14:00Z">
        <w:r w:rsidR="00EC59C4" w:rsidRPr="0061249F" w:rsidDel="001D145A">
          <w:rPr>
            <w:rStyle w:val="Hyperlink"/>
            <w:noProof/>
          </w:rPr>
          <w:delText>u</w:delText>
        </w:r>
      </w:del>
      <w:r w:rsidR="00EC59C4" w:rsidRPr="0061249F">
        <w:rPr>
          <w:rStyle w:val="Hyperlink"/>
          <w:noProof/>
        </w:rPr>
        <w:t xml:space="preserve">ser </w:t>
      </w:r>
      <w:ins w:id="58" w:author="palencar1-pc.cs" w:date="2017-04-05T13:14:00Z">
        <w:r w:rsidR="001D145A">
          <w:rPr>
            <w:rStyle w:val="Hyperlink"/>
            <w:noProof/>
          </w:rPr>
          <w:t>P</w:t>
        </w:r>
      </w:ins>
      <w:del w:id="59" w:author="palencar1-pc.cs" w:date="2017-04-05T13:14:00Z">
        <w:r w:rsidR="00EC59C4" w:rsidRPr="0061249F" w:rsidDel="001D145A">
          <w:rPr>
            <w:rStyle w:val="Hyperlink"/>
            <w:noProof/>
          </w:rPr>
          <w:delText>p</w:delText>
        </w:r>
      </w:del>
      <w:r w:rsidR="00EC59C4" w:rsidRPr="0061249F">
        <w:rPr>
          <w:rStyle w:val="Hyperlink"/>
          <w:noProof/>
        </w:rPr>
        <w:t xml:space="preserve">rivacy </w:t>
      </w:r>
      <w:ins w:id="60" w:author="palencar1-pc.cs" w:date="2017-04-05T13:14:00Z">
        <w:r w:rsidR="001D145A">
          <w:rPr>
            <w:rStyle w:val="Hyperlink"/>
            <w:noProof/>
          </w:rPr>
          <w:t>A</w:t>
        </w:r>
      </w:ins>
      <w:del w:id="61"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_Toc478091083 \h </w:instrText>
      </w:r>
      <w:r w:rsidR="00EC59C4">
        <w:rPr>
          <w:noProof/>
          <w:webHidden/>
        </w:rPr>
      </w:r>
      <w:r w:rsidR="00EC59C4">
        <w:rPr>
          <w:noProof/>
          <w:webHidden/>
        </w:rPr>
        <w:fldChar w:fldCharType="separate"/>
      </w:r>
      <w:r w:rsidR="00823832">
        <w:rPr>
          <w:noProof/>
          <w:webHidden/>
        </w:rPr>
        <w:t>30</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"_Toc478091084" </w:instrText>
      </w:r>
      <w:r>
        <w:fldChar w:fldCharType="separate"/>
      </w:r>
      <w:r w:rsidR="00EC59C4" w:rsidRPr="0061249F">
        <w:rPr>
          <w:rStyle w:val="Hyperlink"/>
          <w:noProof/>
        </w:rPr>
        <w:t xml:space="preserve">Figure 7 Goal </w:t>
      </w:r>
      <w:ins w:id="62" w:author="palencar1-pc.cs" w:date="2017-04-05T13:14:00Z">
        <w:r w:rsidR="001D145A">
          <w:rPr>
            <w:rStyle w:val="Hyperlink"/>
            <w:noProof/>
          </w:rPr>
          <w:t>M</w:t>
        </w:r>
      </w:ins>
      <w:del w:id="63" w:author="palencar1-pc.cs" w:date="2017-04-05T13:14:00Z">
        <w:r w:rsidR="00EC59C4" w:rsidRPr="0061249F" w:rsidDel="001D145A">
          <w:rPr>
            <w:rStyle w:val="Hyperlink"/>
            <w:noProof/>
          </w:rPr>
          <w:delText>m</w:delText>
        </w:r>
      </w:del>
      <w:r w:rsidR="00EC59C4" w:rsidRPr="0061249F">
        <w:rPr>
          <w:rStyle w:val="Hyperlink"/>
          <w:noProof/>
        </w:rPr>
        <w:t xml:space="preserve">odel for the User Risk </w:t>
      </w:r>
      <w:ins w:id="64" w:author="palencar1-pc.cs" w:date="2017-04-05T13:14:00Z">
        <w:r w:rsidR="001D145A">
          <w:rPr>
            <w:rStyle w:val="Hyperlink"/>
            <w:noProof/>
          </w:rPr>
          <w:t>and</w:t>
        </w:r>
      </w:ins>
      <w:del w:id="65" w:author="palencar1-pc.cs" w:date="2017-04-05T13:14:00Z">
        <w:r w:rsidR="00EC59C4" w:rsidRPr="0061249F" w:rsidDel="001D145A">
          <w:rPr>
            <w:rStyle w:val="Hyperlink"/>
            <w:noProof/>
          </w:rPr>
          <w:delText>&amp;</w:delText>
        </w:r>
      </w:del>
      <w:r w:rsidR="00EC59C4" w:rsidRPr="0061249F">
        <w:rPr>
          <w:rStyle w:val="Hyperlink"/>
          <w:noProof/>
        </w:rPr>
        <w:t xml:space="preserve"> Context Analyzer </w:t>
      </w:r>
      <w:ins w:id="66" w:author="palencar1-pc.cs" w:date="2017-04-05T13:14:00Z">
        <w:r w:rsidR="001D145A">
          <w:rPr>
            <w:rStyle w:val="Hyperlink"/>
            <w:noProof/>
          </w:rPr>
          <w:t>A</w:t>
        </w:r>
      </w:ins>
      <w:del w:id="67" w:author="palencar1-pc.cs" w:date="2017-04-05T13:14:00Z">
        <w:r w:rsidR="00EC59C4" w:rsidRPr="0061249F" w:rsidDel="001D145A">
          <w:rPr>
            <w:rStyle w:val="Hyperlink"/>
            <w:noProof/>
          </w:rPr>
          <w:delText>a</w:delText>
        </w:r>
      </w:del>
      <w:r w:rsidR="00EC59C4" w:rsidRPr="0061249F">
        <w:rPr>
          <w:rStyle w:val="Hyperlink"/>
          <w:noProof/>
        </w:rPr>
        <w:t>gent</w:t>
      </w:r>
      <w:r w:rsidR="00EC59C4">
        <w:rPr>
          <w:noProof/>
          <w:webHidden/>
        </w:rPr>
        <w:tab/>
      </w:r>
      <w:r w:rsidR="00EC59C4">
        <w:rPr>
          <w:noProof/>
          <w:webHidden/>
        </w:rPr>
        <w:fldChar w:fldCharType="begin"/>
      </w:r>
      <w:r w:rsidR="00EC59C4">
        <w:rPr>
          <w:noProof/>
          <w:webHidden/>
        </w:rPr>
        <w:instrText xml:space="preserve"> PAGEREF _Toc478091084 \h </w:instrText>
      </w:r>
      <w:r w:rsidR="00EC59C4">
        <w:rPr>
          <w:noProof/>
          <w:webHidden/>
        </w:rPr>
      </w:r>
      <w:r w:rsidR="00EC59C4">
        <w:rPr>
          <w:noProof/>
          <w:webHidden/>
        </w:rPr>
        <w:fldChar w:fldCharType="separate"/>
      </w:r>
      <w:r w:rsidR="00823832">
        <w:rPr>
          <w:noProof/>
          <w:webHidden/>
        </w:rPr>
        <w:t>31</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5" w:history="1">
        <w:r w:rsidR="00EC59C4" w:rsidRPr="0061249F">
          <w:rPr>
            <w:rStyle w:val="Hyperlink"/>
            <w:noProof/>
          </w:rPr>
          <w:t>Figure 8 System Goal Model</w:t>
        </w:r>
        <w:r w:rsidR="00EC59C4">
          <w:rPr>
            <w:noProof/>
            <w:webHidden/>
          </w:rPr>
          <w:tab/>
        </w:r>
        <w:r w:rsidR="00EC59C4">
          <w:rPr>
            <w:noProof/>
            <w:webHidden/>
          </w:rPr>
          <w:fldChar w:fldCharType="begin"/>
        </w:r>
        <w:r w:rsidR="00EC59C4">
          <w:rPr>
            <w:noProof/>
            <w:webHidden/>
          </w:rPr>
          <w:instrText xml:space="preserve"> PAGEREF _Toc478091085 \h </w:instrText>
        </w:r>
        <w:r w:rsidR="00EC59C4">
          <w:rPr>
            <w:noProof/>
            <w:webHidden/>
          </w:rPr>
        </w:r>
        <w:r w:rsidR="00EC59C4">
          <w:rPr>
            <w:noProof/>
            <w:webHidden/>
          </w:rPr>
          <w:fldChar w:fldCharType="separate"/>
        </w:r>
        <w:r w:rsidR="00823832">
          <w:rPr>
            <w:noProof/>
            <w:webHidden/>
          </w:rPr>
          <w:t>33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6" w:history="1">
        <w:r w:rsidR="00EC59C4" w:rsidRPr="0061249F">
          <w:rPr>
            <w:rStyle w:val="Hyperlink"/>
            <w:noProof/>
          </w:rPr>
          <w:t>Figure 9 Activity Diagram of Data Subsystem</w:t>
        </w:r>
        <w:r w:rsidR="00EC59C4">
          <w:rPr>
            <w:noProof/>
            <w:webHidden/>
          </w:rPr>
          <w:tab/>
        </w:r>
        <w:r w:rsidR="00EC59C4">
          <w:rPr>
            <w:noProof/>
            <w:webHidden/>
          </w:rPr>
          <w:fldChar w:fldCharType="begin"/>
        </w:r>
        <w:r w:rsidR="00EC59C4">
          <w:rPr>
            <w:noProof/>
            <w:webHidden/>
          </w:rPr>
          <w:instrText xml:space="preserve"> PAGEREF _Toc478091086 \h </w:instrText>
        </w:r>
        <w:r w:rsidR="00EC59C4">
          <w:rPr>
            <w:noProof/>
            <w:webHidden/>
          </w:rPr>
        </w:r>
        <w:r w:rsidR="00EC59C4">
          <w:rPr>
            <w:noProof/>
            <w:webHidden/>
          </w:rPr>
          <w:fldChar w:fldCharType="separate"/>
        </w:r>
        <w:r w:rsidR="00823832">
          <w:rPr>
            <w:noProof/>
            <w:webHidden/>
          </w:rPr>
          <w:t>34</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7" w:history="1">
        <w:r w:rsidR="00EC59C4" w:rsidRPr="0061249F">
          <w:rPr>
            <w:rStyle w:val="Hyperlink"/>
            <w:noProof/>
          </w:rPr>
          <w:t>Figure 10 Activity diagram for the Privacy Agent</w:t>
        </w:r>
        <w:r w:rsidR="00EC59C4">
          <w:rPr>
            <w:noProof/>
            <w:webHidden/>
          </w:rPr>
          <w:tab/>
        </w:r>
        <w:r w:rsidR="00EC59C4">
          <w:rPr>
            <w:noProof/>
            <w:webHidden/>
          </w:rPr>
          <w:fldChar w:fldCharType="begin"/>
        </w:r>
        <w:r w:rsidR="00EC59C4">
          <w:rPr>
            <w:noProof/>
            <w:webHidden/>
          </w:rPr>
          <w:instrText xml:space="preserve"> PAGEREF _Toc478091087 \h </w:instrText>
        </w:r>
        <w:r w:rsidR="00EC59C4">
          <w:rPr>
            <w:noProof/>
            <w:webHidden/>
          </w:rPr>
        </w:r>
        <w:r w:rsidR="00EC59C4">
          <w:rPr>
            <w:noProof/>
            <w:webHidden/>
          </w:rPr>
          <w:fldChar w:fldCharType="separate"/>
        </w:r>
        <w:r w:rsidR="00823832">
          <w:rPr>
            <w:noProof/>
            <w:webHidden/>
          </w:rPr>
          <w:t>35</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88" w:history="1">
        <w:r w:rsidR="00EC59C4" w:rsidRPr="0061249F">
          <w:rPr>
            <w:rStyle w:val="Hyperlink"/>
            <w:noProof/>
          </w:rPr>
          <w:t>Figure 11 Activity Diagram for the Risk Subsystem</w:t>
        </w:r>
        <w:r w:rsidR="00EC59C4">
          <w:rPr>
            <w:noProof/>
            <w:webHidden/>
          </w:rPr>
          <w:tab/>
        </w:r>
        <w:r w:rsidR="00EC59C4">
          <w:rPr>
            <w:noProof/>
            <w:webHidden/>
          </w:rPr>
          <w:fldChar w:fldCharType="begin"/>
        </w:r>
        <w:r w:rsidR="00EC59C4">
          <w:rPr>
            <w:noProof/>
            <w:webHidden/>
          </w:rPr>
          <w:instrText xml:space="preserve"> PAGEREF _Toc478091088 \h </w:instrText>
        </w:r>
        <w:r w:rsidR="00EC59C4">
          <w:rPr>
            <w:noProof/>
            <w:webHidden/>
          </w:rPr>
        </w:r>
        <w:r w:rsidR="00EC59C4">
          <w:rPr>
            <w:noProof/>
            <w:webHidden/>
          </w:rPr>
          <w:fldChar w:fldCharType="separate"/>
        </w:r>
        <w:r w:rsidR="00823832">
          <w:rPr>
            <w:noProof/>
            <w:webHidden/>
          </w:rPr>
          <w:t>36</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"_Toc478091089" </w:instrText>
      </w:r>
      <w:r>
        <w:fldChar w:fldCharType="separate"/>
      </w:r>
      <w:r w:rsidR="00EC59C4" w:rsidRPr="0061249F">
        <w:rPr>
          <w:rStyle w:val="Hyperlink"/>
          <w:noProof/>
        </w:rPr>
        <w:t xml:space="preserve">Figure 12 Complete Activity </w:t>
      </w:r>
      <w:ins w:id="68" w:author="palencar1-pc.cs" w:date="2017-04-05T13:14:00Z">
        <w:r w:rsidR="001D145A">
          <w:rPr>
            <w:rStyle w:val="Hyperlink"/>
            <w:noProof/>
          </w:rPr>
          <w:t>M</w:t>
        </w:r>
      </w:ins>
      <w:del w:id="69" w:author="palencar1-pc.cs" w:date="2017-04-05T13:14:00Z">
        <w:r w:rsidR="00EC59C4" w:rsidRPr="0061249F" w:rsidDel="001D145A">
          <w:rPr>
            <w:rStyle w:val="Hyperlink"/>
            <w:noProof/>
          </w:rPr>
          <w:delText>m</w:delText>
        </w:r>
      </w:del>
      <w:r w:rsidR="00EC59C4" w:rsidRPr="0061249F">
        <w:rPr>
          <w:rStyle w:val="Hyperlink"/>
          <w:noProof/>
        </w:rPr>
        <w:t xml:space="preserve">odel of the </w:t>
      </w:r>
      <w:ins w:id="70" w:author="palencar1-pc.cs" w:date="2017-04-05T13:14:00Z">
        <w:r w:rsidR="001D145A">
          <w:rPr>
            <w:rStyle w:val="Hyperlink"/>
            <w:noProof/>
          </w:rPr>
          <w:t>S</w:t>
        </w:r>
      </w:ins>
      <w:del w:id="71" w:author="palencar1-pc.cs" w:date="2017-04-05T13:14:00Z">
        <w:r w:rsidR="00EC59C4" w:rsidRPr="0061249F" w:rsidDel="001D145A">
          <w:rPr>
            <w:rStyle w:val="Hyperlink"/>
            <w:noProof/>
          </w:rPr>
          <w:delText>s</w:delText>
        </w:r>
      </w:del>
      <w:r w:rsidR="00EC59C4" w:rsidRPr="0061249F">
        <w:rPr>
          <w:rStyle w:val="Hyperlink"/>
          <w:noProof/>
        </w:rPr>
        <w:t>ystem</w:t>
      </w:r>
      <w:r w:rsidR="00EC59C4">
        <w:rPr>
          <w:noProof/>
          <w:webHidden/>
        </w:rPr>
        <w:tab/>
      </w:r>
      <w:r w:rsidR="00EC59C4">
        <w:rPr>
          <w:noProof/>
          <w:webHidden/>
        </w:rPr>
        <w:fldChar w:fldCharType="begin"/>
      </w:r>
      <w:r w:rsidR="00EC59C4">
        <w:rPr>
          <w:noProof/>
          <w:webHidden/>
        </w:rPr>
        <w:instrText xml:space="preserve"> PAGEREF _Toc478091089 \h </w:instrText>
      </w:r>
      <w:r w:rsidR="00EC59C4">
        <w:rPr>
          <w:noProof/>
          <w:webHidden/>
        </w:rPr>
      </w:r>
      <w:r w:rsidR="00EC59C4">
        <w:rPr>
          <w:noProof/>
          <w:webHidden/>
        </w:rPr>
        <w:fldChar w:fldCharType="separate"/>
      </w:r>
      <w:r w:rsidR="00823832">
        <w:rPr>
          <w:noProof/>
          <w:webHidden/>
        </w:rPr>
        <w:t>37</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"_Toc478091090" </w:instrText>
      </w:r>
      <w:r>
        <w:fldChar w:fldCharType="separate"/>
      </w:r>
      <w:r w:rsidR="00EC59C4" w:rsidRPr="0061249F">
        <w:rPr>
          <w:rStyle w:val="Hyperlink"/>
          <w:noProof/>
        </w:rPr>
        <w:t xml:space="preserve">Figure 13 Data Subsystem </w:t>
      </w:r>
      <w:ins w:id="72" w:author="palencar1-pc.cs" w:date="2017-04-05T13:14:00Z">
        <w:r w:rsidR="001D145A">
          <w:rPr>
            <w:rStyle w:val="Hyperlink"/>
            <w:noProof/>
          </w:rPr>
          <w:t>S</w:t>
        </w:r>
      </w:ins>
      <w:del w:id="73" w:author="palencar1-pc.cs" w:date="2017-04-05T13:14:00Z">
        <w:r w:rsidR="00EC59C4" w:rsidRPr="0061249F" w:rsidDel="001D145A">
          <w:rPr>
            <w:rStyle w:val="Hyperlink"/>
            <w:noProof/>
          </w:rPr>
          <w:delText>s</w:delText>
        </w:r>
      </w:del>
      <w:r w:rsidR="00EC59C4" w:rsidRPr="0061249F">
        <w:rPr>
          <w:rStyle w:val="Hyperlink"/>
          <w:noProof/>
        </w:rPr>
        <w:t xml:space="preserve">equence </w:t>
      </w:r>
      <w:ins w:id="74" w:author="palencar1-pc.cs" w:date="2017-04-05T13:15:00Z">
        <w:r w:rsidR="001D145A">
          <w:rPr>
            <w:rStyle w:val="Hyperlink"/>
            <w:noProof/>
          </w:rPr>
          <w:t>D</w:t>
        </w:r>
      </w:ins>
      <w:del w:id="75"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_Toc478091090 \h </w:instrText>
      </w:r>
      <w:r w:rsidR="00EC59C4">
        <w:rPr>
          <w:noProof/>
          <w:webHidden/>
        </w:rPr>
      </w:r>
      <w:r w:rsidR="00EC59C4">
        <w:rPr>
          <w:noProof/>
          <w:webHidden/>
        </w:rPr>
        <w:fldChar w:fldCharType="separate"/>
      </w:r>
      <w:r w:rsidR="00823832">
        <w:rPr>
          <w:noProof/>
          <w:webHidden/>
        </w:rPr>
        <w:t>38</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"_Toc478091091" </w:instrText>
      </w:r>
      <w:r>
        <w:fldChar w:fldCharType="separate"/>
      </w:r>
      <w:r w:rsidR="00EC59C4" w:rsidRPr="0061249F">
        <w:rPr>
          <w:rStyle w:val="Hyperlink"/>
          <w:noProof/>
        </w:rPr>
        <w:t xml:space="preserve">Figure 14 Privacy </w:t>
      </w:r>
      <w:ins w:id="76" w:author="palencar1-pc.cs" w:date="2017-04-05T13:15:00Z">
        <w:r w:rsidR="001D145A">
          <w:rPr>
            <w:rStyle w:val="Hyperlink"/>
            <w:noProof/>
          </w:rPr>
          <w:t>S</w:t>
        </w:r>
      </w:ins>
      <w:del w:id="77" w:author="palencar1-pc.cs" w:date="2017-04-05T13:15:00Z">
        <w:r w:rsidR="00EC59C4" w:rsidRPr="0061249F" w:rsidDel="001D145A">
          <w:rPr>
            <w:rStyle w:val="Hyperlink"/>
            <w:noProof/>
          </w:rPr>
          <w:delText>s</w:delText>
        </w:r>
      </w:del>
      <w:r w:rsidR="00EC59C4" w:rsidRPr="0061249F">
        <w:rPr>
          <w:rStyle w:val="Hyperlink"/>
          <w:noProof/>
        </w:rPr>
        <w:t xml:space="preserve">ubsystem </w:t>
      </w:r>
      <w:ins w:id="78" w:author="palencar1-pc.cs" w:date="2017-04-05T13:15:00Z">
        <w:r w:rsidR="001D145A">
          <w:rPr>
            <w:rStyle w:val="Hyperlink"/>
            <w:noProof/>
          </w:rPr>
          <w:t>S</w:t>
        </w:r>
      </w:ins>
      <w:del w:id="79" w:author="palencar1-pc.cs" w:date="2017-04-05T13:15:00Z">
        <w:r w:rsidR="00EC59C4" w:rsidRPr="0061249F" w:rsidDel="001D145A">
          <w:rPr>
            <w:rStyle w:val="Hyperlink"/>
            <w:noProof/>
          </w:rPr>
          <w:delText>s</w:delText>
        </w:r>
      </w:del>
      <w:r w:rsidR="00EC59C4" w:rsidRPr="0061249F">
        <w:rPr>
          <w:rStyle w:val="Hyperlink"/>
          <w:noProof/>
        </w:rPr>
        <w:t xml:space="preserve">equence </w:t>
      </w:r>
      <w:ins w:id="80" w:author="palencar1-pc.cs" w:date="2017-04-05T13:15:00Z">
        <w:r w:rsidR="001D145A">
          <w:rPr>
            <w:rStyle w:val="Hyperlink"/>
            <w:noProof/>
          </w:rPr>
          <w:t>D</w:t>
        </w:r>
      </w:ins>
      <w:del w:id="81" w:author="palencar1-pc.cs" w:date="2017-04-05T13:15:00Z">
        <w:r w:rsidR="00EC59C4" w:rsidRPr="0061249F" w:rsidDel="001D145A">
          <w:rPr>
            <w:rStyle w:val="Hyperlink"/>
            <w:noProof/>
          </w:rPr>
          <w:delText>d</w:delText>
        </w:r>
      </w:del>
      <w:r w:rsidR="00EC59C4" w:rsidRPr="0061249F">
        <w:rPr>
          <w:rStyle w:val="Hyperlink"/>
          <w:noProof/>
        </w:rPr>
        <w:t>iagram</w:t>
      </w:r>
      <w:r w:rsidR="00EC59C4">
        <w:rPr>
          <w:noProof/>
          <w:webHidden/>
        </w:rPr>
        <w:tab/>
      </w:r>
      <w:r w:rsidR="00EC59C4">
        <w:rPr>
          <w:noProof/>
          <w:webHidden/>
        </w:rPr>
        <w:fldChar w:fldCharType="begin"/>
      </w:r>
      <w:r w:rsidR="00EC59C4">
        <w:rPr>
          <w:noProof/>
          <w:webHidden/>
        </w:rPr>
        <w:instrText xml:space="preserve"> PAGEREF _Toc478091091 \h </w:instrText>
      </w:r>
      <w:r w:rsidR="00EC59C4">
        <w:rPr>
          <w:noProof/>
          <w:webHidden/>
        </w:rPr>
      </w:r>
      <w:r w:rsidR="00EC59C4">
        <w:rPr>
          <w:noProof/>
          <w:webHidden/>
        </w:rPr>
        <w:fldChar w:fldCharType="separate"/>
      </w:r>
      <w:r w:rsidR="00823832">
        <w:rPr>
          <w:noProof/>
          <w:webHidden/>
        </w:rPr>
        <w:t>39</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2" w:history="1">
        <w:r w:rsidR="00EC59C4" w:rsidRPr="0061249F">
          <w:rPr>
            <w:rStyle w:val="Hyperlink"/>
            <w:noProof/>
          </w:rPr>
          <w:t>Figure 15 Contextual Risk Subsystem Sequence Diagram</w:t>
        </w:r>
        <w:r w:rsidR="00EC59C4">
          <w:rPr>
            <w:noProof/>
            <w:webHidden/>
          </w:rPr>
          <w:tab/>
        </w:r>
        <w:r w:rsidR="00EC59C4">
          <w:rPr>
            <w:noProof/>
            <w:webHidden/>
          </w:rPr>
          <w:fldChar w:fldCharType="begin"/>
        </w:r>
        <w:r w:rsidR="00EC59C4">
          <w:rPr>
            <w:noProof/>
            <w:webHidden/>
          </w:rPr>
          <w:instrText xml:space="preserve"> PAGEREF _Toc478091092 \h </w:instrText>
        </w:r>
        <w:r w:rsidR="00EC59C4">
          <w:rPr>
            <w:noProof/>
            <w:webHidden/>
          </w:rPr>
        </w:r>
        <w:r w:rsidR="00EC59C4">
          <w:rPr>
            <w:noProof/>
            <w:webHidden/>
          </w:rPr>
          <w:fldChar w:fldCharType="separate"/>
        </w:r>
        <w:r w:rsidR="00823832">
          <w:rPr>
            <w:noProof/>
            <w:webHidden/>
          </w:rPr>
          <w:t>41</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3" w:history="1">
        <w:r w:rsidR="00EC59C4" w:rsidRPr="0061249F">
          <w:rPr>
            <w:rStyle w:val="Hyperlink"/>
            <w:noProof/>
          </w:rPr>
          <w:t>Figure 16 Combined Sequence Diagram</w:t>
        </w:r>
        <w:r w:rsidR="00EC59C4">
          <w:rPr>
            <w:noProof/>
            <w:webHidden/>
          </w:rPr>
          <w:tab/>
        </w:r>
        <w:r w:rsidR="00EC59C4">
          <w:rPr>
            <w:noProof/>
            <w:webHidden/>
          </w:rPr>
          <w:fldChar w:fldCharType="begin"/>
        </w:r>
        <w:r w:rsidR="00EC59C4">
          <w:rPr>
            <w:noProof/>
            <w:webHidden/>
          </w:rPr>
          <w:instrText xml:space="preserve"> PAGEREF _Toc478091093 \h </w:instrText>
        </w:r>
        <w:r w:rsidR="00EC59C4">
          <w:rPr>
            <w:noProof/>
            <w:webHidden/>
          </w:rPr>
        </w:r>
        <w:r w:rsidR="00EC59C4">
          <w:rPr>
            <w:noProof/>
            <w:webHidden/>
          </w:rPr>
          <w:fldChar w:fldCharType="separate"/>
        </w:r>
        <w:r w:rsidR="00823832">
          <w:rPr>
            <w:noProof/>
            <w:webHidden/>
          </w:rPr>
          <w:t>42</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4" w:history="1">
        <w:r w:rsidR="00EC59C4" w:rsidRPr="0061249F">
          <w:rPr>
            <w:rStyle w:val="Hyperlink"/>
            <w:noProof/>
          </w:rPr>
          <w:t>Figure 17 Graph Framework described in [9]</w:t>
        </w:r>
        <w:r w:rsidR="00EC59C4">
          <w:rPr>
            <w:noProof/>
            <w:webHidden/>
          </w:rPr>
          <w:tab/>
        </w:r>
        <w:r w:rsidR="00EC59C4">
          <w:rPr>
            <w:noProof/>
            <w:webHidden/>
          </w:rPr>
          <w:fldChar w:fldCharType="begin"/>
        </w:r>
        <w:r w:rsidR="00EC59C4">
          <w:rPr>
            <w:noProof/>
            <w:webHidden/>
          </w:rPr>
          <w:instrText xml:space="preserve"> PAGEREF _Toc478091094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"_Toc478091095" </w:instrText>
      </w:r>
      <w:r>
        <w:fldChar w:fldCharType="separate"/>
      </w:r>
      <w:r w:rsidR="00EC59C4" w:rsidRPr="0061249F">
        <w:rPr>
          <w:rStyle w:val="Hyperlink"/>
          <w:noProof/>
        </w:rPr>
        <w:t xml:space="preserve">Figure 18 Resume </w:t>
      </w:r>
      <w:ins w:id="82" w:author="palencar1-pc.cs" w:date="2017-04-05T13:15:00Z">
        <w:r w:rsidR="001D145A">
          <w:rPr>
            <w:rStyle w:val="Hyperlink"/>
            <w:noProof/>
          </w:rPr>
          <w:t>M</w:t>
        </w:r>
      </w:ins>
      <w:del w:id="83" w:author="palencar1-pc.cs" w:date="2017-04-05T13:15:00Z">
        <w:r w:rsidR="00EC59C4" w:rsidRPr="0061249F" w:rsidDel="001D145A">
          <w:rPr>
            <w:rStyle w:val="Hyperlink"/>
            <w:noProof/>
          </w:rPr>
          <w:delText>m</w:delText>
        </w:r>
      </w:del>
      <w:r w:rsidR="00EC59C4" w:rsidRPr="0061249F">
        <w:rPr>
          <w:rStyle w:val="Hyperlink"/>
          <w:noProof/>
        </w:rPr>
        <w:t xml:space="preserve">atcher System </w:t>
      </w:r>
      <w:del w:id="84" w:author="palencar1-pc.cs" w:date="2017-04-05T13:15:00Z">
        <w:r w:rsidR="00EC59C4" w:rsidRPr="0061249F" w:rsidDel="001D145A">
          <w:rPr>
            <w:rStyle w:val="Hyperlink"/>
            <w:noProof/>
          </w:rPr>
          <w:delText xml:space="preserve">as </w:delText>
        </w:r>
      </w:del>
      <w:r w:rsidR="00EC59C4" w:rsidRPr="0061249F">
        <w:rPr>
          <w:rStyle w:val="Hyperlink"/>
          <w:noProof/>
        </w:rPr>
        <w:t>described in [10]</w:t>
      </w:r>
      <w:r w:rsidR="00EC59C4">
        <w:rPr>
          <w:noProof/>
          <w:webHidden/>
        </w:rPr>
        <w:tab/>
      </w:r>
      <w:r w:rsidR="00EC59C4">
        <w:rPr>
          <w:noProof/>
          <w:webHidden/>
        </w:rPr>
        <w:fldChar w:fldCharType="begin"/>
      </w:r>
      <w:r w:rsidR="00EC59C4">
        <w:rPr>
          <w:noProof/>
          <w:webHidden/>
        </w:rPr>
        <w:instrText xml:space="preserve"> PAGEREF _Toc478091095 \h </w:instrText>
      </w:r>
      <w:r w:rsidR="00EC59C4">
        <w:rPr>
          <w:noProof/>
          <w:webHidden/>
        </w:rPr>
      </w:r>
      <w:r w:rsidR="00EC59C4">
        <w:rPr>
          <w:noProof/>
          <w:webHidden/>
        </w:rPr>
        <w:fldChar w:fldCharType="separate"/>
      </w:r>
      <w:r w:rsidR="00823832">
        <w:rPr>
          <w:noProof/>
          <w:webHidden/>
        </w:rPr>
        <w:t>45</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6" w:history="1">
        <w:r w:rsidR="00EC59C4" w:rsidRPr="0061249F">
          <w:rPr>
            <w:rStyle w:val="Hyperlink"/>
            <w:noProof/>
          </w:rPr>
          <w:t>Figure 19 Information Processing Pipeline described in [10]</w:t>
        </w:r>
        <w:r w:rsidR="00EC59C4">
          <w:rPr>
            <w:noProof/>
            <w:webHidden/>
          </w:rPr>
          <w:tab/>
        </w:r>
        <w:r w:rsidR="00EC59C4">
          <w:rPr>
            <w:noProof/>
            <w:webHidden/>
          </w:rPr>
          <w:fldChar w:fldCharType="begin"/>
        </w:r>
        <w:r w:rsidR="00EC59C4">
          <w:rPr>
            <w:noProof/>
            <w:webHidden/>
          </w:rPr>
          <w:instrText xml:space="preserve"> PAGEREF _Toc478091096 \h </w:instrText>
        </w:r>
        <w:r w:rsidR="00EC59C4">
          <w:rPr>
            <w:noProof/>
            <w:webHidden/>
          </w:rPr>
        </w:r>
        <w:r w:rsidR="00EC59C4">
          <w:rPr>
            <w:noProof/>
            <w:webHidden/>
          </w:rPr>
          <w:fldChar w:fldCharType="separate"/>
        </w:r>
        <w:r w:rsidR="00823832">
          <w:rPr>
            <w:noProof/>
            <w:webHidden/>
          </w:rPr>
          <w:t>46</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7" w:history="1">
        <w:r w:rsidR="00EC59C4" w:rsidRPr="0061249F">
          <w:rPr>
            <w:rStyle w:val="Hyperlink"/>
            <w:noProof/>
          </w:rPr>
          <w:t>Figure 20 Goal Model: Data Subsystem</w:t>
        </w:r>
        <w:r w:rsidR="00EC59C4">
          <w:rPr>
            <w:noProof/>
            <w:webHidden/>
          </w:rPr>
          <w:tab/>
        </w:r>
        <w:r w:rsidR="00EC59C4">
          <w:rPr>
            <w:noProof/>
            <w:webHidden/>
          </w:rPr>
          <w:fldChar w:fldCharType="begin"/>
        </w:r>
        <w:r w:rsidR="00EC59C4">
          <w:rPr>
            <w:noProof/>
            <w:webHidden/>
          </w:rPr>
          <w:instrText xml:space="preserve"> PAGEREF _Toc478091097 \h </w:instrText>
        </w:r>
        <w:r w:rsidR="00EC59C4">
          <w:rPr>
            <w:noProof/>
            <w:webHidden/>
          </w:rPr>
        </w:r>
        <w:r w:rsidR="00EC59C4">
          <w:rPr>
            <w:noProof/>
            <w:webHidden/>
          </w:rPr>
          <w:fldChar w:fldCharType="separate"/>
        </w:r>
        <w:r w:rsidR="00823832">
          <w:rPr>
            <w:noProof/>
            <w:webHidden/>
          </w:rPr>
          <w:t>48</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8" w:history="1">
        <w:r w:rsidR="00EC59C4" w:rsidRPr="0061249F">
          <w:rPr>
            <w:rStyle w:val="Hyperlink"/>
            <w:noProof/>
          </w:rPr>
          <w:t>Figure 21 Goal Model: Privacy Subsystem</w:t>
        </w:r>
        <w:r w:rsidR="00EC59C4">
          <w:rPr>
            <w:noProof/>
            <w:webHidden/>
          </w:rPr>
          <w:tab/>
        </w:r>
        <w:r w:rsidR="00EC59C4">
          <w:rPr>
            <w:noProof/>
            <w:webHidden/>
          </w:rPr>
          <w:fldChar w:fldCharType="begin"/>
        </w:r>
        <w:r w:rsidR="00EC59C4">
          <w:rPr>
            <w:noProof/>
            <w:webHidden/>
          </w:rPr>
          <w:instrText xml:space="preserve"> PAGEREF _Toc478091098 \h </w:instrText>
        </w:r>
        <w:r w:rsidR="00EC59C4">
          <w:rPr>
            <w:noProof/>
            <w:webHidden/>
          </w:rPr>
        </w:r>
        <w:r w:rsidR="00EC59C4">
          <w:rPr>
            <w:noProof/>
            <w:webHidden/>
          </w:rPr>
          <w:fldChar w:fldCharType="separate"/>
        </w:r>
        <w:r w:rsidR="00823832">
          <w:rPr>
            <w:noProof/>
            <w:webHidden/>
          </w:rPr>
          <w:t>49</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099" w:history="1">
        <w:r w:rsidR="00EC59C4" w:rsidRPr="0061249F">
          <w:rPr>
            <w:rStyle w:val="Hyperlink"/>
            <w:noProof/>
          </w:rPr>
          <w:t>Figure 22 Goal Model: Risk Subsystem</w:t>
        </w:r>
        <w:r w:rsidR="00EC59C4">
          <w:rPr>
            <w:noProof/>
            <w:webHidden/>
          </w:rPr>
          <w:tab/>
        </w:r>
        <w:r w:rsidR="00EC59C4">
          <w:rPr>
            <w:noProof/>
            <w:webHidden/>
          </w:rPr>
          <w:fldChar w:fldCharType="begin"/>
        </w:r>
        <w:r w:rsidR="00EC59C4">
          <w:rPr>
            <w:noProof/>
            <w:webHidden/>
          </w:rPr>
          <w:instrText xml:space="preserve"> PAGEREF _Toc478091099 \h </w:instrText>
        </w:r>
        <w:r w:rsidR="00EC59C4">
          <w:rPr>
            <w:noProof/>
            <w:webHidden/>
          </w:rPr>
        </w:r>
        <w:r w:rsidR="00EC59C4">
          <w:rPr>
            <w:noProof/>
            <w:webHidden/>
          </w:rPr>
          <w:fldChar w:fldCharType="separate"/>
        </w:r>
        <w:r w:rsidR="00823832">
          <w:rPr>
            <w:noProof/>
            <w:webHidden/>
          </w:rPr>
          <w:t>50</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0" w:history="1">
        <w:r w:rsidR="00EC59C4" w:rsidRPr="0061249F">
          <w:rPr>
            <w:rStyle w:val="Hyperlink"/>
            <w:noProof/>
          </w:rPr>
          <w:t xml:space="preserve">Figure 23 Combined Goal Model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_Toc478091100 \h </w:instrText>
        </w:r>
        <w:r w:rsidR="00EC59C4">
          <w:rPr>
            <w:noProof/>
            <w:webHidden/>
          </w:rPr>
        </w:r>
        <w:r w:rsidR="00EC59C4">
          <w:rPr>
            <w:noProof/>
            <w:webHidden/>
          </w:rPr>
          <w:fldChar w:fldCharType="separate"/>
        </w:r>
        <w:r w:rsidR="00823832">
          <w:rPr>
            <w:noProof/>
            <w:webHidden/>
          </w:rPr>
          <w:t>51</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1" w:history="1">
        <w:r w:rsidR="00EC59C4" w:rsidRPr="0061249F">
          <w:rPr>
            <w:rStyle w:val="Hyperlink"/>
            <w:noProof/>
          </w:rPr>
          <w:t>Figure 24 Job Data Agent</w:t>
        </w:r>
        <w:r w:rsidR="00EC59C4">
          <w:rPr>
            <w:noProof/>
            <w:webHidden/>
          </w:rPr>
          <w:tab/>
        </w:r>
        <w:r w:rsidR="00EC59C4">
          <w:rPr>
            <w:noProof/>
            <w:webHidden/>
          </w:rPr>
          <w:fldChar w:fldCharType="begin"/>
        </w:r>
        <w:r w:rsidR="00EC59C4">
          <w:rPr>
            <w:noProof/>
            <w:webHidden/>
          </w:rPr>
          <w:instrText xml:space="preserve"> PAGEREF _Toc478091101 \h </w:instrText>
        </w:r>
        <w:r w:rsidR="00EC59C4">
          <w:rPr>
            <w:noProof/>
            <w:webHidden/>
          </w:rPr>
        </w:r>
        <w:r w:rsidR="00EC59C4">
          <w:rPr>
            <w:noProof/>
            <w:webHidden/>
          </w:rPr>
          <w:fldChar w:fldCharType="separate"/>
        </w:r>
        <w:r w:rsidR="00823832">
          <w:rPr>
            <w:noProof/>
            <w:webHidden/>
          </w:rPr>
          <w:t>52</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"_Toc478091102" </w:instrText>
      </w:r>
      <w:r>
        <w:fldChar w:fldCharType="separate"/>
      </w:r>
      <w:r w:rsidR="00EC59C4" w:rsidRPr="0061249F">
        <w:rPr>
          <w:rStyle w:val="Hyperlink"/>
          <w:noProof/>
        </w:rPr>
        <w:t xml:space="preserve">Figure 25 Risk Agent for </w:t>
      </w:r>
      <w:ins w:id="85" w:author="palencar1-pc.cs" w:date="2017-04-05T13:16:00Z">
        <w:r w:rsidR="001D145A">
          <w:rPr>
            <w:rStyle w:val="Hyperlink"/>
            <w:noProof/>
          </w:rPr>
          <w:t xml:space="preserve">the </w:t>
        </w:r>
      </w:ins>
      <w:ins w:id="86" w:author="palencar1-pc.cs" w:date="2017-04-05T13:15:00Z">
        <w:r w:rsidR="001D145A">
          <w:rPr>
            <w:rStyle w:val="Hyperlink"/>
            <w:noProof/>
          </w:rPr>
          <w:t>J</w:t>
        </w:r>
      </w:ins>
      <w:del w:id="87" w:author="palencar1-pc.cs" w:date="2017-04-05T13:15:00Z">
        <w:r w:rsidR="00EC59C4" w:rsidRPr="0061249F" w:rsidDel="001D145A">
          <w:rPr>
            <w:rStyle w:val="Hyperlink"/>
            <w:noProof/>
          </w:rPr>
          <w:delText>j</w:delText>
        </w:r>
      </w:del>
      <w:r w:rsidR="00EC59C4" w:rsidRPr="0061249F">
        <w:rPr>
          <w:rStyle w:val="Hyperlink"/>
          <w:noProof/>
        </w:rPr>
        <w:t xml:space="preserve">ob </w:t>
      </w:r>
      <w:ins w:id="88" w:author="palencar1-pc.cs" w:date="2017-04-05T13:16:00Z">
        <w:r w:rsidR="001D145A">
          <w:rPr>
            <w:rStyle w:val="Hyperlink"/>
            <w:noProof/>
          </w:rPr>
          <w:t>R</w:t>
        </w:r>
      </w:ins>
      <w:del w:id="89" w:author="palencar1-pc.cs" w:date="2017-04-05T13:16: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_Toc478091102 \h </w:instrText>
      </w:r>
      <w:r w:rsidR="00EC59C4">
        <w:rPr>
          <w:noProof/>
          <w:webHidden/>
        </w:rPr>
      </w:r>
      <w:r w:rsidR="00EC59C4">
        <w:rPr>
          <w:noProof/>
          <w:webHidden/>
        </w:rPr>
        <w:fldChar w:fldCharType="separate"/>
      </w:r>
      <w:r w:rsidR="00823832">
        <w:rPr>
          <w:noProof/>
          <w:webHidden/>
        </w:rPr>
        <w:t>53</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"_Toc478091103" </w:instrText>
      </w:r>
      <w:r>
        <w:fldChar w:fldCharType="separate"/>
      </w:r>
      <w:r w:rsidR="00EC59C4" w:rsidRPr="0061249F">
        <w:rPr>
          <w:rStyle w:val="Hyperlink"/>
          <w:noProof/>
        </w:rPr>
        <w:t xml:space="preserve">Figure 26 Privacy Agent for </w:t>
      </w:r>
      <w:ins w:id="90" w:author="palencar1-pc.cs" w:date="2017-04-05T13:16:00Z">
        <w:r w:rsidR="001D145A">
          <w:rPr>
            <w:rStyle w:val="Hyperlink"/>
            <w:noProof/>
          </w:rPr>
          <w:t xml:space="preserve">the </w:t>
        </w:r>
      </w:ins>
      <w:ins w:id="91" w:author="palencar1-pc.cs" w:date="2017-04-05T13:15:00Z">
        <w:r w:rsidR="001D145A">
          <w:rPr>
            <w:rStyle w:val="Hyperlink"/>
            <w:noProof/>
          </w:rPr>
          <w:t>J</w:t>
        </w:r>
      </w:ins>
      <w:del w:id="92" w:author="palencar1-pc.cs" w:date="2017-04-05T13:15:00Z">
        <w:r w:rsidR="00EC59C4" w:rsidRPr="0061249F" w:rsidDel="001D145A">
          <w:rPr>
            <w:rStyle w:val="Hyperlink"/>
            <w:noProof/>
          </w:rPr>
          <w:delText>j</w:delText>
        </w:r>
      </w:del>
      <w:r w:rsidR="00EC59C4" w:rsidRPr="0061249F">
        <w:rPr>
          <w:rStyle w:val="Hyperlink"/>
          <w:noProof/>
        </w:rPr>
        <w:t xml:space="preserve">ob </w:t>
      </w:r>
      <w:ins w:id="93" w:author="palencar1-pc.cs" w:date="2017-04-05T13:15:00Z">
        <w:r w:rsidR="001D145A">
          <w:rPr>
            <w:rStyle w:val="Hyperlink"/>
            <w:noProof/>
          </w:rPr>
          <w:t>R</w:t>
        </w:r>
      </w:ins>
      <w:del w:id="94" w:author="palencar1-pc.cs" w:date="2017-04-05T13:15:00Z">
        <w:r w:rsidR="00EC59C4" w:rsidRPr="0061249F" w:rsidDel="001D145A">
          <w:rPr>
            <w:rStyle w:val="Hyperlink"/>
            <w:noProof/>
          </w:rPr>
          <w:delText>r</w:delText>
        </w:r>
      </w:del>
      <w:r w:rsidR="00EC59C4" w:rsidRPr="0061249F">
        <w:rPr>
          <w:rStyle w:val="Hyperlink"/>
          <w:noProof/>
        </w:rPr>
        <w:t>ecommender</w:t>
      </w:r>
      <w:r w:rsidR="00EC59C4">
        <w:rPr>
          <w:noProof/>
          <w:webHidden/>
        </w:rPr>
        <w:tab/>
      </w:r>
      <w:r w:rsidR="00EC59C4">
        <w:rPr>
          <w:noProof/>
          <w:webHidden/>
        </w:rPr>
        <w:fldChar w:fldCharType="begin"/>
      </w:r>
      <w:r w:rsidR="00EC59C4">
        <w:rPr>
          <w:noProof/>
          <w:webHidden/>
        </w:rPr>
        <w:instrText xml:space="preserve"> PAGEREF _Toc478091103 \h </w:instrText>
      </w:r>
      <w:r w:rsidR="00EC59C4">
        <w:rPr>
          <w:noProof/>
          <w:webHidden/>
        </w:rPr>
      </w:r>
      <w:r w:rsidR="00EC59C4">
        <w:rPr>
          <w:noProof/>
          <w:webHidden/>
        </w:rPr>
        <w:fldChar w:fldCharType="separate"/>
      </w:r>
      <w:r w:rsidR="00823832">
        <w:rPr>
          <w:noProof/>
          <w:webHidden/>
        </w:rPr>
        <w:t>54</w:t>
      </w:r>
      <w:r w:rsidR="00EC59C4">
        <w:rPr>
          <w:noProof/>
          <w:webHidden/>
        </w:rPr>
        <w:fldChar w:fldCharType="end"/>
      </w:r>
      <w:r>
        <w:rPr>
          <w:noProof/>
        </w:rPr>
        <w:fldChar w:fldCharType="end"/>
      </w:r>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"_Toc478091104" </w:instrText>
      </w:r>
      <w:r>
        <w:fldChar w:fldCharType="separate"/>
      </w:r>
      <w:r w:rsidR="00EC59C4" w:rsidRPr="0061249F">
        <w:rPr>
          <w:rStyle w:val="Hyperlink"/>
          <w:noProof/>
        </w:rPr>
        <w:t xml:space="preserve">Figure 27 Job </w:t>
      </w:r>
      <w:r w:rsidR="00390006">
        <w:rPr>
          <w:rStyle w:val="Hyperlink"/>
          <w:noProof/>
        </w:rPr>
        <w:t>Recommender System</w:t>
      </w:r>
      <w:r w:rsidR="00EC59C4" w:rsidRPr="0061249F">
        <w:rPr>
          <w:rStyle w:val="Hyperlink"/>
          <w:noProof/>
        </w:rPr>
        <w:t xml:space="preserve"> </w:t>
      </w:r>
      <w:ins w:id="95" w:author="palencar1-pc.cs" w:date="2017-04-05T13:16:00Z">
        <w:r w:rsidR="001D145A">
          <w:rPr>
            <w:rStyle w:val="Hyperlink"/>
            <w:noProof/>
          </w:rPr>
          <w:t>M</w:t>
        </w:r>
      </w:ins>
      <w:del w:id="96" w:author="palencar1-pc.cs" w:date="2017-04-05T13:16:00Z">
        <w:r w:rsidR="00EC59C4" w:rsidRPr="0061249F" w:rsidDel="001D145A">
          <w:rPr>
            <w:rStyle w:val="Hyperlink"/>
            <w:noProof/>
          </w:rPr>
          <w:delText>m</w:delText>
        </w:r>
      </w:del>
      <w:r w:rsidR="00EC59C4" w:rsidRPr="0061249F">
        <w:rPr>
          <w:rStyle w:val="Hyperlink"/>
          <w:noProof/>
        </w:rPr>
        <w:t>odel</w:t>
      </w:r>
      <w:r w:rsidR="00EC59C4">
        <w:rPr>
          <w:noProof/>
          <w:webHidden/>
        </w:rPr>
        <w:tab/>
      </w:r>
      <w:r w:rsidR="00EC59C4">
        <w:rPr>
          <w:noProof/>
          <w:webHidden/>
        </w:rPr>
        <w:fldChar w:fldCharType="begin"/>
      </w:r>
      <w:r w:rsidR="00EC59C4">
        <w:rPr>
          <w:noProof/>
          <w:webHidden/>
        </w:rPr>
        <w:instrText xml:space="preserve"> PAGEREF _Toc478091104 \h </w:instrText>
      </w:r>
      <w:r w:rsidR="00EC59C4">
        <w:rPr>
          <w:noProof/>
          <w:webHidden/>
        </w:rPr>
      </w:r>
      <w:r w:rsidR="00EC59C4">
        <w:rPr>
          <w:noProof/>
          <w:webHidden/>
        </w:rPr>
        <w:fldChar w:fldCharType="separate"/>
      </w:r>
      <w:r w:rsidR="00823832">
        <w:rPr>
          <w:noProof/>
          <w:webHidden/>
        </w:rPr>
        <w:t>56</w:t>
      </w:r>
      <w:r w:rsidR="00EC59C4">
        <w:rPr>
          <w:noProof/>
          <w:webHidden/>
        </w:rPr>
        <w:fldChar w:fldCharType="end"/>
      </w:r>
      <w:r>
        <w:rPr>
          <w:noProof/>
        </w:rPr>
        <w:fldChar w:fldCharType="end"/>
      </w:r>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5" w:history="1">
        <w:r w:rsidR="00EC59C4" w:rsidRPr="0061249F">
          <w:rPr>
            <w:rStyle w:val="Hyperlink"/>
            <w:noProof/>
          </w:rPr>
          <w:t>Figure 28 Sequence Diagram: Data Subsystem</w:t>
        </w:r>
        <w:r w:rsidR="00EC59C4">
          <w:rPr>
            <w:noProof/>
            <w:webHidden/>
          </w:rPr>
          <w:tab/>
        </w:r>
        <w:r w:rsidR="00EC59C4">
          <w:rPr>
            <w:noProof/>
            <w:webHidden/>
          </w:rPr>
          <w:fldChar w:fldCharType="begin"/>
        </w:r>
        <w:r w:rsidR="00EC59C4">
          <w:rPr>
            <w:noProof/>
            <w:webHidden/>
          </w:rPr>
          <w:instrText xml:space="preserve"> PAGEREF _Toc478091105 \h </w:instrText>
        </w:r>
        <w:r w:rsidR="00EC59C4">
          <w:rPr>
            <w:noProof/>
            <w:webHidden/>
          </w:rPr>
        </w:r>
        <w:r w:rsidR="00EC59C4">
          <w:rPr>
            <w:noProof/>
            <w:webHidden/>
          </w:rPr>
          <w:fldChar w:fldCharType="separate"/>
        </w:r>
        <w:r w:rsidR="00823832">
          <w:rPr>
            <w:noProof/>
            <w:webHidden/>
          </w:rPr>
          <w:t>57</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6" w:history="1">
        <w:r w:rsidR="00EC59C4" w:rsidRPr="0061249F">
          <w:rPr>
            <w:rStyle w:val="Hyperlink"/>
            <w:noProof/>
          </w:rPr>
          <w:t>Figure 29 Sequence Diagram: Risk Subsystem</w:t>
        </w:r>
        <w:r w:rsidR="00EC59C4">
          <w:rPr>
            <w:noProof/>
            <w:webHidden/>
          </w:rPr>
          <w:tab/>
        </w:r>
        <w:r w:rsidR="00EC59C4">
          <w:rPr>
            <w:noProof/>
            <w:webHidden/>
          </w:rPr>
          <w:fldChar w:fldCharType="begin"/>
        </w:r>
        <w:r w:rsidR="00EC59C4">
          <w:rPr>
            <w:noProof/>
            <w:webHidden/>
          </w:rPr>
          <w:instrText xml:space="preserve"> PAGEREF _Toc478091106 \h </w:instrText>
        </w:r>
        <w:r w:rsidR="00EC59C4">
          <w:rPr>
            <w:noProof/>
            <w:webHidden/>
          </w:rPr>
        </w:r>
        <w:r w:rsidR="00EC59C4">
          <w:rPr>
            <w:noProof/>
            <w:webHidden/>
          </w:rPr>
          <w:fldChar w:fldCharType="separate"/>
        </w:r>
        <w:r w:rsidR="00823832">
          <w:rPr>
            <w:noProof/>
            <w:webHidden/>
          </w:rPr>
          <w:t>58</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7" w:history="1">
        <w:r w:rsidR="00EC59C4" w:rsidRPr="0061249F">
          <w:rPr>
            <w:rStyle w:val="Hyperlink"/>
            <w:noProof/>
          </w:rPr>
          <w:t>Figure 30 Sequence Diagram: Privacy Subsystem</w:t>
        </w:r>
        <w:r w:rsidR="00EC59C4">
          <w:rPr>
            <w:noProof/>
            <w:webHidden/>
          </w:rPr>
          <w:tab/>
        </w:r>
        <w:r w:rsidR="00EC59C4">
          <w:rPr>
            <w:noProof/>
            <w:webHidden/>
          </w:rPr>
          <w:fldChar w:fldCharType="begin"/>
        </w:r>
        <w:r w:rsidR="00EC59C4">
          <w:rPr>
            <w:noProof/>
            <w:webHidden/>
          </w:rPr>
          <w:instrText xml:space="preserve"> PAGEREF _Toc478091107 \h </w:instrText>
        </w:r>
        <w:r w:rsidR="00EC59C4">
          <w:rPr>
            <w:noProof/>
            <w:webHidden/>
          </w:rPr>
        </w:r>
        <w:r w:rsidR="00EC59C4">
          <w:rPr>
            <w:noProof/>
            <w:webHidden/>
          </w:rPr>
          <w:fldChar w:fldCharType="separate"/>
        </w:r>
        <w:r w:rsidR="00823832">
          <w:rPr>
            <w:noProof/>
            <w:webHidden/>
          </w:rPr>
          <w:t>59</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8" w:history="1">
        <w:r w:rsidR="00EC59C4" w:rsidRPr="0061249F">
          <w:rPr>
            <w:rStyle w:val="Hyperlink"/>
            <w:noProof/>
          </w:rPr>
          <w:t xml:space="preserve">Figure 31 Combined Sequence diagram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_Toc478091108 \h </w:instrText>
        </w:r>
        <w:r w:rsidR="00EC59C4">
          <w:rPr>
            <w:noProof/>
            <w:webHidden/>
          </w:rPr>
        </w:r>
        <w:r w:rsidR="00EC59C4">
          <w:rPr>
            <w:noProof/>
            <w:webHidden/>
          </w:rPr>
          <w:fldChar w:fldCharType="separate"/>
        </w:r>
        <w:r w:rsidR="00823832">
          <w:rPr>
            <w:noProof/>
            <w:webHidden/>
          </w:rPr>
          <w:t>60</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09" w:history="1">
        <w:r w:rsidR="00EC59C4" w:rsidRPr="0061249F">
          <w:rPr>
            <w:rStyle w:val="Hyperlink"/>
            <w:noProof/>
          </w:rPr>
          <w:t>Figure 32 Privacy Scope</w:t>
        </w:r>
        <w:r w:rsidR="00EC59C4">
          <w:rPr>
            <w:noProof/>
            <w:webHidden/>
          </w:rPr>
          <w:tab/>
        </w:r>
        <w:r w:rsidR="00EC59C4">
          <w:rPr>
            <w:noProof/>
            <w:webHidden/>
          </w:rPr>
          <w:fldChar w:fldCharType="begin"/>
        </w:r>
        <w:r w:rsidR="00EC59C4">
          <w:rPr>
            <w:noProof/>
            <w:webHidden/>
          </w:rPr>
          <w:instrText xml:space="preserve"> PAGEREF _Toc478091109 \h </w:instrText>
        </w:r>
        <w:r w:rsidR="00EC59C4">
          <w:rPr>
            <w:noProof/>
            <w:webHidden/>
          </w:rPr>
        </w:r>
        <w:r w:rsidR="00EC59C4">
          <w:rPr>
            <w:noProof/>
            <w:webHidden/>
          </w:rPr>
          <w:fldChar w:fldCharType="separate"/>
        </w:r>
        <w:r w:rsidR="00823832">
          <w:rPr>
            <w:noProof/>
            <w:webHidden/>
          </w:rPr>
          <w:t>63</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10" w:history="1">
        <w:r w:rsidR="00EC59C4" w:rsidRPr="0061249F">
          <w:rPr>
            <w:rStyle w:val="Hyperlink"/>
            <w:noProof/>
          </w:rPr>
          <w:t>Figure 33 Contextual Risk Scope</w:t>
        </w:r>
        <w:r w:rsidR="00EC59C4">
          <w:rPr>
            <w:noProof/>
            <w:webHidden/>
          </w:rPr>
          <w:tab/>
        </w:r>
        <w:r w:rsidR="00EC59C4">
          <w:rPr>
            <w:noProof/>
            <w:webHidden/>
          </w:rPr>
          <w:fldChar w:fldCharType="begin"/>
        </w:r>
        <w:r w:rsidR="00EC59C4">
          <w:rPr>
            <w:noProof/>
            <w:webHidden/>
          </w:rPr>
          <w:instrText xml:space="preserve"> PAGEREF _Toc478091110 \h </w:instrText>
        </w:r>
        <w:r w:rsidR="00EC59C4">
          <w:rPr>
            <w:noProof/>
            <w:webHidden/>
          </w:rPr>
        </w:r>
        <w:r w:rsidR="00EC59C4">
          <w:rPr>
            <w:noProof/>
            <w:webHidden/>
          </w:rPr>
          <w:fldChar w:fldCharType="separate"/>
        </w:r>
        <w:r w:rsidR="00823832">
          <w:rPr>
            <w:noProof/>
            <w:webHidden/>
          </w:rPr>
          <w:t>64</w:t>
        </w:r>
        <w:r w:rsidR="00EC59C4">
          <w:rPr>
            <w:noProof/>
            <w:webHidden/>
          </w:rPr>
          <w:fldChar w:fldCharType="end"/>
        </w:r>
      </w:hyperlink>
    </w:p>
    <w:p w:rsidR="00EC59C4" w:rsidRDefault="00FD7FCC">
      <w:pPr>
        <w:pStyle w:val="TableofFigures"/>
        <w:tabs>
          <w:tab w:val="right" w:leader="dot" w:pos="8990"/>
        </w:tabs>
        <w:rPr>
          <w:rFonts w:asciiTheme="minorHAnsi" w:eastAsiaTheme="minorEastAsia" w:hAnsiTheme="minorHAnsi" w:cstheme="minorBidi"/>
          <w:noProof/>
          <w:szCs w:val="22"/>
          <w:lang w:val="en-CA" w:eastAsia="en-CA"/>
        </w:rPr>
      </w:pPr>
      <w:hyperlink w:anchor="_Toc478091111" w:history="1">
        <w:r w:rsidR="00EC59C4" w:rsidRPr="0061249F">
          <w:rPr>
            <w:rStyle w:val="Hyperlink"/>
            <w:noProof/>
          </w:rPr>
          <w:t xml:space="preserve">Figure 34 Dimensional Plot of a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_Toc478091111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"_Toc478091112" </w:instrText>
      </w:r>
      <w:r>
        <w:fldChar w:fldCharType="separate"/>
      </w:r>
      <w:r w:rsidR="00EC59C4" w:rsidRPr="0061249F">
        <w:rPr>
          <w:rStyle w:val="Hyperlink"/>
          <w:noProof/>
        </w:rPr>
        <w:t xml:space="preserve">Figure 35 Multidimensional </w:t>
      </w:r>
      <w:ins w:id="97" w:author="palencar1-pc.cs" w:date="2017-04-05T13:16:00Z">
        <w:r w:rsidR="001D145A">
          <w:rPr>
            <w:rStyle w:val="Hyperlink"/>
            <w:noProof/>
          </w:rPr>
          <w:t>D</w:t>
        </w:r>
      </w:ins>
      <w:del w:id="98" w:author="palencar1-pc.cs" w:date="2017-04-05T13:16:00Z">
        <w:r w:rsidR="00EC59C4" w:rsidRPr="0061249F" w:rsidDel="001D145A">
          <w:rPr>
            <w:rStyle w:val="Hyperlink"/>
            <w:noProof/>
          </w:rPr>
          <w:delText>d</w:delText>
        </w:r>
      </w:del>
      <w:r w:rsidR="00EC59C4" w:rsidRPr="0061249F">
        <w:rPr>
          <w:rStyle w:val="Hyperlink"/>
          <w:noProof/>
        </w:rPr>
        <w:t xml:space="preserve">escription of the Job </w:t>
      </w:r>
      <w:r w:rsidR="00390006">
        <w:rPr>
          <w:rStyle w:val="Hyperlink"/>
          <w:noProof/>
        </w:rPr>
        <w:t>Recommender System</w:t>
      </w:r>
      <w:r w:rsidR="00EC59C4">
        <w:rPr>
          <w:noProof/>
          <w:webHidden/>
        </w:rPr>
        <w:tab/>
      </w:r>
      <w:r w:rsidR="00EC59C4">
        <w:rPr>
          <w:noProof/>
          <w:webHidden/>
        </w:rPr>
        <w:fldChar w:fldCharType="begin"/>
      </w:r>
      <w:r w:rsidR="00EC59C4">
        <w:rPr>
          <w:noProof/>
          <w:webHidden/>
        </w:rPr>
        <w:instrText xml:space="preserve"> PAGEREF _Toc478091112 \h </w:instrText>
      </w:r>
      <w:r w:rsidR="00EC59C4">
        <w:rPr>
          <w:noProof/>
          <w:webHidden/>
        </w:rPr>
      </w:r>
      <w:r w:rsidR="00EC59C4">
        <w:rPr>
          <w:noProof/>
          <w:webHidden/>
        </w:rPr>
        <w:fldChar w:fldCharType="separate"/>
      </w:r>
      <w:r w:rsidR="00823832">
        <w:rPr>
          <w:noProof/>
          <w:webHidden/>
        </w:rPr>
        <w:t>66</w:t>
      </w:r>
      <w:r w:rsidR="00EC59C4">
        <w:rPr>
          <w:noProof/>
          <w:webHidden/>
        </w:rPr>
        <w:fldChar w:fldCharType="end"/>
      </w:r>
      <w:r>
        <w:rPr>
          <w:noProof/>
        </w:rPr>
        <w:fldChar w:fldCharType="end"/>
      </w:r>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99" w:name="_Toc478091013"/>
      <w:r>
        <w:lastRenderedPageBreak/>
        <w:t>List of Tables</w:t>
      </w:r>
      <w:bookmarkEnd w:id="99"/>
    </w:p>
    <w:p w:rsidR="00B3055E" w:rsidRDefault="00B3055E"/>
    <w:p w:rsidR="00EC59C4"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8091113" w:history="1">
        <w:r w:rsidR="00EC59C4" w:rsidRPr="00D16117">
          <w:rPr>
            <w:rStyle w:val="Hyperlink"/>
            <w:noProof/>
          </w:rPr>
          <w:t>Table 1 Interaction Entities proposed in [9]</w:t>
        </w:r>
        <w:r w:rsidR="00EC59C4">
          <w:rPr>
            <w:noProof/>
            <w:webHidden/>
          </w:rPr>
          <w:tab/>
        </w:r>
        <w:r w:rsidR="00EC59C4">
          <w:rPr>
            <w:noProof/>
            <w:webHidden/>
          </w:rPr>
          <w:fldChar w:fldCharType="begin"/>
        </w:r>
        <w:r w:rsidR="00EC59C4">
          <w:rPr>
            <w:noProof/>
            <w:webHidden/>
          </w:rPr>
          <w:instrText xml:space="preserve"> PAGEREF _Toc478091113 \h </w:instrText>
        </w:r>
        <w:r w:rsidR="00EC59C4">
          <w:rPr>
            <w:noProof/>
            <w:webHidden/>
          </w:rPr>
        </w:r>
        <w:r w:rsidR="00EC59C4">
          <w:rPr>
            <w:noProof/>
            <w:webHidden/>
          </w:rPr>
          <w:fldChar w:fldCharType="separate"/>
        </w:r>
        <w:r w:rsidR="00823832">
          <w:rPr>
            <w:noProof/>
            <w:webHidden/>
          </w:rPr>
          <w:t>44</w:t>
        </w:r>
        <w:r w:rsidR="00EC59C4">
          <w:rPr>
            <w:noProof/>
            <w:webHidden/>
          </w:rPr>
          <w:fldChar w:fldCharType="end"/>
        </w:r>
      </w:hyperlink>
    </w:p>
    <w:p w:rsidR="00EC59C4" w:rsidRDefault="00C82319">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HYPERLINK \l "_Toc478091114" </w:instrText>
      </w:r>
      <w:r>
        <w:fldChar w:fldCharType="separate"/>
      </w:r>
      <w:r w:rsidR="00EC59C4" w:rsidRPr="00D16117">
        <w:rPr>
          <w:rStyle w:val="Hyperlink"/>
          <w:noProof/>
        </w:rPr>
        <w:t xml:space="preserve">Table 2 General Dimensional Analysis of </w:t>
      </w:r>
      <w:ins w:id="100" w:author="palencar1-pc.cs" w:date="2017-04-05T13:17:00Z">
        <w:r w:rsidR="00664985">
          <w:rPr>
            <w:rStyle w:val="Hyperlink"/>
            <w:noProof/>
          </w:rPr>
          <w:t>V</w:t>
        </w:r>
      </w:ins>
      <w:del w:id="101" w:author="palencar1-pc.cs" w:date="2017-04-05T13:17:00Z">
        <w:r w:rsidR="00EC59C4" w:rsidRPr="00D16117" w:rsidDel="00664985">
          <w:rPr>
            <w:rStyle w:val="Hyperlink"/>
            <w:noProof/>
          </w:rPr>
          <w:delText>v</w:delText>
        </w:r>
      </w:del>
      <w:r w:rsidR="00EC59C4" w:rsidRPr="00D16117">
        <w:rPr>
          <w:rStyle w:val="Hyperlink"/>
          <w:noProof/>
        </w:rPr>
        <w:t>arious A</w:t>
      </w:r>
      <w:ins w:id="102" w:author="palencar1-pc.cs" w:date="2017-04-05T13:17:00Z">
        <w:r w:rsidR="00664985">
          <w:rPr>
            <w:rStyle w:val="Hyperlink"/>
            <w:noProof/>
          </w:rPr>
          <w:t>pproaches</w:t>
        </w:r>
      </w:ins>
      <w:del w:id="103" w:author="palencar1-pc.cs" w:date="2017-04-05T13:17:00Z">
        <w:r w:rsidR="00EC59C4" w:rsidRPr="00D16117" w:rsidDel="00664985">
          <w:rPr>
            <w:rStyle w:val="Hyperlink"/>
            <w:noProof/>
          </w:rPr>
          <w:delText>lgorithms</w:delText>
        </w:r>
      </w:del>
      <w:r w:rsidR="00EC59C4">
        <w:rPr>
          <w:noProof/>
          <w:webHidden/>
        </w:rPr>
        <w:tab/>
      </w:r>
      <w:r w:rsidR="00EC59C4">
        <w:rPr>
          <w:noProof/>
          <w:webHidden/>
        </w:rPr>
        <w:fldChar w:fldCharType="begin"/>
      </w:r>
      <w:r w:rsidR="00EC59C4">
        <w:rPr>
          <w:noProof/>
          <w:webHidden/>
        </w:rPr>
        <w:instrText xml:space="preserve"> PAGEREF _Toc478091114 \h </w:instrText>
      </w:r>
      <w:r w:rsidR="00EC59C4">
        <w:rPr>
          <w:noProof/>
          <w:webHidden/>
        </w:rPr>
      </w:r>
      <w:r w:rsidR="00EC59C4">
        <w:rPr>
          <w:noProof/>
          <w:webHidden/>
        </w:rPr>
        <w:fldChar w:fldCharType="separate"/>
      </w:r>
      <w:r w:rsidR="00823832">
        <w:rPr>
          <w:noProof/>
          <w:webHidden/>
        </w:rPr>
        <w:t>65</w:t>
      </w:r>
      <w:r w:rsidR="00EC59C4">
        <w:rPr>
          <w:noProof/>
          <w:webHidden/>
        </w:rPr>
        <w:fldChar w:fldCharType="end"/>
      </w:r>
      <w:r>
        <w:rPr>
          <w:noProof/>
        </w:rPr>
        <w:fldChar w:fldCharType="end"/>
      </w:r>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104" w:name="_Toc478091014"/>
      <w:r w:rsidR="00AC1B9D">
        <w:t>Introduction</w:t>
      </w:r>
      <w:bookmarkEnd w:id="104"/>
    </w:p>
    <w:p w:rsidR="004D6BDD" w:rsidRDefault="004F6AC2" w:rsidP="00E443F2">
      <w:pPr>
        <w:pStyle w:val="BodyText"/>
        <w:spacing w:line="480" w:lineRule="auto"/>
        <w:rPr>
          <w:lang w:val="en-CA"/>
        </w:rPr>
      </w:pPr>
      <w:r>
        <w:t xml:space="preserve">In </w:t>
      </w:r>
      <w:r w:rsidR="00125A57">
        <w:rPr>
          <w:lang w:val="en-CA"/>
        </w:rPr>
        <w:t xml:space="preserve">recent times, </w:t>
      </w:r>
      <w:ins w:id="105" w:author="palencar1-pc.cs" w:date="2017-04-05T13:17:00Z">
        <w:r w:rsidR="00664985">
          <w:rPr>
            <w:lang w:val="en-CA"/>
          </w:rPr>
          <w:t>r</w:t>
        </w:r>
      </w:ins>
      <w:del w:id="106" w:author="palencar1-pc.cs" w:date="2017-04-05T13:17:00Z">
        <w:r w:rsidR="00390006" w:rsidDel="00664985">
          <w:rPr>
            <w:lang w:val="en-CA"/>
          </w:rPr>
          <w:delText>R</w:delText>
        </w:r>
      </w:del>
      <w:r w:rsidR="00390006">
        <w:rPr>
          <w:lang w:val="en-CA"/>
        </w:rPr>
        <w:t xml:space="preserve">ecommender </w:t>
      </w:r>
      <w:ins w:id="107" w:author="palencar1-pc.cs" w:date="2017-04-05T13:17:00Z">
        <w:r w:rsidR="00664985">
          <w:rPr>
            <w:lang w:val="en-CA"/>
          </w:rPr>
          <w:t>s</w:t>
        </w:r>
      </w:ins>
      <w:del w:id="108" w:author="palencar1-pc.cs" w:date="2017-04-05T13:17:00Z">
        <w:r w:rsidR="00390006" w:rsidDel="00664985">
          <w:rPr>
            <w:lang w:val="en-CA"/>
          </w:rPr>
          <w:delText>S</w:delText>
        </w:r>
      </w:del>
      <w:r w:rsidR="00390006">
        <w:rPr>
          <w:lang w:val="en-CA"/>
        </w:rPr>
        <w:t>ystem</w:t>
      </w:r>
      <w:r w:rsidR="00EC59C4">
        <w:rPr>
          <w:lang w:val="en-CA"/>
        </w:rPr>
        <w:t>s</w:t>
      </w:r>
      <w:r w:rsidRPr="004F6AC2">
        <w:rPr>
          <w:lang w:val="en-CA"/>
        </w:rPr>
        <w:t xml:space="preserve"> </w:t>
      </w:r>
      <w:ins w:id="109" w:author="palencar1-pc.cs" w:date="2017-04-05T13:17:00Z">
        <w:r w:rsidR="00664985">
          <w:rPr>
            <w:lang w:val="en-CA"/>
          </w:rPr>
          <w:t xml:space="preserve">(RSs) </w:t>
        </w:r>
      </w:ins>
      <w:r w:rsidRPr="004F6AC2">
        <w:rPr>
          <w:lang w:val="en-CA"/>
        </w:rPr>
        <w:t xml:space="preserve">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w:t>
      </w:r>
      <w:ins w:id="110" w:author="palencar1-pc.cs" w:date="2017-04-05T13:17:00Z">
        <w:r w:rsidR="00664985">
          <w:rPr>
            <w:lang w:val="en-CA"/>
          </w:rPr>
          <w:t>user</w:t>
        </w:r>
      </w:ins>
      <w:del w:id="111" w:author="palencar1-pc.cs" w:date="2017-04-05T13:17:00Z">
        <w:r w:rsidRPr="004F6AC2" w:rsidDel="00664985">
          <w:rPr>
            <w:lang w:val="en-CA"/>
          </w:rPr>
          <w:delText>the</w:delText>
        </w:r>
      </w:del>
      <w:r w:rsidRPr="004F6AC2">
        <w:rPr>
          <w:lang w:val="en-CA"/>
        </w:rPr>
        <w:t xml:space="preserve"> personalization</w:t>
      </w:r>
      <w:r w:rsidR="007E525D">
        <w:rPr>
          <w:lang w:val="en-CA"/>
        </w:rPr>
        <w:t xml:space="preserve">. </w:t>
      </w:r>
      <w:r w:rsidRPr="004F6AC2">
        <w:rPr>
          <w:lang w:val="en-CA"/>
        </w:rPr>
        <w:t xml:space="preserve">Current research in the area of </w:t>
      </w:r>
      <w:r w:rsidR="00390006">
        <w:rPr>
          <w:lang w:val="en-CA"/>
        </w:rPr>
        <w:t>R</w:t>
      </w:r>
      <w:ins w:id="112" w:author="palencar1-pc.cs" w:date="2017-04-05T13:17:00Z">
        <w:r w:rsidR="00664985">
          <w:rPr>
            <w:lang w:val="en-CA"/>
          </w:rPr>
          <w:t>Ss</w:t>
        </w:r>
      </w:ins>
      <w:del w:id="113" w:author="palencar1-pc.cs" w:date="2017-04-05T13:17:00Z">
        <w:r w:rsidR="00390006" w:rsidDel="00664985">
          <w:rPr>
            <w:lang w:val="en-CA"/>
          </w:rPr>
          <w:delText>ecommender System</w:delText>
        </w:r>
      </w:del>
      <w:r w:rsidRPr="004F6AC2">
        <w:rPr>
          <w:lang w:val="en-CA"/>
        </w:rPr>
        <w:t xml:space="preserve"> has</w:t>
      </w:r>
      <w:del w:id="114" w:author="palencar1-pc.cs" w:date="2017-04-05T13:18:00Z">
        <w:r w:rsidRPr="004F6AC2" w:rsidDel="00664985">
          <w:rPr>
            <w:lang w:val="en-CA"/>
          </w:rPr>
          <w:delText xml:space="preserve"> been </w:delText>
        </w:r>
      </w:del>
      <w:r w:rsidRPr="004F6AC2">
        <w:rPr>
          <w:lang w:val="en-CA"/>
        </w:rPr>
        <w:t xml:space="preserve">focussed on </w:t>
      </w:r>
      <w:del w:id="115" w:author="palencar1-pc.cs" w:date="2017-04-05T13:18:00Z">
        <w:r w:rsidRPr="004F6AC2" w:rsidDel="00664985">
          <w:rPr>
            <w:lang w:val="en-CA"/>
          </w:rPr>
          <w:delText xml:space="preserve">the </w:delText>
        </w:r>
      </w:del>
      <w:r w:rsidRPr="004F6AC2">
        <w:rPr>
          <w:lang w:val="en-CA"/>
        </w:rPr>
        <w:t>context</w:t>
      </w:r>
      <w:ins w:id="116" w:author="palencar1-pc.cs" w:date="2017-04-05T13:18:00Z">
        <w:r w:rsidR="00664985">
          <w:rPr>
            <w:lang w:val="en-CA"/>
          </w:rPr>
          <w:t>-</w:t>
        </w:r>
      </w:ins>
      <w:del w:id="117" w:author="palencar1-pc.cs" w:date="2017-04-05T13:18:00Z">
        <w:r w:rsidRPr="004F6AC2" w:rsidDel="00664985">
          <w:rPr>
            <w:lang w:val="en-CA"/>
          </w:rPr>
          <w:delText xml:space="preserve"> </w:delText>
        </w:r>
      </w:del>
      <w:r w:rsidRPr="004F6AC2">
        <w:rPr>
          <w:lang w:val="en-CA"/>
        </w:rPr>
        <w:t>aware</w:t>
      </w:r>
      <w:r>
        <w:rPr>
          <w:lang w:val="en-CA"/>
        </w:rPr>
        <w:t xml:space="preserve"> </w:t>
      </w:r>
      <w:ins w:id="118" w:author="palencar1-pc.cs" w:date="2017-04-05T13:18:00Z">
        <w:r w:rsidR="00664985">
          <w:rPr>
            <w:lang w:val="en-CA"/>
          </w:rPr>
          <w:t>RSs</w:t>
        </w:r>
      </w:ins>
      <w:del w:id="119" w:author="palencar1-pc.cs" w:date="2017-04-05T13:18:00Z">
        <w:r w:rsidR="00390006" w:rsidDel="00664985">
          <w:rPr>
            <w:lang w:val="en-CA"/>
          </w:rPr>
          <w:delText>Recommender System</w:delText>
        </w:r>
        <w:r w:rsidR="00826E9F" w:rsidDel="00664985">
          <w:rPr>
            <w:lang w:val="en-CA"/>
          </w:rPr>
          <w:delText>s</w:delText>
        </w:r>
      </w:del>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ins w:id="120" w:author="palencar1-pc.cs" w:date="2017-04-05T13:19:00Z">
        <w:r w:rsidR="00664985">
          <w:rPr>
            <w:lang w:val="en-CA"/>
          </w:rPr>
          <w:t>is</w:t>
        </w:r>
      </w:ins>
      <w:ins w:id="121" w:author="palencar1-pc.cs" w:date="2017-04-05T13:18:00Z">
        <w:r w:rsidR="00664985">
          <w:rPr>
            <w:lang w:val="en-CA"/>
          </w:rPr>
          <w:t xml:space="preserve"> not taken into account</w:t>
        </w:r>
      </w:ins>
      <w:del w:id="122" w:author="palencar1-pc.cs" w:date="2017-04-05T13:18:00Z">
        <w:r w:rsidR="008E1311" w:rsidDel="00664985">
          <w:rPr>
            <w:lang w:val="en-CA"/>
          </w:rPr>
          <w:delText>being r</w:delText>
        </w:r>
      </w:del>
      <w:del w:id="123" w:author="palencar1-pc.cs" w:date="2017-04-05T13:19:00Z">
        <w:r w:rsidR="008E1311" w:rsidDel="00664985">
          <w:rPr>
            <w:lang w:val="en-CA"/>
          </w:rPr>
          <w:delText>ejected</w:delText>
        </w:r>
      </w:del>
      <w:r w:rsidR="00C05B2B">
        <w:rPr>
          <w:lang w:val="en-CA"/>
        </w:rPr>
        <w:t xml:space="preserve"> [128]</w:t>
      </w:r>
      <w:r w:rsidRPr="004F6AC2">
        <w:rPr>
          <w:lang w:val="en-CA"/>
        </w:rPr>
        <w:t xml:space="preserve">. The ideal context-aware </w:t>
      </w:r>
      <w:ins w:id="124" w:author="palencar1-pc.cs" w:date="2017-04-05T13:20:00Z">
        <w:r w:rsidR="00B05A57">
          <w:rPr>
            <w:lang w:val="en-CA"/>
          </w:rPr>
          <w:t>RS</w:t>
        </w:r>
      </w:ins>
      <w:del w:id="125" w:author="palencar1-pc.cs" w:date="2017-04-05T13:20:00Z">
        <w:r w:rsidR="00C70DFE" w:rsidDel="00B05A57">
          <w:rPr>
            <w:lang w:val="en-CA"/>
          </w:rPr>
          <w:delText>R</w:delText>
        </w:r>
      </w:del>
      <w:del w:id="126" w:author="palencar1-pc.cs" w:date="2017-04-05T13:21:00Z">
        <w:r w:rsidR="00C70DFE" w:rsidDel="00B05A57">
          <w:rPr>
            <w:lang w:val="en-CA"/>
          </w:rPr>
          <w:delText>ecommender System</w:delText>
        </w:r>
      </w:del>
      <w:r w:rsidRPr="004F6AC2">
        <w:rPr>
          <w:lang w:val="en-CA"/>
        </w:rPr>
        <w:t xml:space="preserve"> would, therefore, be able</w:t>
      </w:r>
      <w:r w:rsidR="007C2F77">
        <w:rPr>
          <w:lang w:val="en-CA"/>
        </w:rPr>
        <w:t xml:space="preserve"> to reliably</w:t>
      </w:r>
      <w:r w:rsidRPr="004F6AC2">
        <w:rPr>
          <w:lang w:val="en-CA"/>
        </w:rPr>
        <w:t xml:space="preserve"> </w:t>
      </w:r>
      <w:ins w:id="127" w:author="palencar1-pc.cs" w:date="2017-04-05T13:21:00Z">
        <w:r w:rsidR="00B05A57">
          <w:rPr>
            <w:lang w:val="en-CA"/>
          </w:rPr>
          <w:t xml:space="preserve">associate </w:t>
        </w:r>
      </w:ins>
      <w:del w:id="128" w:author="palencar1-pc.cs" w:date="2017-04-05T13:21:00Z">
        <w:r w:rsidRPr="004F6AC2" w:rsidDel="00B05A57">
          <w:rPr>
            <w:lang w:val="en-CA"/>
          </w:rPr>
          <w:delText>label</w:delText>
        </w:r>
      </w:del>
      <w:r w:rsidRPr="004F6AC2">
        <w:rPr>
          <w:lang w:val="en-CA"/>
        </w:rPr>
        <w:t xml:space="preserve"> each user action with an appropriate context and effectively </w:t>
      </w:r>
      <w:r w:rsidR="00664465">
        <w:rPr>
          <w:lang w:val="en-CA"/>
        </w:rPr>
        <w:t>modify</w:t>
      </w:r>
      <w:r w:rsidRPr="004F6AC2">
        <w:rPr>
          <w:lang w:val="en-CA"/>
        </w:rPr>
        <w:t xml:space="preserve"> the system output </w:t>
      </w:r>
      <w:r w:rsidR="003D1B48">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ins w:id="129" w:author="palencar1-pc.cs" w:date="2017-04-05T13:21:00Z">
        <w:r w:rsidR="00B05A57">
          <w:rPr>
            <w:lang w:val="en-CA"/>
          </w:rPr>
          <w:t>RSs</w:t>
        </w:r>
      </w:ins>
      <w:del w:id="130" w:author="palencar1-pc.cs" w:date="2017-04-05T13:21:00Z">
        <w:r w:rsidR="00390006" w:rsidDel="00B05A57">
          <w:rPr>
            <w:lang w:val="en-CA"/>
          </w:rPr>
          <w:delText>Recommender System</w:delText>
        </w:r>
        <w:r w:rsidR="00EC59C4" w:rsidDel="00B05A57">
          <w:rPr>
            <w:lang w:val="en-CA"/>
          </w:rPr>
          <w:delText>s</w:delText>
        </w:r>
      </w:del>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0068115D">
        <w:rPr>
          <w:lang w:val="en-CA"/>
        </w:rPr>
        <w:t xml:space="preserve"> the user</w:t>
      </w:r>
      <w:r w:rsidRPr="004F6AC2">
        <w:rPr>
          <w:lang w:val="en-CA"/>
        </w:rPr>
        <w:t xml:space="preserve">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xml:space="preserve">. Therefore, the performance of </w:t>
      </w:r>
      <w:ins w:id="131" w:author="palencar1-pc.cs" w:date="2017-04-05T13:22:00Z">
        <w:r w:rsidR="00B05A57">
          <w:rPr>
            <w:lang w:val="en-CA"/>
          </w:rPr>
          <w:t>a</w:t>
        </w:r>
      </w:ins>
      <w:del w:id="132" w:author="palencar1-pc.cs" w:date="2017-04-05T13:22:00Z">
        <w:r w:rsidRPr="004F6AC2" w:rsidDel="00B05A57">
          <w:rPr>
            <w:lang w:val="en-CA"/>
          </w:rPr>
          <w:delText>the</w:delText>
        </w:r>
      </w:del>
      <w:r w:rsidRPr="004F6AC2">
        <w:rPr>
          <w:lang w:val="en-CA"/>
        </w:rPr>
        <w:t xml:space="preserve"> </w:t>
      </w:r>
      <w:r w:rsidR="00390006">
        <w:rPr>
          <w:lang w:val="en-CA"/>
        </w:rPr>
        <w:t>R</w:t>
      </w:r>
      <w:ins w:id="133" w:author="palencar1-pc.cs" w:date="2017-04-05T13:22:00Z">
        <w:r w:rsidR="00B05A57">
          <w:rPr>
            <w:lang w:val="en-CA"/>
          </w:rPr>
          <w:t>S</w:t>
        </w:r>
      </w:ins>
      <w:del w:id="134" w:author="palencar1-pc.cs" w:date="2017-04-05T13:22:00Z">
        <w:r w:rsidR="00390006" w:rsidDel="00B05A57">
          <w:rPr>
            <w:lang w:val="en-CA"/>
          </w:rPr>
          <w:delText>ecommender System</w:delText>
        </w:r>
      </w:del>
      <w:r w:rsidRPr="004F6AC2">
        <w:rPr>
          <w:lang w:val="en-CA"/>
        </w:rPr>
        <w:t xml:space="preserve"> depends in part on the degree to which it has incorporated the risk into the recommendation</w:t>
      </w:r>
      <w:r w:rsidR="007E525D">
        <w:rPr>
          <w:lang w:val="en-CA"/>
        </w:rPr>
        <w:t xml:space="preserve"> </w:t>
      </w:r>
      <w:r w:rsidRPr="004F6AC2">
        <w:rPr>
          <w:lang w:val="en-CA"/>
        </w:rPr>
        <w:t xml:space="preserve">process. </w:t>
      </w:r>
      <w:ins w:id="135" w:author="palencar1-pc.cs" w:date="2017-04-05T13:22:00Z">
        <w:r w:rsidR="00B05A57">
          <w:rPr>
            <w:lang w:val="en-CA"/>
          </w:rPr>
          <w:t>Risks</w:t>
        </w:r>
      </w:ins>
      <w:del w:id="136" w:author="palencar1-pc.cs" w:date="2017-04-05T13:22:00Z">
        <w:r w:rsidRPr="004F6AC2" w:rsidDel="00B05A57">
          <w:rPr>
            <w:lang w:val="en-CA"/>
          </w:rPr>
          <w:delText>The risk</w:delText>
        </w:r>
      </w:del>
      <w:r w:rsidRPr="004F6AC2">
        <w:rPr>
          <w:lang w:val="en-CA"/>
        </w:rPr>
        <w:t xml:space="preserve"> in </w:t>
      </w:r>
      <w:r w:rsidR="00390006">
        <w:rPr>
          <w:lang w:val="en-CA"/>
        </w:rPr>
        <w:t>R</w:t>
      </w:r>
      <w:ins w:id="137" w:author="palencar1-pc.cs" w:date="2017-04-05T13:22:00Z">
        <w:r w:rsidR="00B05A57">
          <w:rPr>
            <w:lang w:val="en-CA"/>
          </w:rPr>
          <w:t>Ss</w:t>
        </w:r>
      </w:ins>
      <w:del w:id="138" w:author="palencar1-pc.cs" w:date="2017-04-05T13:22:00Z">
        <w:r w:rsidR="00390006" w:rsidDel="00B05A57">
          <w:rPr>
            <w:lang w:val="en-CA"/>
          </w:rPr>
          <w:delText>ecommender System</w:delText>
        </w:r>
        <w:r w:rsidR="00EC59C4" w:rsidDel="00B05A57">
          <w:rPr>
            <w:lang w:val="en-CA"/>
          </w:rPr>
          <w:delText>s</w:delText>
        </w:r>
      </w:del>
      <w:r w:rsidRPr="004F6AC2">
        <w:rPr>
          <w:lang w:val="en-CA"/>
        </w:rPr>
        <w:t xml:space="preserve"> </w:t>
      </w:r>
      <w:ins w:id="139" w:author="palencar1-pc.cs" w:date="2017-04-05T13:22:00Z">
        <w:r w:rsidR="00B05A57">
          <w:rPr>
            <w:lang w:val="en-CA"/>
          </w:rPr>
          <w:t xml:space="preserve">can involve, for example, </w:t>
        </w:r>
      </w:ins>
      <w:del w:id="140" w:author="palencar1-pc.cs" w:date="2017-04-05T13:23:00Z">
        <w:r w:rsidRPr="004F6AC2" w:rsidDel="00B05A57">
          <w:rPr>
            <w:lang w:val="en-CA"/>
          </w:rPr>
          <w:delText>is</w:delText>
        </w:r>
      </w:del>
      <w:r w:rsidRPr="004F6AC2">
        <w:rPr>
          <w:lang w:val="en-CA"/>
        </w:rPr>
        <w:t xml:space="preserve"> the possibility </w:t>
      </w:r>
      <w:ins w:id="141" w:author="palencar1-pc.cs" w:date="2017-04-05T13:23:00Z">
        <w:r w:rsidR="00B05A57">
          <w:rPr>
            <w:lang w:val="en-CA"/>
          </w:rPr>
          <w:t>of</w:t>
        </w:r>
      </w:ins>
      <w:del w:id="142" w:author="palencar1-pc.cs" w:date="2017-04-05T13:23:00Z">
        <w:r w:rsidRPr="004F6AC2" w:rsidDel="00B05A57">
          <w:rPr>
            <w:lang w:val="en-CA"/>
          </w:rPr>
          <w:delText>to</w:delText>
        </w:r>
      </w:del>
      <w:r w:rsidRPr="004F6AC2">
        <w:rPr>
          <w:lang w:val="en-CA"/>
        </w:rPr>
        <w:t xml:space="preserve"> disturb</w:t>
      </w:r>
      <w:ins w:id="143" w:author="palencar1-pc.cs" w:date="2017-04-05T13:23:00Z">
        <w:r w:rsidR="00B05A57">
          <w:rPr>
            <w:lang w:val="en-CA"/>
          </w:rPr>
          <w:t>ing</w:t>
        </w:r>
      </w:ins>
      <w:r w:rsidRPr="004F6AC2">
        <w:rPr>
          <w:lang w:val="en-CA"/>
        </w:rPr>
        <w:t xml:space="preserve"> or to upset</w:t>
      </w:r>
      <w:ins w:id="144" w:author="palencar1-pc.cs" w:date="2017-04-05T13:23:00Z">
        <w:r w:rsidR="00B05A57">
          <w:rPr>
            <w:lang w:val="en-CA"/>
          </w:rPr>
          <w:t>ting</w:t>
        </w:r>
      </w:ins>
      <w:r w:rsidRPr="004F6AC2">
        <w:rPr>
          <w:lang w:val="en-CA"/>
        </w:rPr>
        <w:t xml:space="preserve"> the user</w:t>
      </w:r>
      <w:ins w:id="145" w:author="palencar1-pc.cs" w:date="2017-04-05T13:23:00Z">
        <w:r w:rsidR="00B05A57">
          <w:rPr>
            <w:lang w:val="en-CA"/>
          </w:rPr>
          <w:t>,</w:t>
        </w:r>
      </w:ins>
      <w:r w:rsidRPr="004F6AC2">
        <w:rPr>
          <w:lang w:val="en-CA"/>
        </w:rPr>
        <w:t xml:space="preserve"> which</w:t>
      </w:r>
      <w:r w:rsidR="007E525D">
        <w:rPr>
          <w:lang w:val="en-CA"/>
        </w:rPr>
        <w:t xml:space="preserve"> </w:t>
      </w:r>
      <w:ins w:id="146" w:author="palencar1-pc.cs" w:date="2017-04-05T13:23:00Z">
        <w:r w:rsidR="00B05A57">
          <w:rPr>
            <w:lang w:val="en-CA"/>
          </w:rPr>
          <w:t xml:space="preserve">can </w:t>
        </w:r>
      </w:ins>
      <w:r w:rsidRPr="004F6AC2">
        <w:rPr>
          <w:lang w:val="en-CA"/>
        </w:rPr>
        <w:t>lead</w:t>
      </w:r>
      <w:del w:id="147" w:author="palencar1-pc.cs" w:date="2017-04-05T13:23:00Z">
        <w:r w:rsidRPr="004F6AC2" w:rsidDel="00B05A57">
          <w:rPr>
            <w:lang w:val="en-CA"/>
          </w:rPr>
          <w:delText>s</w:delText>
        </w:r>
      </w:del>
      <w:r w:rsidRPr="004F6AC2">
        <w:rPr>
          <w:lang w:val="en-CA"/>
        </w:rPr>
        <w:t xml:space="preserve"> to a</w:t>
      </w:r>
      <w:ins w:id="148" w:author="palencar1-pc.cs" w:date="2017-04-05T13:24:00Z">
        <w:r w:rsidR="00B05A57">
          <w:rPr>
            <w:lang w:val="en-CA"/>
          </w:rPr>
          <w:t xml:space="preserve"> negative</w:t>
        </w:r>
      </w:ins>
      <w:del w:id="149" w:author="palencar1-pc.cs" w:date="2017-04-05T13:23:00Z">
        <w:r w:rsidRPr="004F6AC2" w:rsidDel="00B05A57">
          <w:rPr>
            <w:lang w:val="en-CA"/>
          </w:rPr>
          <w:delText xml:space="preserve"> bad</w:delText>
        </w:r>
      </w:del>
      <w:r w:rsidRPr="004F6AC2">
        <w:rPr>
          <w:lang w:val="en-CA"/>
        </w:rPr>
        <w:t xml:space="preserve">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w:t>
      </w:r>
      <w:del w:id="150" w:author="palencar1-pc.cs" w:date="2017-04-05T13:24:00Z">
        <w:r w:rsidR="00671A44" w:rsidDel="00B05A57">
          <w:rPr>
            <w:lang w:val="en-CA"/>
          </w:rPr>
          <w:delText>s</w:delText>
        </w:r>
      </w:del>
      <w:r w:rsidR="00671A44">
        <w:rPr>
          <w:lang w:val="en-CA"/>
        </w:rPr>
        <w:t xml:space="preserve"> quality</w:t>
      </w:r>
      <w:r w:rsidR="004D6BDD">
        <w:rPr>
          <w:lang w:val="en-CA"/>
        </w:rPr>
        <w:t xml:space="preserve">, the focus of the current research on </w:t>
      </w:r>
      <w:del w:id="151" w:author="palencar1-pc.cs" w:date="2017-04-05T13:25:00Z">
        <w:r w:rsidR="004D6BDD" w:rsidDel="00B05A57">
          <w:rPr>
            <w:lang w:val="en-CA"/>
          </w:rPr>
          <w:delText xml:space="preserve">the </w:delText>
        </w:r>
      </w:del>
      <w:r w:rsidR="00390006">
        <w:rPr>
          <w:lang w:val="en-CA"/>
        </w:rPr>
        <w:t>R</w:t>
      </w:r>
      <w:ins w:id="152" w:author="palencar1-pc.cs" w:date="2017-04-05T13:25:00Z">
        <w:r w:rsidR="00B05A57">
          <w:rPr>
            <w:lang w:val="en-CA"/>
          </w:rPr>
          <w:t>Ss</w:t>
        </w:r>
      </w:ins>
      <w:del w:id="153" w:author="palencar1-pc.cs" w:date="2017-04-05T13:25:00Z">
        <w:r w:rsidR="00390006" w:rsidDel="00B05A57">
          <w:rPr>
            <w:lang w:val="en-CA"/>
          </w:rPr>
          <w:delText>ecommender System</w:delText>
        </w:r>
      </w:del>
      <w:r w:rsidR="004D6BDD">
        <w:rPr>
          <w:lang w:val="en-CA"/>
        </w:rPr>
        <w:t xml:space="preserve"> has been shifting to </w:t>
      </w:r>
      <w:ins w:id="154" w:author="palencar1-pc.cs" w:date="2017-04-05T13:25:00Z">
        <w:r w:rsidR="00B05A57">
          <w:rPr>
            <w:lang w:val="en-CA"/>
          </w:rPr>
          <w:t>p</w:t>
        </w:r>
      </w:ins>
      <w:del w:id="155" w:author="palencar1-pc.cs" w:date="2017-04-05T13:25:00Z">
        <w:r w:rsidR="004D6BDD" w:rsidDel="00B05A57">
          <w:rPr>
            <w:lang w:val="en-CA"/>
          </w:rPr>
          <w:delText>P</w:delText>
        </w:r>
      </w:del>
      <w:r w:rsidR="004D6BDD">
        <w:rPr>
          <w:lang w:val="en-CA"/>
        </w:rPr>
        <w:t xml:space="preserve">rivacy </w:t>
      </w:r>
      <w:ins w:id="156" w:author="palencar1-pc.cs" w:date="2017-04-05T13:25:00Z">
        <w:r w:rsidR="00B05A57">
          <w:rPr>
            <w:lang w:val="en-CA"/>
          </w:rPr>
          <w:t>p</w:t>
        </w:r>
      </w:ins>
      <w:del w:id="157" w:author="palencar1-pc.cs" w:date="2017-04-05T13:25:00Z">
        <w:r w:rsidR="004D6BDD" w:rsidDel="00B05A57">
          <w:rPr>
            <w:lang w:val="en-CA"/>
          </w:rPr>
          <w:delText>P</w:delText>
        </w:r>
      </w:del>
      <w:r w:rsidR="004D6BDD">
        <w:rPr>
          <w:lang w:val="en-CA"/>
        </w:rPr>
        <w:t>rotection</w:t>
      </w:r>
      <w:r w:rsidR="00805AEA">
        <w:rPr>
          <w:lang w:val="en-CA"/>
        </w:rPr>
        <w:t xml:space="preserve"> [129]</w:t>
      </w:r>
      <w:r w:rsidR="004D6BDD">
        <w:rPr>
          <w:lang w:val="en-CA"/>
        </w:rPr>
        <w:t xml:space="preserve">. Personalization </w:t>
      </w:r>
      <w:r w:rsidR="004D6BDD" w:rsidRPr="004D6BDD">
        <w:rPr>
          <w:lang w:val="en-CA"/>
        </w:rPr>
        <w:t xml:space="preserve">provides </w:t>
      </w:r>
      <w:ins w:id="158" w:author="palencar1-pc.cs" w:date="2017-04-05T13:26:00Z">
        <w:r w:rsidR="00B05A57">
          <w:rPr>
            <w:lang w:val="en-CA"/>
          </w:rPr>
          <w:t xml:space="preserve">convenience in the user experience, </w:t>
        </w:r>
      </w:ins>
      <w:del w:id="159" w:author="palencar1-pc.cs" w:date="2017-04-05T13:26:00Z">
        <w:r w:rsidR="004D6BDD" w:rsidRPr="004D6BDD" w:rsidDel="00B05A57">
          <w:rPr>
            <w:lang w:val="en-CA"/>
          </w:rPr>
          <w:delText>users with conveniences,</w:delText>
        </w:r>
      </w:del>
      <w:r w:rsidR="004D6BDD" w:rsidRPr="004D6BDD">
        <w:rPr>
          <w:lang w:val="en-CA"/>
        </w:rPr>
        <w:t xml:space="preserve">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 xml:space="preserve">privacy, which is a serious concern </w:t>
      </w:r>
      <w:r w:rsidR="004D6BDD" w:rsidRPr="004D6BDD">
        <w:rPr>
          <w:lang w:val="en-CA"/>
        </w:rPr>
        <w:lastRenderedPageBreak/>
        <w:t>for many users, is the</w:t>
      </w:r>
      <w:r w:rsidR="004D6BDD">
        <w:rPr>
          <w:lang w:val="en-CA"/>
        </w:rPr>
        <w:t xml:space="preserve"> </w:t>
      </w:r>
      <w:r w:rsidR="004D6BDD" w:rsidRPr="004D6BDD">
        <w:rPr>
          <w:lang w:val="en-CA"/>
        </w:rPr>
        <w:t xml:space="preserve">price users have to pay for the convenience of </w:t>
      </w:r>
      <w:ins w:id="160" w:author="palencar1-pc.cs" w:date="2017-04-05T13:27:00Z">
        <w:r w:rsidR="00B05A57">
          <w:rPr>
            <w:lang w:val="en-CA"/>
          </w:rPr>
          <w:t xml:space="preserve">RSs can provide </w:t>
        </w:r>
      </w:ins>
      <w:del w:id="161" w:author="palencar1-pc.cs" w:date="2017-04-05T13:27:00Z">
        <w:r w:rsidR="00390006" w:rsidDel="00B05A57">
          <w:rPr>
            <w:lang w:val="en-CA"/>
          </w:rPr>
          <w:delText>Recommender System</w:delText>
        </w:r>
        <w:r w:rsidR="00EC59C4" w:rsidDel="00B05A57">
          <w:rPr>
            <w:lang w:val="en-CA"/>
          </w:rPr>
          <w:delText>s</w:delText>
        </w:r>
      </w:del>
      <w:r w:rsidR="004D6BDD" w:rsidRPr="004D6BDD">
        <w:rPr>
          <w:lang w:val="en-CA"/>
        </w:rPr>
        <w:t xml:space="preserve">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162" w:name="_Toc478091015"/>
      <w:r>
        <w:t>Research Issue</w:t>
      </w:r>
      <w:bookmarkEnd w:id="162"/>
    </w:p>
    <w:p w:rsidR="0097321D" w:rsidRDefault="0097321D" w:rsidP="0097321D">
      <w:pPr>
        <w:pStyle w:val="BodyText"/>
        <w:spacing w:line="480" w:lineRule="auto"/>
      </w:pPr>
      <w:r>
        <w:t xml:space="preserve">Since </w:t>
      </w:r>
      <w:ins w:id="163" w:author="palencar1-pc.cs" w:date="2017-04-05T13:27:00Z">
        <w:r w:rsidR="00B05A57">
          <w:t>a</w:t>
        </w:r>
      </w:ins>
      <w:del w:id="164" w:author="palencar1-pc.cs" w:date="2017-04-05T13:27:00Z">
        <w:r w:rsidDel="00B05A57">
          <w:delText>the</w:delText>
        </w:r>
      </w:del>
      <w:r>
        <w:t xml:space="preserve"> major</w:t>
      </w:r>
      <w:ins w:id="165" w:author="palencar1-pc.cs" w:date="2017-04-05T13:27:00Z">
        <w:r w:rsidR="00B05A57">
          <w:t xml:space="preserve"> </w:t>
        </w:r>
      </w:ins>
      <w:del w:id="166" w:author="palencar1-pc.cs" w:date="2017-04-05T13:27:00Z">
        <w:r w:rsidDel="00B05A57">
          <w:delText>i</w:delText>
        </w:r>
      </w:del>
      <w:del w:id="167" w:author="palencar1-pc.cs" w:date="2017-04-05T13:28:00Z">
        <w:r w:rsidDel="00B05A57">
          <w:delText xml:space="preserve">ty of the </w:delText>
        </w:r>
      </w:del>
      <w:r>
        <w:t xml:space="preserve">focus in the area of </w:t>
      </w:r>
      <w:r w:rsidR="00390006">
        <w:t>R</w:t>
      </w:r>
      <w:ins w:id="168" w:author="palencar1-pc.cs" w:date="2017-04-05T13:28:00Z">
        <w:r w:rsidR="00B05A57">
          <w:t>Ss</w:t>
        </w:r>
      </w:ins>
      <w:del w:id="169" w:author="palencar1-pc.cs" w:date="2017-04-05T13:28:00Z">
        <w:r w:rsidR="00390006" w:rsidDel="00B05A57">
          <w:delText>ecommender System</w:delText>
        </w:r>
        <w:r w:rsidR="00EC59C4" w:rsidDel="00B05A57">
          <w:delText>s</w:delText>
        </w:r>
      </w:del>
      <w:r>
        <w:t xml:space="preserve"> has been </w:t>
      </w:r>
      <w:del w:id="170" w:author="palencar1-pc.cs" w:date="2017-04-05T13:28:00Z">
        <w:r w:rsidDel="00B05A57">
          <w:delText xml:space="preserve">on </w:delText>
        </w:r>
      </w:del>
      <w:r>
        <w:t xml:space="preserve">the improvement of </w:t>
      </w:r>
      <w:ins w:id="171" w:author="palencar1-pc.cs" w:date="2017-04-05T13:28:00Z">
        <w:r w:rsidR="00B05A57">
          <w:t xml:space="preserve">the </w:t>
        </w:r>
      </w:ins>
      <w:r>
        <w:t xml:space="preserve">accuracy of the recommendations generated by the </w:t>
      </w:r>
      <w:r w:rsidR="00390006">
        <w:t>Recommender System</w:t>
      </w:r>
      <w:r>
        <w:t xml:space="preserve">, </w:t>
      </w:r>
      <w:r w:rsidR="00707ED4">
        <w:t xml:space="preserve">there is a lack of </w:t>
      </w:r>
      <w:del w:id="172" w:author="palencar1-pc.cs" w:date="2017-04-05T13:32:00Z">
        <w:r w:rsidR="00707ED4" w:rsidDel="00C82319">
          <w:delText xml:space="preserve">focus on </w:delText>
        </w:r>
      </w:del>
      <w:r w:rsidR="00707ED4">
        <w:t xml:space="preserve">a modelling approach for the </w:t>
      </w:r>
      <w:r w:rsidR="00390006">
        <w:t>R</w:t>
      </w:r>
      <w:ins w:id="173" w:author="palencar1-pc.cs" w:date="2017-04-05T13:32:00Z">
        <w:r w:rsidR="00C82319">
          <w:t>Ss</w:t>
        </w:r>
      </w:ins>
      <w:del w:id="174" w:author="palencar1-pc.cs" w:date="2017-04-05T13:32:00Z">
        <w:r w:rsidR="00390006" w:rsidDel="00C82319">
          <w:delText>ecommender Sys</w:delText>
        </w:r>
      </w:del>
      <w:del w:id="175" w:author="palencar1-pc.cs" w:date="2017-04-05T13:33:00Z">
        <w:r w:rsidR="00390006" w:rsidDel="00C82319">
          <w:delText>tem</w:delText>
        </w:r>
        <w:r w:rsidR="00EC59C4" w:rsidDel="00C82319">
          <w:delText>s</w:delText>
        </w:r>
      </w:del>
      <w:r>
        <w:t xml:space="preserve"> </w:t>
      </w:r>
      <w:ins w:id="176" w:author="palencar1-pc.cs" w:date="2017-04-05T13:33:00Z">
        <w:r w:rsidR="00C82319">
          <w:t>that</w:t>
        </w:r>
      </w:ins>
      <w:del w:id="177" w:author="palencar1-pc.cs" w:date="2017-04-05T13:33:00Z">
        <w:r w:rsidDel="00C82319">
          <w:delText>which</w:delText>
        </w:r>
      </w:del>
      <w:r>
        <w:t xml:space="preserve"> </w:t>
      </w:r>
      <w:ins w:id="178" w:author="palencar1-pc.cs" w:date="2017-04-05T13:36:00Z">
        <w:r w:rsidR="00C82319">
          <w:t xml:space="preserve">takes </w:t>
        </w:r>
      </w:ins>
      <w:ins w:id="179" w:author="palencar1-pc.cs" w:date="2017-04-05T13:37:00Z">
        <w:r w:rsidR="00C82319">
          <w:t xml:space="preserve">into account both </w:t>
        </w:r>
      </w:ins>
      <w:del w:id="180" w:author="palencar1-pc.cs" w:date="2017-04-05T13:36:00Z">
        <w:r w:rsidDel="00C82319">
          <w:delText>take</w:delText>
        </w:r>
      </w:del>
      <w:del w:id="181" w:author="palencar1-pc.cs" w:date="2017-04-05T13:33:00Z">
        <w:r w:rsidDel="00C82319">
          <w:delText>s</w:delText>
        </w:r>
      </w:del>
      <w:del w:id="182" w:author="palencar1-pc.cs" w:date="2017-04-05T13:36:00Z">
        <w:r w:rsidDel="00C82319">
          <w:delText xml:space="preserve"> care of the aspect of upsetting the user by not </w:delText>
        </w:r>
      </w:del>
      <w:del w:id="183" w:author="palencar1-pc.cs" w:date="2017-04-05T13:37:00Z">
        <w:r w:rsidDel="00C82319">
          <w:delText xml:space="preserve">having </w:delText>
        </w:r>
      </w:del>
      <w:r>
        <w:t xml:space="preserve">sufficient knowledge of the user’s context and </w:t>
      </w:r>
      <w:del w:id="184" w:author="palencar1-pc.cs" w:date="2017-04-05T13:37:00Z">
        <w:r w:rsidDel="00C82319">
          <w:delText xml:space="preserve">not taking enough measures to take into account </w:delText>
        </w:r>
      </w:del>
      <w:r>
        <w:t xml:space="preserve">the privacy of the users. A </w:t>
      </w:r>
      <w:r w:rsidR="003D09CD">
        <w:t>novel mode</w:t>
      </w:r>
      <w:r w:rsidR="00707ED4">
        <w:t>l</w:t>
      </w:r>
      <w:del w:id="185" w:author="palencar1-pc.cs" w:date="2017-04-05T13:38:00Z">
        <w:r w:rsidR="00707ED4" w:rsidDel="00C82319">
          <w:delText>ing</w:delText>
        </w:r>
      </w:del>
      <w:r w:rsidR="00707ED4">
        <w:t xml:space="preserve"> </w:t>
      </w:r>
      <w:ins w:id="186" w:author="palencar1-pc.cs" w:date="2017-04-05T13:38:00Z">
        <w:r w:rsidR="00C82319">
          <w:t>of</w:t>
        </w:r>
      </w:ins>
      <w:del w:id="187" w:author="palencar1-pc.cs" w:date="2017-04-05T13:38:00Z">
        <w:r w:rsidR="00707ED4" w:rsidDel="00C82319">
          <w:delText>for</w:delText>
        </w:r>
      </w:del>
      <w:r w:rsidR="00707ED4">
        <w:t xml:space="preserve"> </w:t>
      </w:r>
      <w:del w:id="188" w:author="palencar1-pc.cs" w:date="2017-04-05T13:38:00Z">
        <w:r w:rsidR="00707ED4" w:rsidDel="00C82319">
          <w:delText xml:space="preserve">the </w:delText>
        </w:r>
      </w:del>
      <w:r w:rsidR="00390006">
        <w:t>R</w:t>
      </w:r>
      <w:ins w:id="189" w:author="palencar1-pc.cs" w:date="2017-04-05T13:38:00Z">
        <w:r w:rsidR="00C82319">
          <w:t>Ss</w:t>
        </w:r>
      </w:ins>
      <w:del w:id="190" w:author="palencar1-pc.cs" w:date="2017-04-05T13:38:00Z">
        <w:r w:rsidR="00390006" w:rsidDel="00C82319">
          <w:delText>ecommender System</w:delText>
        </w:r>
        <w:r w:rsidR="00EC59C4" w:rsidDel="00C82319">
          <w:delText>s</w:delText>
        </w:r>
      </w:del>
      <w:r>
        <w:t xml:space="preserve"> </w:t>
      </w:r>
      <w:ins w:id="191" w:author="palencar1-pc.cs" w:date="2017-04-05T13:38:00Z">
        <w:r w:rsidR="00C82319">
          <w:t xml:space="preserve">involving both contextual risk and privacy </w:t>
        </w:r>
      </w:ins>
      <w:r>
        <w:t xml:space="preserve">would make things much easier for domain experts to study and </w:t>
      </w:r>
      <w:ins w:id="192" w:author="palencar1-pc.cs" w:date="2017-04-05T13:39:00Z">
        <w:r w:rsidR="00C82319">
          <w:t xml:space="preserve">advance </w:t>
        </w:r>
      </w:ins>
      <w:del w:id="193" w:author="palencar1-pc.cs" w:date="2017-04-05T13:39:00Z">
        <w:r w:rsidDel="00C82319">
          <w:delText xml:space="preserve">extend the </w:delText>
        </w:r>
      </w:del>
      <w:r>
        <w:t>research in the area of risk</w:t>
      </w:r>
      <w:ins w:id="194" w:author="palencar1-pc.cs" w:date="2017-04-05T13:39:00Z">
        <w:r w:rsidR="00C82319">
          <w:t>-</w:t>
        </w:r>
      </w:ins>
      <w:r>
        <w:t xml:space="preserve"> aware and privacy</w:t>
      </w:r>
      <w:ins w:id="195" w:author="palencar1-pc.cs" w:date="2017-04-05T13:39:00Z">
        <w:r w:rsidR="00C82319">
          <w:t>-</w:t>
        </w:r>
      </w:ins>
      <w:del w:id="196" w:author="palencar1-pc.cs" w:date="2017-04-05T13:39:00Z">
        <w:r w:rsidDel="00C82319">
          <w:delText xml:space="preserve"> </w:delText>
        </w:r>
      </w:del>
      <w:r>
        <w:t xml:space="preserve">preserving </w:t>
      </w:r>
      <w:r w:rsidR="00390006">
        <w:t>R</w:t>
      </w:r>
      <w:ins w:id="197" w:author="palencar1-pc.cs" w:date="2017-04-05T13:39:00Z">
        <w:r w:rsidR="00C82319">
          <w:t>Ss,</w:t>
        </w:r>
      </w:ins>
      <w:del w:id="198" w:author="palencar1-pc.cs" w:date="2017-04-05T13:40:00Z">
        <w:r w:rsidR="00390006" w:rsidDel="00C82319">
          <w:delText>ecommender System</w:delText>
        </w:r>
        <w:r w:rsidR="00EC59C4" w:rsidDel="00C82319">
          <w:delText>s</w:delText>
        </w:r>
        <w:r w:rsidR="00F91E8D" w:rsidDel="00C82319">
          <w:delText xml:space="preserve"> and</w:delText>
        </w:r>
      </w:del>
      <w:r w:rsidR="00F91E8D">
        <w:t xml:space="preserve"> thereby</w:t>
      </w:r>
      <w:r w:rsidR="00752A53">
        <w:t xml:space="preserve"> </w:t>
      </w:r>
      <w:ins w:id="199" w:author="palencar1-pc.cs" w:date="2017-04-05T13:40:00Z">
        <w:r w:rsidR="00C82319">
          <w:t xml:space="preserve">contributing with methods that can produce </w:t>
        </w:r>
      </w:ins>
      <w:ins w:id="200" w:author="palencar1-pc.cs" w:date="2017-04-05T13:41:00Z">
        <w:r w:rsidR="00C82319">
          <w:t>more detailed</w:t>
        </w:r>
      </w:ins>
      <w:del w:id="201" w:author="palencar1-pc.cs" w:date="2017-04-05T13:40:00Z">
        <w:r w:rsidR="00752A53" w:rsidDel="00C82319">
          <w:delText>resulting in</w:delText>
        </w:r>
        <w:r w:rsidR="00F91E8D" w:rsidDel="00C82319">
          <w:delText xml:space="preserve"> better</w:delText>
        </w:r>
      </w:del>
      <w:r w:rsidR="00F91E8D">
        <w:t xml:space="preserve"> design</w:t>
      </w:r>
      <w:ins w:id="202" w:author="palencar1-pc.cs" w:date="2017-04-05T13:41:00Z">
        <w:r w:rsidR="00C82319">
          <w:t>s</w:t>
        </w:r>
      </w:ins>
      <w:r w:rsidR="00F91E8D">
        <w:t xml:space="preserve"> of such systems</w:t>
      </w:r>
      <w:r>
        <w:t>.</w:t>
      </w:r>
    </w:p>
    <w:p w:rsidR="0097321D" w:rsidRDefault="00752A53" w:rsidP="0097321D">
      <w:pPr>
        <w:pStyle w:val="BodyTextFirstIndent"/>
        <w:spacing w:line="480" w:lineRule="auto"/>
        <w:ind w:firstLine="0"/>
      </w:pPr>
      <w:r>
        <w:t>In the past few decades</w:t>
      </w:r>
      <w:ins w:id="203" w:author="palencar1-pc.cs" w:date="2017-04-05T13:41:00Z">
        <w:r w:rsidR="00C82319">
          <w:t>,</w:t>
        </w:r>
      </w:ins>
      <w:r>
        <w:t xml:space="preserve"> collaboration</w:t>
      </w:r>
      <w:r w:rsidR="00F14F1A">
        <w:t xml:space="preserve"> </w:t>
      </w:r>
      <w:r>
        <w:t xml:space="preserve">of multiple teams </w:t>
      </w:r>
      <w:ins w:id="204" w:author="palencar1-pc.cs" w:date="2017-04-05T13:41:00Z">
        <w:r w:rsidR="00C82319">
          <w:t>in</w:t>
        </w:r>
      </w:ins>
      <w:del w:id="205" w:author="palencar1-pc.cs" w:date="2017-04-05T13:41:00Z">
        <w:r w:rsidDel="00C82319">
          <w:delText>for</w:delText>
        </w:r>
      </w:del>
      <w:r>
        <w:t xml:space="preserve"> a large software project has become a usual path for developing large</w:t>
      </w:r>
      <w:ins w:id="206" w:author="palencar1-pc.cs" w:date="2017-04-05T13:42:00Z">
        <w:r w:rsidR="00C82319">
          <w:t>-</w:t>
        </w:r>
      </w:ins>
      <w:del w:id="207" w:author="palencar1-pc.cs" w:date="2017-04-05T13:42:00Z">
        <w:r w:rsidDel="00C82319">
          <w:delText xml:space="preserve"> </w:delText>
        </w:r>
      </w:del>
      <w:r>
        <w:t xml:space="preserve">scale software </w:t>
      </w:r>
      <w:r w:rsidR="00F14F1A">
        <w:t>[15]</w:t>
      </w:r>
      <w:r w:rsidR="0097321D" w:rsidRPr="0097321D">
        <w:t>.</w:t>
      </w:r>
      <w:r>
        <w:t xml:space="preserve"> In spite of </w:t>
      </w:r>
      <w:ins w:id="208" w:author="palencar1-pc.cs" w:date="2017-04-05T13:43:00Z">
        <w:r w:rsidR="00DA29E6">
          <w:t xml:space="preserve">increasing </w:t>
        </w:r>
      </w:ins>
      <w:r>
        <w:t>adoption of collaborative software development</w:t>
      </w:r>
      <w:ins w:id="209" w:author="palencar1-pc.cs" w:date="2017-04-05T13:44:00Z">
        <w:r w:rsidR="00DA29E6">
          <w:t>,</w:t>
        </w:r>
      </w:ins>
      <w:r>
        <w:t xml:space="preserve"> there is </w:t>
      </w:r>
      <w:del w:id="210" w:author="palencar1-pc.cs" w:date="2017-04-05T13:44:00Z">
        <w:r w:rsidDel="00DA29E6">
          <w:delText>a</w:delText>
        </w:r>
        <w:r w:rsidR="00EC2F21" w:rsidDel="00DA29E6">
          <w:delText xml:space="preserve"> </w:delText>
        </w:r>
      </w:del>
      <w:r w:rsidR="00EC2F21">
        <w:t xml:space="preserve">scope </w:t>
      </w:r>
      <w:ins w:id="211" w:author="palencar1-pc.cs" w:date="2017-04-05T13:44:00Z">
        <w:r w:rsidR="00DA29E6">
          <w:t>for</w:t>
        </w:r>
      </w:ins>
      <w:del w:id="212" w:author="palencar1-pc.cs" w:date="2017-04-05T13:44:00Z">
        <w:r w:rsidR="00EC2F21" w:rsidDel="00DA29E6">
          <w:delText>of</w:delText>
        </w:r>
      </w:del>
      <w:r w:rsidR="00EC2F21">
        <w:t xml:space="preserve"> a</w:t>
      </w:r>
      <w:r>
        <w:t xml:space="preserve"> lot of improvement</w:t>
      </w:r>
      <w:ins w:id="213" w:author="palencar1-pc.cs" w:date="2017-04-05T13:44:00Z">
        <w:r w:rsidR="00DA29E6">
          <w:t>s</w:t>
        </w:r>
      </w:ins>
      <w:r>
        <w:t xml:space="preserve"> to </w:t>
      </w:r>
      <w:ins w:id="214" w:author="palencar1-pc.cs" w:date="2017-04-05T13:44:00Z">
        <w:r w:rsidR="00DA29E6">
          <w:t xml:space="preserve">fill the gap </w:t>
        </w:r>
      </w:ins>
      <w:del w:id="215" w:author="palencar1-pc.cs" w:date="2017-04-05T13:44:00Z">
        <w:r w:rsidDel="00DA29E6">
          <w:delText>be done</w:delText>
        </w:r>
        <w:r w:rsidDel="00DA29E6">
          <w:rPr>
            <w:szCs w:val="22"/>
          </w:rPr>
          <w:delText xml:space="preserve"> </w:delText>
        </w:r>
      </w:del>
      <w:r>
        <w:rPr>
          <w:szCs w:val="22"/>
        </w:rPr>
        <w:t xml:space="preserve">between what is needed and what has been provided today </w:t>
      </w:r>
      <w:ins w:id="216" w:author="palencar1-pc.cs" w:date="2017-04-05T13:44:00Z">
        <w:r w:rsidR="00DA29E6">
          <w:rPr>
            <w:szCs w:val="22"/>
          </w:rPr>
          <w:t>as</w:t>
        </w:r>
      </w:ins>
      <w:del w:id="217" w:author="palencar1-pc.cs" w:date="2017-04-05T13:44:00Z">
        <w:r w:rsidDel="00DA29E6">
          <w:rPr>
            <w:szCs w:val="22"/>
          </w:rPr>
          <w:delText>and because</w:delText>
        </w:r>
      </w:del>
      <w:r>
        <w:rPr>
          <w:szCs w:val="22"/>
        </w:rPr>
        <w:t xml:space="preserve"> the software development landscape </w:t>
      </w:r>
      <w:del w:id="218" w:author="palencar1-pc.cs" w:date="2017-04-05T13:45:00Z">
        <w:r w:rsidDel="00DA29E6">
          <w:rPr>
            <w:szCs w:val="22"/>
          </w:rPr>
          <w:delText xml:space="preserve">is </w:delText>
        </w:r>
      </w:del>
      <w:r>
        <w:rPr>
          <w:szCs w:val="22"/>
        </w:rPr>
        <w:t>chang</w:t>
      </w:r>
      <w:ins w:id="219" w:author="palencar1-pc.cs" w:date="2017-04-05T13:45:00Z">
        <w:r w:rsidR="00DA29E6">
          <w:rPr>
            <w:szCs w:val="22"/>
          </w:rPr>
          <w:t>es</w:t>
        </w:r>
      </w:ins>
      <w:del w:id="220" w:author="palencar1-pc.cs" w:date="2017-04-05T13:45:00Z">
        <w:r w:rsidDel="00DA29E6">
          <w:rPr>
            <w:szCs w:val="22"/>
          </w:rPr>
          <w:delText>ing</w:delText>
        </w:r>
      </w:del>
      <w:r>
        <w:rPr>
          <w:szCs w:val="22"/>
        </w:rPr>
        <w:t xml:space="preserve"> rapidly. </w:t>
      </w:r>
      <w:r w:rsidR="0097321D" w:rsidRPr="0097321D">
        <w:t xml:space="preserve"> </w:t>
      </w:r>
      <w:r w:rsidR="001A16BC">
        <w:t>Multi-</w:t>
      </w:r>
      <w:ins w:id="221" w:author="palencar1-pc.cs" w:date="2017-04-05T13:45:00Z">
        <w:r w:rsidR="00BA6F45">
          <w:t>a</w:t>
        </w:r>
      </w:ins>
      <w:del w:id="222" w:author="palencar1-pc.cs" w:date="2017-04-05T13:45:00Z">
        <w:r w:rsidR="001A16BC" w:rsidDel="00BA6F45">
          <w:delText>A</w:delText>
        </w:r>
      </w:del>
      <w:r w:rsidR="001A16BC">
        <w:t xml:space="preserve">gent software development </w:t>
      </w:r>
      <w:ins w:id="223" w:author="palencar1-pc.cs" w:date="2017-04-05T13:48:00Z">
        <w:r w:rsidR="00BA6F45">
          <w:t xml:space="preserve">has emerged </w:t>
        </w:r>
      </w:ins>
      <w:del w:id="224" w:author="palencar1-pc.cs" w:date="2017-04-05T13:48:00Z">
        <w:r w:rsidR="001A16BC" w:rsidDel="00BA6F45">
          <w:delText xml:space="preserve">is </w:delText>
        </w:r>
      </w:del>
      <w:del w:id="225" w:author="palencar1-pc.cs" w:date="2017-04-05T13:46:00Z">
        <w:r w:rsidR="001A16BC" w:rsidDel="00BA6F45">
          <w:delText xml:space="preserve">being utilized </w:delText>
        </w:r>
      </w:del>
      <w:r w:rsidR="001A16BC">
        <w:t xml:space="preserve">as a way to develop software by </w:t>
      </w:r>
      <w:ins w:id="226" w:author="palencar1-pc.cs" w:date="2017-04-05T13:46:00Z">
        <w:r w:rsidR="00BA6F45">
          <w:t xml:space="preserve">considering </w:t>
        </w:r>
      </w:ins>
      <w:del w:id="227" w:author="palencar1-pc.cs" w:date="2017-04-05T13:46:00Z">
        <w:r w:rsidR="001A16BC" w:rsidDel="00BA6F45">
          <w:delText xml:space="preserve">working on </w:delText>
        </w:r>
      </w:del>
      <w:ins w:id="228" w:author="palencar1-pc.cs" w:date="2017-04-05T13:46:00Z">
        <w:r w:rsidR="00BA6F45">
          <w:t xml:space="preserve">the </w:t>
        </w:r>
      </w:ins>
      <w:r w:rsidR="001A16BC">
        <w:t>different aspect</w:t>
      </w:r>
      <w:ins w:id="229" w:author="palencar1-pc.cs" w:date="2017-04-05T13:46:00Z">
        <w:r w:rsidR="00BA6F45">
          <w:t>s</w:t>
        </w:r>
      </w:ins>
      <w:r w:rsidR="001A16BC">
        <w:t xml:space="preserve"> of a software system as separate agents</w:t>
      </w:r>
      <w:ins w:id="230" w:author="palencar1-pc.cs" w:date="2017-04-05T13:46:00Z">
        <w:r w:rsidR="00BA6F45">
          <w:t xml:space="preserve"> that </w:t>
        </w:r>
      </w:ins>
      <w:del w:id="231" w:author="palencar1-pc.cs" w:date="2017-04-05T13:47:00Z">
        <w:r w:rsidR="001A16BC" w:rsidDel="00BA6F45">
          <w:delText xml:space="preserve">, </w:delText>
        </w:r>
      </w:del>
      <w:r w:rsidR="001A16BC">
        <w:t xml:space="preserve">working in coherence to achieve the </w:t>
      </w:r>
      <w:ins w:id="232" w:author="palencar1-pc.cs" w:date="2017-04-05T13:47:00Z">
        <w:r w:rsidR="00BA6F45">
          <w:t xml:space="preserve">overall goal </w:t>
        </w:r>
      </w:ins>
      <w:del w:id="233" w:author="palencar1-pc.cs" w:date="2017-04-05T13:47:00Z">
        <w:r w:rsidR="001A16BC" w:rsidDel="00BA6F45">
          <w:delText xml:space="preserve">objective </w:delText>
        </w:r>
      </w:del>
      <w:r w:rsidR="001A16BC">
        <w:t xml:space="preserve">of the system. </w:t>
      </w:r>
      <w:ins w:id="234" w:author="palencar1-pc.cs" w:date="2017-04-05T13:48:00Z">
        <w:r w:rsidR="00BA6F45">
          <w:t xml:space="preserve">However, </w:t>
        </w:r>
      </w:ins>
      <w:ins w:id="235" w:author="palencar1-pc.cs" w:date="2017-04-05T13:49:00Z">
        <w:r w:rsidR="00BA6F45">
          <w:t xml:space="preserve"> </w:t>
        </w:r>
      </w:ins>
      <w:ins w:id="236" w:author="palencar1-pc.cs" w:date="2017-04-05T13:50:00Z">
        <w:r w:rsidR="00BA6F45">
          <w:t xml:space="preserve">although the area of multi-agent systems has experienced much growth in the last decade, there is still a need for </w:t>
        </w:r>
      </w:ins>
      <w:ins w:id="237" w:author="palencar1-pc.cs" w:date="2017-04-05T13:48:00Z">
        <w:r w:rsidR="00BA6F45">
          <w:t xml:space="preserve">multi-agent </w:t>
        </w:r>
      </w:ins>
      <w:ins w:id="238" w:author="palencar1-pc.cs" w:date="2017-04-05T13:49:00Z">
        <w:r w:rsidR="00BA6F45">
          <w:t xml:space="preserve">approaches that supports both </w:t>
        </w:r>
      </w:ins>
      <w:ins w:id="239" w:author="palencar1-pc.cs" w:date="2017-04-05T13:50:00Z">
        <w:r w:rsidR="00BA6F45">
          <w:t xml:space="preserve">context-aware and privacy-preserving mechanism </w:t>
        </w:r>
      </w:ins>
      <w:del w:id="240" w:author="palencar1-pc.cs" w:date="2017-04-05T13:51:00Z">
        <w:r w:rsidR="001A16BC" w:rsidDel="00BA6F45">
          <w:delText>But a multi-agent approach to risk-aware and privacy protection is much scarce</w:delText>
        </w:r>
        <w:r w:rsidR="00852EC8" w:rsidDel="00BA6F45">
          <w:delText xml:space="preserve"> </w:delText>
        </w:r>
      </w:del>
      <w:r w:rsidR="00852EC8">
        <w:t>[18]</w:t>
      </w:r>
      <w:r w:rsidR="001A16BC">
        <w:t>.</w:t>
      </w:r>
    </w:p>
    <w:p w:rsidR="000C23EE" w:rsidDel="00D22F7C" w:rsidRDefault="007F5FDF" w:rsidP="0097321D">
      <w:pPr>
        <w:pStyle w:val="BodyTextFirstIndent"/>
        <w:spacing w:line="480" w:lineRule="auto"/>
        <w:ind w:firstLine="0"/>
        <w:rPr>
          <w:del w:id="241" w:author="palencar1-pc.cs" w:date="2017-04-05T13:52:00Z"/>
        </w:rPr>
      </w:pPr>
      <w:del w:id="242" w:author="palencar1-pc.cs" w:date="2017-04-05T13:52:00Z">
        <w:r w:rsidDel="00D22F7C">
          <w:lastRenderedPageBreak/>
          <w:delText>Since, m</w:delText>
        </w:r>
        <w:r w:rsidR="000B4664" w:rsidDel="00D22F7C">
          <w:delText xml:space="preserve">ost of the current research is focused on evaluating </w:delText>
        </w:r>
        <w:r w:rsidR="00390006" w:rsidDel="00D22F7C">
          <w:delText>Recommender System</w:delText>
        </w:r>
        <w:r w:rsidR="000B4664" w:rsidDel="00D22F7C">
          <w:delText xml:space="preserve"> in terms of the accuracy of the results produced by such systems. There needs to be</w:delText>
        </w:r>
        <w:r w:rsidR="00737515" w:rsidDel="00D22F7C">
          <w:delText xml:space="preserve"> a discussion on a</w:delText>
        </w:r>
        <w:r w:rsidR="00AE29B9" w:rsidDel="00D22F7C">
          <w:delText xml:space="preserve"> unifying universal</w:delText>
        </w:r>
        <w:r w:rsidR="000B4664" w:rsidDel="00D22F7C">
          <w:delText xml:space="preserve"> a way to evaluate a </w:delText>
        </w:r>
        <w:r w:rsidR="00944D64" w:rsidDel="00D22F7C">
          <w:delText>model</w:delText>
        </w:r>
        <w:r w:rsidR="000B4664" w:rsidDel="00D22F7C">
          <w:delText xml:space="preserve"> of a </w:delText>
        </w:r>
        <w:r w:rsidR="00390006" w:rsidDel="00D22F7C">
          <w:delText>Recommender System</w:delText>
        </w:r>
        <w:r w:rsidR="000B4664" w:rsidDel="00D22F7C">
          <w:delText>, not just on the accuracy of the underlying algorithm but also on the features it contains to enhance the user experience such as use</w:delText>
        </w:r>
        <w:r w:rsidR="00737515" w:rsidDel="00D22F7C">
          <w:delText>r</w:delText>
        </w:r>
        <w:r w:rsidR="000B4664" w:rsidDel="00D22F7C">
          <w:delText>’s intention, context and also the privacy of the data that is used to produce recommendations.</w:delText>
        </w:r>
      </w:del>
    </w:p>
    <w:p w:rsidR="000C23EE" w:rsidRDefault="000C23EE" w:rsidP="000C23EE">
      <w:pPr>
        <w:pStyle w:val="Heading2"/>
      </w:pPr>
      <w:bookmarkStart w:id="243" w:name="_Toc478091016"/>
      <w:r>
        <w:t>Thesis Statemen</w:t>
      </w:r>
      <w:r w:rsidR="00B86052">
        <w:t>t</w:t>
      </w:r>
      <w:bookmarkEnd w:id="243"/>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 xml:space="preserve">system model of </w:t>
      </w:r>
      <w:del w:id="244" w:author="palencar1-pc.cs" w:date="2017-04-05T13:52:00Z">
        <w:r w:rsidDel="00D22F7C">
          <w:delText xml:space="preserve">a </w:delText>
        </w:r>
      </w:del>
      <w:r w:rsidR="00390006">
        <w:t>R</w:t>
      </w:r>
      <w:ins w:id="245" w:author="palencar1-pc.cs" w:date="2017-04-05T13:52:00Z">
        <w:r w:rsidR="00D22F7C">
          <w:t>Ss</w:t>
        </w:r>
      </w:ins>
      <w:del w:id="246" w:author="palencar1-pc.cs" w:date="2017-04-05T13:52:00Z">
        <w:r w:rsidR="00390006" w:rsidDel="00D22F7C">
          <w:delText>ecommender System</w:delText>
        </w:r>
      </w:del>
      <w:r w:rsidR="00F6591E">
        <w:t xml:space="preserve"> by</w:t>
      </w:r>
      <w:r>
        <w:t xml:space="preserve"> </w:t>
      </w:r>
      <w:r w:rsidR="00F6591E">
        <w:t>i</w:t>
      </w:r>
      <w:r w:rsidR="00F6591E" w:rsidRPr="001A654C">
        <w:t>ntroducing both privacy and risk-related abstractions into traditional</w:t>
      </w:r>
      <w:r w:rsidR="00F6591E">
        <w:t xml:space="preserve"> </w:t>
      </w:r>
      <w:r w:rsidR="00E16ADE">
        <w:t>r</w:t>
      </w:r>
      <w:r w:rsidR="00390006">
        <w:t xml:space="preserve">ecommender </w:t>
      </w:r>
      <w:r w:rsidR="00E16ADE">
        <w:t>s</w:t>
      </w:r>
      <w:r w:rsidR="00390006">
        <w:t>ystem</w:t>
      </w:r>
      <w:r w:rsidR="00E16ADE">
        <w:t xml:space="preserve">s. The model can </w:t>
      </w:r>
      <w:r w:rsidR="00F6591E" w:rsidRPr="001A654C">
        <w:t>support designing these systems when privacy and</w:t>
      </w:r>
      <w:r w:rsidR="00DC7264" w:rsidRPr="001A654C">
        <w:t> contextual</w:t>
      </w:r>
      <w:r w:rsidR="00F6591E" w:rsidRPr="001A654C">
        <w:t xml:space="preserve"> risk </w:t>
      </w:r>
      <w:ins w:id="247" w:author="palencar1-pc.cs" w:date="2017-04-05T13:52:00Z">
        <w:r w:rsidR="00D22F7C">
          <w:t>related to</w:t>
        </w:r>
      </w:ins>
      <w:del w:id="248" w:author="palencar1-pc.cs" w:date="2017-04-05T13:52:00Z">
        <w:r w:rsidR="00F6591E" w:rsidRPr="001A654C" w:rsidDel="00D22F7C">
          <w:delText>involving</w:delText>
        </w:r>
      </w:del>
      <w:r w:rsidR="00F6591E" w:rsidRPr="001A654C">
        <w:t xml:space="preserve"> user data and information needs to be taken </w:t>
      </w:r>
      <w:r w:rsidR="00F6591E">
        <w:t>into account</w:t>
      </w:r>
      <w:r w:rsidR="00E16ADE">
        <w:t xml:space="preserve">. The applicability of the approach is illustrated </w:t>
      </w:r>
      <w:r w:rsidR="00DC7264">
        <w:t xml:space="preserve">by a case study </w:t>
      </w:r>
      <w:r w:rsidR="00E16ADE">
        <w:t xml:space="preserve">involving </w:t>
      </w:r>
      <w:r w:rsidR="00DC7264">
        <w:t xml:space="preserve">a job </w:t>
      </w:r>
      <w:r w:rsidR="00E16ADE">
        <w:t>r</w:t>
      </w:r>
      <w:r w:rsidR="00390006">
        <w:t xml:space="preserve">ecommender </w:t>
      </w:r>
      <w:r w:rsidR="00E16ADE">
        <w:t>s</w:t>
      </w:r>
      <w:r w:rsidR="00390006">
        <w:t>ystem</w:t>
      </w:r>
      <w:r w:rsidR="00DC7264">
        <w:t xml:space="preserve"> </w:t>
      </w:r>
      <w:r w:rsidR="00E16ADE">
        <w:t xml:space="preserve">in which the general design model is instantiated to represent the required domain-specific abstractions. </w:t>
      </w:r>
    </w:p>
    <w:p w:rsidR="000C23EE" w:rsidRPr="000C23EE" w:rsidRDefault="00F73466" w:rsidP="000C23EE">
      <w:pPr>
        <w:pStyle w:val="Heading2"/>
        <w:spacing w:line="480" w:lineRule="auto"/>
      </w:pPr>
      <w:bookmarkStart w:id="249" w:name="_Toc478091017"/>
      <w:r>
        <w:t>Major Contributions</w:t>
      </w:r>
      <w:bookmarkEnd w:id="249"/>
    </w:p>
    <w:p w:rsidR="00651ADD" w:rsidRDefault="002E7E82" w:rsidP="00651ADD">
      <w:pPr>
        <w:pStyle w:val="BodyTextFirstIndent"/>
        <w:spacing w:line="480" w:lineRule="auto"/>
        <w:ind w:firstLine="0"/>
      </w:pPr>
      <w:r>
        <w:t>This research focus</w:t>
      </w:r>
      <w:del w:id="250" w:author="palencar1-pc.cs" w:date="2017-04-05T13:53:00Z">
        <w:r w:rsidDel="00797743">
          <w:delText>s</w:delText>
        </w:r>
      </w:del>
      <w:r>
        <w:t>es</w:t>
      </w:r>
      <w:r w:rsidR="00822687">
        <w:t xml:space="preserve"> </w:t>
      </w:r>
      <w:del w:id="251" w:author="palencar1-pc.cs" w:date="2017-04-05T13:53:00Z">
        <w:r w:rsidR="00822687" w:rsidDel="00797743">
          <w:delText xml:space="preserve">the </w:delText>
        </w:r>
      </w:del>
      <w:ins w:id="252" w:author="palencar1-pc.cs" w:date="2017-04-05T13:53:00Z">
        <w:r w:rsidR="00797743">
          <w:t xml:space="preserve">on the </w:t>
        </w:r>
      </w:ins>
      <w:r w:rsidR="00822687">
        <w:t>importance of the</w:t>
      </w:r>
      <w:r>
        <w:t xml:space="preserve"> privacy and the risk aspect</w:t>
      </w:r>
      <w:ins w:id="253" w:author="palencar1-pc.cs" w:date="2017-04-05T13:53:00Z">
        <w:r w:rsidR="00797743">
          <w:t>s</w:t>
        </w:r>
      </w:ins>
      <w:r>
        <w:t xml:space="preserve"> of the </w:t>
      </w:r>
      <w:r w:rsidR="00390006">
        <w:t>Recommender System</w:t>
      </w:r>
      <w:r w:rsidR="00EC59C4">
        <w:t>s</w:t>
      </w:r>
      <w:ins w:id="254" w:author="palencar1-pc.cs" w:date="2017-04-05T13:53:00Z">
        <w:r w:rsidR="00797743">
          <w:t xml:space="preserve">, that is, </w:t>
        </w:r>
        <w:r w:rsidR="00BD42F8">
          <w:t xml:space="preserve">on how much a RS </w:t>
        </w:r>
      </w:ins>
      <w:del w:id="255" w:author="palencar1-pc.cs" w:date="2017-04-05T13:54:00Z">
        <w:r w:rsidDel="00BD42F8">
          <w:delText xml:space="preserve"> i.e. how much a </w:delText>
        </w:r>
        <w:r w:rsidR="00390006" w:rsidDel="00BD42F8">
          <w:delText>Recommender System</w:delText>
        </w:r>
        <w:r w:rsidDel="00BD42F8">
          <w:delText xml:space="preserve"> </w:delText>
        </w:r>
      </w:del>
      <w:r>
        <w:t>safeguard</w:t>
      </w:r>
      <w:r w:rsidR="001B756B">
        <w:t>s</w:t>
      </w:r>
      <w:r>
        <w:t xml:space="preserve"> users’ privacy and also </w:t>
      </w:r>
      <w:ins w:id="256" w:author="palencar1-pc.cs" w:date="2017-04-05T13:54:00Z">
        <w:r w:rsidR="00BD42F8">
          <w:t xml:space="preserve">on </w:t>
        </w:r>
      </w:ins>
      <w:r>
        <w:t xml:space="preserve">how a </w:t>
      </w:r>
      <w:ins w:id="257" w:author="palencar1-pc.cs" w:date="2017-04-05T13:54:00Z">
        <w:r w:rsidR="00BD42F8">
          <w:t xml:space="preserve">RS addresses contextual risks. </w:t>
        </w:r>
      </w:ins>
      <w:del w:id="258" w:author="palencar1-pc.cs" w:date="2017-04-05T13:55:00Z">
        <w:r w:rsidR="00390006" w:rsidDel="00BD42F8">
          <w:delText>Recommender System</w:delText>
        </w:r>
        <w:r w:rsidDel="00BD42F8">
          <w:delText xml:space="preserve"> utilizes the contextual data of a user in order to benefit the owner of the information as well as other users of the </w:delText>
        </w:r>
        <w:r w:rsidR="00390006" w:rsidDel="00BD42F8">
          <w:delText>Recommender System</w:delText>
        </w:r>
        <w:r w:rsidDel="00BD42F8">
          <w:delText>.</w:delText>
        </w:r>
      </w:del>
    </w:p>
    <w:p w:rsidR="001B756B" w:rsidRDefault="002E7E82" w:rsidP="00651ADD">
      <w:pPr>
        <w:pStyle w:val="BodyTextFirstIndent"/>
        <w:spacing w:line="480" w:lineRule="auto"/>
        <w:ind w:firstLine="0"/>
      </w:pPr>
      <w:r>
        <w:t xml:space="preserve">The approach utilizes </w:t>
      </w:r>
      <w:ins w:id="259" w:author="palencar1-pc.cs" w:date="2017-04-05T13:55:00Z">
        <w:r w:rsidR="00BD42F8">
          <w:t xml:space="preserve">a </w:t>
        </w:r>
      </w:ins>
      <w:r>
        <w:t xml:space="preserve">multi-agent system </w:t>
      </w:r>
      <w:ins w:id="260" w:author="palencar1-pc.cs" w:date="2017-04-05T13:55:00Z">
        <w:r w:rsidR="00BD42F8">
          <w:t>model</w:t>
        </w:r>
      </w:ins>
      <w:del w:id="261" w:author="palencar1-pc.cs" w:date="2017-04-05T13:55:00Z">
        <w:r w:rsidDel="00BD42F8">
          <w:delText>description</w:delText>
        </w:r>
      </w:del>
      <w:r>
        <w:t xml:space="preserve"> </w:t>
      </w:r>
      <w:ins w:id="262" w:author="palencar1-pc.cs" w:date="2017-04-05T13:55:00Z">
        <w:r w:rsidR="00BD42F8">
          <w:t xml:space="preserve">that divides the system into </w:t>
        </w:r>
      </w:ins>
      <w:del w:id="263" w:author="palencar1-pc.cs" w:date="2017-04-05T13:56:00Z">
        <w:r w:rsidDel="00BD42F8">
          <w:delText xml:space="preserve">in a sense that the designers of the </w:delText>
        </w:r>
        <w:r w:rsidR="00390006" w:rsidDel="00BD42F8">
          <w:delText>Recommender System</w:delText>
        </w:r>
        <w:r w:rsidR="00EC59C4" w:rsidDel="00BD42F8">
          <w:delText>s</w:delText>
        </w:r>
        <w:r w:rsidDel="00BD42F8">
          <w:delText xml:space="preserve"> can focus on </w:delText>
        </w:r>
      </w:del>
      <w:r>
        <w:t xml:space="preserve">individual </w:t>
      </w:r>
      <w:r w:rsidR="00376BD8">
        <w:t>units</w:t>
      </w:r>
      <w:r>
        <w:t xml:space="preserve">. This breakdown of the </w:t>
      </w:r>
      <w:r w:rsidR="00390006">
        <w:t>Recommender System</w:t>
      </w:r>
      <w:r>
        <w:t xml:space="preserve"> into small individual units enables </w:t>
      </w:r>
      <w:del w:id="264" w:author="palencar1-pc.cs" w:date="2017-04-05T13:56:00Z">
        <w:r w:rsidDel="00BD42F8">
          <w:delText>fast and fault tolerant development of the system.</w:delText>
        </w:r>
        <w:r w:rsidR="001441CA" w:rsidDel="00BD42F8">
          <w:delText xml:space="preserve"> It enables </w:delText>
        </w:r>
      </w:del>
      <w:r w:rsidR="001441CA">
        <w:t xml:space="preserve">the designers of the </w:t>
      </w:r>
      <w:r w:rsidR="00390006">
        <w:t>R</w:t>
      </w:r>
      <w:ins w:id="265" w:author="palencar1-pc.cs" w:date="2017-04-05T13:56:00Z">
        <w:r w:rsidR="00BD42F8">
          <w:t>S</w:t>
        </w:r>
      </w:ins>
      <w:del w:id="266" w:author="palencar1-pc.cs" w:date="2017-04-05T13:56:00Z">
        <w:r w:rsidR="00390006" w:rsidDel="00BD42F8">
          <w:delText>ecommender System</w:delText>
        </w:r>
      </w:del>
      <w:r w:rsidR="001441CA">
        <w:t xml:space="preserve"> to </w:t>
      </w:r>
      <w:ins w:id="267" w:author="palencar1-pc.cs" w:date="2017-04-05T13:59:00Z">
        <w:r w:rsidR="00FA1BB8">
          <w:t xml:space="preserve">focus on </w:t>
        </w:r>
      </w:ins>
      <w:del w:id="268" w:author="palencar1-pc.cs" w:date="2017-04-05T13:57:00Z">
        <w:r w:rsidR="001441CA" w:rsidDel="00A32079">
          <w:delText xml:space="preserve">be aware of the </w:delText>
        </w:r>
      </w:del>
      <w:r w:rsidR="001441CA">
        <w:t xml:space="preserve">each of the </w:t>
      </w:r>
      <w:r w:rsidR="001441CA">
        <w:lastRenderedPageBreak/>
        <w:t xml:space="preserve">small objectives that must be accomplished by the </w:t>
      </w:r>
      <w:del w:id="269" w:author="palencar1-pc.cs" w:date="2017-04-05T13:59:00Z">
        <w:r w:rsidR="00376BD8" w:rsidDel="00FA1BB8">
          <w:delText xml:space="preserve">each </w:delText>
        </w:r>
      </w:del>
      <w:r w:rsidR="00376BD8">
        <w:t xml:space="preserve">individual units in order to fulfil the </w:t>
      </w:r>
      <w:ins w:id="270" w:author="palencar1-pc.cs" w:date="2017-04-05T13:59:00Z">
        <w:r w:rsidR="00FA1BB8">
          <w:t xml:space="preserve">overall </w:t>
        </w:r>
      </w:ins>
      <w:r w:rsidR="00376BD8">
        <w:t>objective of the entire system.</w:t>
      </w:r>
    </w:p>
    <w:p w:rsidR="001B756B" w:rsidRDefault="00173A23" w:rsidP="00651ADD">
      <w:pPr>
        <w:pStyle w:val="BodyTextFirstIndent"/>
        <w:spacing w:line="480" w:lineRule="auto"/>
        <w:ind w:firstLine="0"/>
      </w:pPr>
      <w:r>
        <w:t xml:space="preserve">This approach combines </w:t>
      </w:r>
      <w:del w:id="271" w:author="palencar1-pc.cs" w:date="2017-04-05T14:00:00Z">
        <w:r w:rsidDel="00A75027">
          <w:delText xml:space="preserve">the </w:delText>
        </w:r>
      </w:del>
      <w:r>
        <w:t xml:space="preserve">two existing research areas within </w:t>
      </w:r>
      <w:del w:id="272" w:author="palencar1-pc.cs" w:date="2017-04-05T14:00:00Z">
        <w:r w:rsidDel="00A75027">
          <w:delText xml:space="preserve">the </w:delText>
        </w:r>
      </w:del>
      <w:ins w:id="273" w:author="palencar1-pc.cs" w:date="2017-04-05T14:00:00Z">
        <w:r w:rsidR="00A75027">
          <w:t>RSs</w:t>
        </w:r>
      </w:ins>
      <w:del w:id="274" w:author="palencar1-pc.cs" w:date="2017-04-05T14:00:00Z">
        <w:r w:rsidR="00390006" w:rsidDel="00A75027">
          <w:delText>Recommender System</w:delText>
        </w:r>
        <w:r w:rsidR="00EC59C4" w:rsidDel="00A75027">
          <w:delText>s</w:delText>
        </w:r>
      </w:del>
      <w:ins w:id="275" w:author="palencar1-pc.cs" w:date="2017-04-05T14:00:00Z">
        <w:r w:rsidR="00A75027">
          <w:t>,</w:t>
        </w:r>
      </w:ins>
      <w:r>
        <w:t xml:space="preserve"> i.e. risk and privacy</w:t>
      </w:r>
      <w:ins w:id="276" w:author="palencar1-pc.cs" w:date="2017-04-05T14:00:00Z">
        <w:r w:rsidR="00A75027">
          <w:t>,</w:t>
        </w:r>
      </w:ins>
      <w:r>
        <w:t xml:space="preserve"> into a </w:t>
      </w:r>
      <w:ins w:id="277" w:author="palencar1-pc.cs" w:date="2017-04-05T14:01:00Z">
        <w:r w:rsidR="00A75027">
          <w:t xml:space="preserve">unified </w:t>
        </w:r>
      </w:ins>
      <w:r>
        <w:t xml:space="preserve">system model. </w:t>
      </w:r>
      <w:ins w:id="278" w:author="palencar1-pc.cs" w:date="2017-04-05T14:01:00Z">
        <w:r w:rsidR="00A75027">
          <w:t xml:space="preserve">As part of this </w:t>
        </w:r>
      </w:ins>
      <w:del w:id="279" w:author="palencar1-pc.cs" w:date="2017-04-05T14:01:00Z">
        <w:r w:rsidDel="00A75027">
          <w:delText xml:space="preserve">Towards the end of this </w:delText>
        </w:r>
      </w:del>
      <w:r>
        <w:t xml:space="preserve">thesis, a sample case study </w:t>
      </w:r>
      <w:ins w:id="280" w:author="palencar1-pc.cs" w:date="2017-04-05T14:01:00Z">
        <w:r w:rsidR="00A75027">
          <w:t>that illustrates the applicability of the proposed</w:t>
        </w:r>
      </w:ins>
      <w:ins w:id="281" w:author="palencar1-pc.cs" w:date="2017-04-05T14:02:00Z">
        <w:r w:rsidR="00A75027">
          <w:t xml:space="preserve"> in the filed of job recommender systems</w:t>
        </w:r>
      </w:ins>
      <w:ins w:id="282" w:author="palencar1-pc.cs" w:date="2017-04-05T14:01:00Z">
        <w:r w:rsidR="00A75027">
          <w:t xml:space="preserve"> </w:t>
        </w:r>
      </w:ins>
      <w:del w:id="283" w:author="palencar1-pc.cs" w:date="2017-04-05T14:01:00Z">
        <w:r w:rsidDel="00A75027">
          <w:delText xml:space="preserve">of this </w:delText>
        </w:r>
      </w:del>
      <w:r>
        <w:t>approach is also provide</w:t>
      </w:r>
      <w:ins w:id="284" w:author="palencar1-pc.cs" w:date="2017-04-05T14:01:00Z">
        <w:r w:rsidR="00A75027">
          <w:t>d</w:t>
        </w:r>
      </w:ins>
      <w:del w:id="285" w:author="palencar1-pc.cs" w:date="2017-04-05T14:01:00Z">
        <w:r w:rsidDel="00A75027">
          <w:delText>s</w:delText>
        </w:r>
      </w:del>
      <w:ins w:id="286" w:author="palencar1-pc.cs" w:date="2017-04-05T14:02:00Z">
        <w:r w:rsidR="00A75027">
          <w:t>.</w:t>
        </w:r>
      </w:ins>
      <w:del w:id="287" w:author="palencar1-pc.cs" w:date="2017-04-05T14:02:00Z">
        <w:r w:rsidDel="00A75027">
          <w:delText xml:space="preserve"> in the field of job </w:delText>
        </w:r>
        <w:r w:rsidR="00390006" w:rsidDel="00A75027">
          <w:delText>Recommender System</w:delText>
        </w:r>
        <w:r w:rsidR="00EC59C4" w:rsidDel="00A75027">
          <w:delText>s</w:delText>
        </w:r>
        <w:r w:rsidDel="00A75027">
          <w:delText>.</w:delText>
        </w:r>
      </w:del>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288" w:name="_Toc478091018"/>
      <w:r>
        <w:t>Thesis Organization</w:t>
      </w:r>
      <w:bookmarkEnd w:id="288"/>
    </w:p>
    <w:p w:rsidR="00053287" w:rsidRDefault="00053287" w:rsidP="00866177">
      <w:pPr>
        <w:pStyle w:val="BodyText"/>
        <w:spacing w:line="480" w:lineRule="auto"/>
      </w:pPr>
      <w:r>
        <w:t>The thesis is divided into three parts</w:t>
      </w:r>
      <w:r w:rsidR="009E6FB5">
        <w:t>. The first part</w:t>
      </w:r>
      <w:r w:rsidR="00B27CA9">
        <w:t xml:space="preserve"> </w:t>
      </w:r>
      <w:ins w:id="289" w:author="palencar1-pc.cs" w:date="2017-04-05T14:02:00Z">
        <w:r w:rsidR="00BD3054">
          <w:t xml:space="preserve">introduces </w:t>
        </w:r>
      </w:ins>
      <w:del w:id="290" w:author="palencar1-pc.cs" w:date="2017-04-05T14:02:00Z">
        <w:r w:rsidR="00B27CA9" w:rsidDel="00BD3054">
          <w:delText>is the</w:delText>
        </w:r>
        <w:r w:rsidR="009E6FB5" w:rsidDel="00BD3054">
          <w:delText xml:space="preserve"> </w:delText>
        </w:r>
        <w:r w:rsidR="00B95478" w:rsidDel="00BD3054">
          <w:delText xml:space="preserve">introduction of </w:delText>
        </w:r>
      </w:del>
      <w:r w:rsidR="00B95478">
        <w:t>the</w:t>
      </w:r>
      <w:r w:rsidR="009E6FB5">
        <w:t xml:space="preserve"> problem</w:t>
      </w:r>
      <w:r w:rsidR="004551D0">
        <w:t xml:space="preserve"> </w:t>
      </w:r>
      <w:r w:rsidR="009E6FB5">
        <w:t>addressed</w:t>
      </w:r>
      <w:r w:rsidR="00B95478">
        <w:t xml:space="preserve"> in th</w:t>
      </w:r>
      <w:ins w:id="291" w:author="palencar1-pc.cs" w:date="2017-04-05T14:03:00Z">
        <w:r w:rsidR="00BD3054">
          <w:t>e thesis</w:t>
        </w:r>
      </w:ins>
      <w:del w:id="292" w:author="palencar1-pc.cs" w:date="2017-04-05T14:03:00Z">
        <w:r w:rsidR="00B95478" w:rsidDel="00BD3054">
          <w:delText>is paper</w:delText>
        </w:r>
      </w:del>
      <w:r w:rsidR="009E6FB5">
        <w:t xml:space="preserve">, along with a survey of the </w:t>
      </w:r>
      <w:ins w:id="293" w:author="palencar1-pc.cs" w:date="2017-04-05T14:03:00Z">
        <w:r w:rsidR="00BD3054">
          <w:t xml:space="preserve">RSs </w:t>
        </w:r>
      </w:ins>
      <w:del w:id="294" w:author="palencar1-pc.cs" w:date="2017-04-05T14:03:00Z">
        <w:r w:rsidR="00390006" w:rsidDel="00BD3054">
          <w:delText>Recommender System</w:delText>
        </w:r>
        <w:r w:rsidR="00EC59C4" w:rsidDel="00BD3054">
          <w:delText>s</w:delText>
        </w:r>
        <w:r w:rsidR="009E6FB5" w:rsidDel="00BD3054">
          <w:delText xml:space="preserve"> </w:delText>
        </w:r>
      </w:del>
      <w:r w:rsidR="009E6FB5">
        <w:t>field</w:t>
      </w:r>
      <w:r>
        <w:t xml:space="preserve"> </w:t>
      </w:r>
      <w:ins w:id="295" w:author="palencar1-pc.cs" w:date="2017-04-05T14:03:00Z">
        <w:r w:rsidR="00BD3054">
          <w:t xml:space="preserve">that covers both risk and privacy </w:t>
        </w:r>
      </w:ins>
      <w:del w:id="296" w:author="palencar1-pc.cs" w:date="2017-04-05T14:03:00Z">
        <w:r w:rsidR="00B27CA9" w:rsidDel="00BD3054">
          <w:delText>which</w:delText>
        </w:r>
        <w:r w:rsidDel="00BD3054">
          <w:delText xml:space="preserve"> brings into light </w:delText>
        </w:r>
        <w:r w:rsidR="0078257A" w:rsidDel="00BD3054">
          <w:delText xml:space="preserve">the </w:delText>
        </w:r>
        <w:r w:rsidDel="00BD3054">
          <w:delText xml:space="preserve">risk and privacy </w:delText>
        </w:r>
      </w:del>
      <w:r>
        <w:t>issues</w:t>
      </w:r>
      <w:r w:rsidR="009E6FB5">
        <w:t xml:space="preserve">, </w:t>
      </w:r>
      <w:ins w:id="297" w:author="palencar1-pc.cs" w:date="2017-04-05T14:04:00Z">
        <w:r w:rsidR="00E968C9">
          <w:t xml:space="preserve">two fundamental concepts upon which this thesis is </w:t>
        </w:r>
      </w:ins>
      <w:del w:id="298" w:author="palencar1-pc.cs" w:date="2017-04-05T14:04:00Z">
        <w:r w:rsidR="009E6FB5" w:rsidDel="00E968C9">
          <w:delText>where this</w:delText>
        </w:r>
        <w:r w:rsidDel="00E968C9">
          <w:delText xml:space="preserve"> </w:delText>
        </w:r>
        <w:r w:rsidR="009E6FB5" w:rsidDel="00E968C9">
          <w:delText xml:space="preserve">thesis is </w:delText>
        </w:r>
      </w:del>
      <w:r w:rsidR="009E6FB5">
        <w:t>framed. The seco</w:t>
      </w:r>
      <w:r w:rsidR="0078257A">
        <w:t xml:space="preserve">nd part describes </w:t>
      </w:r>
      <w:del w:id="299" w:author="palencar1-pc.cs" w:date="2017-04-05T14:04:00Z">
        <w:r w:rsidR="0078257A" w:rsidDel="00597FE2">
          <w:delText xml:space="preserve">the </w:delText>
        </w:r>
      </w:del>
      <w:r w:rsidR="0078257A">
        <w:t xml:space="preserve">related work in the </w:t>
      </w:r>
      <w:r w:rsidR="00390006">
        <w:t>R</w:t>
      </w:r>
      <w:ins w:id="300" w:author="palencar1-pc.cs" w:date="2017-04-05T14:04:00Z">
        <w:r w:rsidR="00597FE2">
          <w:t>Ss</w:t>
        </w:r>
      </w:ins>
      <w:del w:id="301" w:author="palencar1-pc.cs" w:date="2017-04-05T14:04:00Z">
        <w:r w:rsidR="00390006" w:rsidDel="00597FE2">
          <w:delText>ecommender System</w:delText>
        </w:r>
        <w:r w:rsidR="00EC59C4" w:rsidDel="00597FE2">
          <w:delText>s</w:delText>
        </w:r>
      </w:del>
      <w:r w:rsidR="009E6FB5">
        <w:t xml:space="preserve"> literature and provides an analysis of the </w:t>
      </w:r>
      <w:ins w:id="302" w:author="palencar1-pc.cs" w:date="2017-04-05T14:04:00Z">
        <w:r w:rsidR="00597FE2">
          <w:t xml:space="preserve">related </w:t>
        </w:r>
      </w:ins>
      <w:r w:rsidR="009E6FB5">
        <w:t>design alternatives</w:t>
      </w:r>
      <w:r>
        <w:t xml:space="preserve"> </w:t>
      </w:r>
      <w:r w:rsidR="009E6FB5">
        <w:t>and statistical biases</w:t>
      </w:r>
      <w:del w:id="303" w:author="palencar1-pc.cs" w:date="2017-04-05T14:05:00Z">
        <w:r w:rsidR="009E6FB5" w:rsidDel="00597FE2">
          <w:delText xml:space="preserve"> that may arise</w:delText>
        </w:r>
      </w:del>
      <w:r w:rsidR="009E6FB5">
        <w:t>.</w:t>
      </w:r>
      <w:r w:rsidR="0078257A">
        <w:t xml:space="preserve"> It also provides a detailed discussion of the proposed approach to solve the </w:t>
      </w:r>
      <w:ins w:id="304" w:author="palencar1-pc.cs" w:date="2017-04-05T14:06:00Z">
        <w:r w:rsidR="00597FE2">
          <w:t xml:space="preserve">identified </w:t>
        </w:r>
      </w:ins>
      <w:r w:rsidR="0078257A">
        <w:t xml:space="preserve">issues </w:t>
      </w:r>
      <w:ins w:id="305" w:author="palencar1-pc.cs" w:date="2017-04-05T14:06:00Z">
        <w:r w:rsidR="00597FE2">
          <w:t xml:space="preserve">related to </w:t>
        </w:r>
      </w:ins>
      <w:del w:id="306" w:author="palencar1-pc.cs" w:date="2017-04-05T14:06:00Z">
        <w:r w:rsidR="0078257A" w:rsidDel="00597FE2">
          <w:delText xml:space="preserve">with the </w:delText>
        </w:r>
      </w:del>
      <w:r w:rsidR="0078257A">
        <w:t>existing</w:t>
      </w:r>
      <w:r w:rsidR="00374477">
        <w:t xml:space="preserve"> multi-agent</w:t>
      </w:r>
      <w:r w:rsidR="0078257A">
        <w:t xml:space="preserve"> </w:t>
      </w:r>
      <w:r w:rsidR="00944D64">
        <w:t>model</w:t>
      </w:r>
      <w:r w:rsidR="0078257A">
        <w:t>s</w:t>
      </w:r>
      <w:del w:id="307" w:author="palencar1-pc.cs" w:date="2017-04-05T14:07:00Z">
        <w:r w:rsidR="00374477" w:rsidDel="00597FE2">
          <w:delText xml:space="preserve"> and </w:delText>
        </w:r>
      </w:del>
      <w:ins w:id="308" w:author="palencar1-pc.cs" w:date="2017-04-05T14:07:00Z">
        <w:r w:rsidR="00597FE2">
          <w:t xml:space="preserve"> </w:t>
        </w:r>
      </w:ins>
      <w:del w:id="309" w:author="palencar1-pc.cs" w:date="2017-04-05T14:07:00Z">
        <w:r w:rsidR="00374477" w:rsidDel="00597FE2">
          <w:delText>implementing those models for the</w:delText>
        </w:r>
        <w:r w:rsidR="0078257A" w:rsidDel="00597FE2">
          <w:delText xml:space="preserve"> </w:delText>
        </w:r>
        <w:r w:rsidR="00390006" w:rsidDel="00597FE2">
          <w:delText>Recommender System</w:delText>
        </w:r>
        <w:r w:rsidR="00D85B76" w:rsidDel="00597FE2">
          <w:delText>s</w:delText>
        </w:r>
        <w:r w:rsidR="009E6FB5" w:rsidDel="00597FE2">
          <w:delText>.</w:delText>
        </w:r>
      </w:del>
      <w:r w:rsidR="0078257A">
        <w:t xml:space="preserve"> Towards the end of this part</w:t>
      </w:r>
      <w:ins w:id="310" w:author="palencar1-pc.cs" w:date="2017-04-05T14:07:00Z">
        <w:r w:rsidR="00597FE2">
          <w:t>,</w:t>
        </w:r>
      </w:ins>
      <w:r w:rsidR="0078257A">
        <w:t xml:space="preserve"> a brief case study </w:t>
      </w:r>
      <w:ins w:id="311" w:author="palencar1-pc.cs" w:date="2017-04-05T14:10:00Z">
        <w:r w:rsidR="00597FE2">
          <w:t>is pr</w:t>
        </w:r>
      </w:ins>
      <w:ins w:id="312" w:author="palencar1-pc.cs" w:date="2017-04-05T14:11:00Z">
        <w:r w:rsidR="00597FE2">
          <w:t>ovided</w:t>
        </w:r>
      </w:ins>
      <w:ins w:id="313" w:author="palencar1-pc.cs" w:date="2017-04-05T14:10:00Z">
        <w:r w:rsidR="00597FE2">
          <w:t>, in which the proposed multi-agent model is used to model a job recommender system.</w:t>
        </w:r>
      </w:ins>
      <w:del w:id="314" w:author="palencar1-pc.cs" w:date="2017-04-05T14:08:00Z">
        <w:r w:rsidR="0078257A" w:rsidDel="00597FE2">
          <w:delText xml:space="preserve">of this </w:delText>
        </w:r>
        <w:r w:rsidR="00944D64" w:rsidDel="00597FE2">
          <w:delText>model</w:delText>
        </w:r>
        <w:r w:rsidR="0078257A" w:rsidDel="00597FE2">
          <w:delText xml:space="preserve"> is show in</w:delText>
        </w:r>
        <w:r w:rsidR="00947EAA" w:rsidDel="00597FE2">
          <w:delText xml:space="preserve"> the </w:delText>
        </w:r>
      </w:del>
      <w:del w:id="315" w:author="palencar1-pc.cs" w:date="2017-04-05T14:11:00Z">
        <w:r w:rsidR="00947EAA" w:rsidDel="00597FE2">
          <w:delText>field</w:delText>
        </w:r>
        <w:r w:rsidR="0078257A" w:rsidDel="00597FE2">
          <w:delText xml:space="preserve"> of </w:delText>
        </w:r>
        <w:r w:rsidR="00B95478" w:rsidDel="00597FE2">
          <w:delText xml:space="preserve">job </w:delText>
        </w:r>
      </w:del>
      <w:del w:id="316" w:author="palencar1-pc.cs" w:date="2017-04-05T14:08:00Z">
        <w:r w:rsidR="00390006" w:rsidDel="00597FE2">
          <w:delText>Recommender System</w:delText>
        </w:r>
        <w:r w:rsidR="00EC59C4" w:rsidDel="00597FE2">
          <w:delText>s</w:delText>
        </w:r>
        <w:r w:rsidR="00194BD5" w:rsidDel="00597FE2">
          <w:delText>.</w:delText>
        </w:r>
      </w:del>
      <w:r w:rsidR="00194BD5">
        <w:t xml:space="preserve"> The</w:t>
      </w:r>
      <w:r w:rsidR="0078257A">
        <w:t xml:space="preserve"> </w:t>
      </w:r>
      <w:ins w:id="317" w:author="palencar1-pc.cs" w:date="2017-04-05T14:09:00Z">
        <w:r w:rsidR="00597FE2">
          <w:t xml:space="preserve">final </w:t>
        </w:r>
      </w:ins>
      <w:del w:id="318" w:author="palencar1-pc.cs" w:date="2017-04-05T14:09:00Z">
        <w:r w:rsidR="0078257A" w:rsidDel="00597FE2">
          <w:delText xml:space="preserve">last </w:delText>
        </w:r>
      </w:del>
      <w:r w:rsidR="0078257A">
        <w:t xml:space="preserve">part </w:t>
      </w:r>
      <w:ins w:id="319" w:author="palencar1-pc.cs" w:date="2017-04-05T14:09:00Z">
        <w:r w:rsidR="00597FE2">
          <w:t xml:space="preserve">of the thesis </w:t>
        </w:r>
      </w:ins>
      <w:r w:rsidR="0078257A">
        <w:t xml:space="preserve">describes </w:t>
      </w:r>
      <w:ins w:id="320" w:author="palencar1-pc.cs" w:date="2017-04-05T14:11:00Z">
        <w:r w:rsidR="00597FE2">
          <w:t xml:space="preserve">conclusions and future work that </w:t>
        </w:r>
      </w:ins>
      <w:del w:id="321" w:author="palencar1-pc.cs" w:date="2017-04-05T14:11:00Z">
        <w:r w:rsidR="0078257A" w:rsidDel="00597FE2">
          <w:delText xml:space="preserve">the work to </w:delText>
        </w:r>
      </w:del>
      <w:ins w:id="322" w:author="palencar1-pc.cs" w:date="2017-04-05T14:11:00Z">
        <w:r w:rsidR="00597FE2">
          <w:t xml:space="preserve">can </w:t>
        </w:r>
      </w:ins>
      <w:r w:rsidR="0078257A">
        <w:t xml:space="preserve">be done </w:t>
      </w:r>
      <w:del w:id="323" w:author="palencar1-pc.cs" w:date="2017-04-05T14:11:00Z">
        <w:r w:rsidR="0078257A" w:rsidDel="00597FE2">
          <w:delText xml:space="preserve">in the future </w:delText>
        </w:r>
      </w:del>
      <w:r w:rsidR="0078257A">
        <w:t>to extend th</w:t>
      </w:r>
      <w:ins w:id="324" w:author="palencar1-pc.cs" w:date="2017-04-05T14:12:00Z">
        <w:r w:rsidR="00597FE2">
          <w:t>e</w:t>
        </w:r>
      </w:ins>
      <w:del w:id="325" w:author="palencar1-pc.cs" w:date="2017-04-05T14:12:00Z">
        <w:r w:rsidR="0078257A" w:rsidDel="00597FE2">
          <w:delText>is</w:delText>
        </w:r>
      </w:del>
      <w:r w:rsidR="0078257A">
        <w:t xml:space="preserve"> </w:t>
      </w:r>
      <w:ins w:id="326" w:author="palencar1-pc.cs" w:date="2017-04-05T14:12:00Z">
        <w:r w:rsidR="00597FE2">
          <w:t xml:space="preserve">proposed </w:t>
        </w:r>
      </w:ins>
      <w:r w:rsidR="00B95478">
        <w:t>system</w:t>
      </w:r>
      <w:r w:rsidR="0078257A">
        <w:t xml:space="preserve"> model.</w:t>
      </w:r>
      <w:r w:rsidR="001F040B">
        <w:t xml:space="preserve"> In the Appendix</w:t>
      </w:r>
      <w:ins w:id="327" w:author="palencar1-pc.cs" w:date="2017-04-05T14:12:00Z">
        <w:r w:rsidR="00597FE2">
          <w:t>,</w:t>
        </w:r>
      </w:ins>
      <w:r w:rsidR="00A26054">
        <w:t xml:space="preserve"> a </w:t>
      </w:r>
      <w:ins w:id="328" w:author="palencar1-pc.cs" w:date="2017-04-05T14:12:00Z">
        <w:r w:rsidR="00597FE2">
          <w:t xml:space="preserve">preliminary evaluation method for RSs based both the privacy and risk dimensions is discussed. </w:t>
        </w:r>
      </w:ins>
      <w:del w:id="329" w:author="palencar1-pc.cs" w:date="2017-04-05T14:13:00Z">
        <w:r w:rsidR="00A26054" w:rsidDel="00597FE2">
          <w:delText xml:space="preserve">possible evaluation model for </w:delText>
        </w:r>
        <w:r w:rsidR="00390006" w:rsidDel="00597FE2">
          <w:delText>Recommender System</w:delText>
        </w:r>
        <w:r w:rsidR="00EC59C4" w:rsidDel="00597FE2">
          <w:delText>s</w:delText>
        </w:r>
        <w:r w:rsidR="00A26054" w:rsidDel="00597FE2">
          <w:delText xml:space="preserve"> based on model based approach has been discussed.</w:delText>
        </w:r>
      </w:del>
    </w:p>
    <w:p w:rsidR="009E6FB5" w:rsidRDefault="009E6FB5" w:rsidP="00866177">
      <w:pPr>
        <w:pStyle w:val="BodyText"/>
        <w:spacing w:line="480" w:lineRule="auto"/>
      </w:pPr>
      <w:r>
        <w:t>In more detail, the content</w:t>
      </w:r>
      <w:del w:id="330" w:author="palencar1-pc.cs" w:date="2017-04-05T14:13:00Z">
        <w:r w:rsidDel="00597FE2">
          <w:delText>s</w:delText>
        </w:r>
      </w:del>
      <w:r>
        <w:t xml:space="preserve"> of this thesis </w:t>
      </w:r>
      <w:ins w:id="331" w:author="palencar1-pc.cs" w:date="2017-04-05T14:13:00Z">
        <w:r w:rsidR="00597FE2">
          <w:t xml:space="preserve">is </w:t>
        </w:r>
      </w:ins>
      <w:del w:id="332" w:author="palencar1-pc.cs" w:date="2017-04-05T14:13:00Z">
        <w:r w:rsidDel="00597FE2">
          <w:delText xml:space="preserve">are </w:delText>
        </w:r>
      </w:del>
      <w:ins w:id="333" w:author="palencar1-pc.cs" w:date="2017-04-05T14:13:00Z">
        <w:r w:rsidR="006036DB">
          <w:t xml:space="preserve">organized </w:t>
        </w:r>
      </w:ins>
      <w:del w:id="334" w:author="palencar1-pc.cs" w:date="2017-04-05T14:13:00Z">
        <w:r w:rsidDel="006036DB">
          <w:delText>di</w:delText>
        </w:r>
      </w:del>
      <w:del w:id="335" w:author="palencar1-pc.cs" w:date="2017-04-05T14:14:00Z">
        <w:r w:rsidDel="006036DB">
          <w:delText xml:space="preserve">stributed </w:delText>
        </w:r>
      </w:del>
      <w:r>
        <w:t>as follows:</w:t>
      </w:r>
    </w:p>
    <w:p w:rsidR="009E6FB5" w:rsidRPr="009D14E1" w:rsidRDefault="009E6FB5" w:rsidP="00866177">
      <w:pPr>
        <w:pStyle w:val="BodyText"/>
        <w:spacing w:line="480" w:lineRule="auto"/>
        <w:rPr>
          <w:b/>
          <w:sz w:val="24"/>
        </w:rPr>
      </w:pPr>
      <w:r w:rsidRPr="009D14E1">
        <w:rPr>
          <w:b/>
          <w:sz w:val="24"/>
        </w:rPr>
        <w:lastRenderedPageBreak/>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390006">
        <w:t>R</w:t>
      </w:r>
      <w:ins w:id="336" w:author="palencar1-pc.cs" w:date="2017-04-05T14:14:00Z">
        <w:r w:rsidR="00A80A85">
          <w:t>S</w:t>
        </w:r>
      </w:ins>
      <w:del w:id="337" w:author="palencar1-pc.cs" w:date="2017-04-05T14:14:00Z">
        <w:r w:rsidR="00390006" w:rsidDel="00A80A85">
          <w:delText>ecommender System</w:delText>
        </w:r>
      </w:del>
      <w:r w:rsidR="00284155">
        <w:t xml:space="preserve"> </w:t>
      </w:r>
      <w:ins w:id="338" w:author="palencar1-pc.cs" w:date="2017-04-05T14:14:00Z">
        <w:r w:rsidR="00A80A85">
          <w:t>is</w:t>
        </w:r>
      </w:ins>
      <w:del w:id="339" w:author="palencar1-pc.cs" w:date="2017-04-05T14:14:00Z">
        <w:r w:rsidR="00284155" w:rsidDel="00A80A85">
          <w:delText>has been</w:delText>
        </w:r>
      </w:del>
      <w:r w:rsidR="00284155">
        <w:t xml:space="preserve"> provided</w:t>
      </w:r>
      <w:ins w:id="340" w:author="palencar1-pc.cs" w:date="2017-04-05T14:14:00Z">
        <w:r w:rsidR="00A80A85">
          <w:t>,</w:t>
        </w:r>
      </w:ins>
      <w:r w:rsidR="00284155">
        <w:t xml:space="preserve"> followed by the </w:t>
      </w:r>
      <w:r w:rsidR="009B19CB">
        <w:t xml:space="preserve">description of the issues </w:t>
      </w:r>
      <w:ins w:id="341" w:author="palencar1-pc.cs" w:date="2017-04-05T14:14:00Z">
        <w:r w:rsidR="00A80A85">
          <w:t xml:space="preserve">currently faced by </w:t>
        </w:r>
      </w:ins>
      <w:del w:id="342" w:author="palencar1-pc.cs" w:date="2017-04-05T14:15:00Z">
        <w:r w:rsidR="009B19CB" w:rsidDel="00A80A85">
          <w:delText>encountered with the current approach</w:delText>
        </w:r>
        <w:r w:rsidR="00284155" w:rsidDel="00A80A85">
          <w:delText xml:space="preserve"> by the </w:delText>
        </w:r>
      </w:del>
      <w:r w:rsidR="00284155">
        <w:t>researcher</w:t>
      </w:r>
      <w:ins w:id="343" w:author="palencar1-pc.cs" w:date="2017-04-05T14:15:00Z">
        <w:r w:rsidR="00A80A85">
          <w:t>s</w:t>
        </w:r>
      </w:ins>
      <w:r w:rsidR="00284155">
        <w:t xml:space="preserve"> and </w:t>
      </w:r>
      <w:del w:id="344" w:author="palencar1-pc.cs" w:date="2017-04-05T14:15:00Z">
        <w:r w:rsidR="00284155" w:rsidDel="00A80A85">
          <w:delText xml:space="preserve">the </w:delText>
        </w:r>
      </w:del>
      <w:r w:rsidR="00284155">
        <w:t xml:space="preserve">domain experts </w:t>
      </w:r>
      <w:ins w:id="345" w:author="palencar1-pc.cs" w:date="2017-04-05T14:15:00Z">
        <w:r w:rsidR="00A80A85">
          <w:t>in the area of RSs.</w:t>
        </w:r>
      </w:ins>
      <w:del w:id="346" w:author="palencar1-pc.cs" w:date="2017-04-05T14:15:00Z">
        <w:r w:rsidR="00284155" w:rsidDel="00A80A85">
          <w:delText xml:space="preserve">regarding the </w:delText>
        </w:r>
        <w:r w:rsidR="00390006" w:rsidDel="00A80A85">
          <w:delText>Recommender System</w:delText>
        </w:r>
        <w:r w:rsidR="00EC59C4" w:rsidDel="00A80A85">
          <w:delText>s</w:delText>
        </w:r>
        <w:r w:rsidR="00284155" w:rsidDel="00A80A85">
          <w:delText>.</w:delText>
        </w:r>
      </w:del>
      <w:r w:rsidR="00B86052">
        <w:t xml:space="preserve"> </w:t>
      </w:r>
      <w:ins w:id="347" w:author="palencar1-pc.cs" w:date="2017-04-05T14:15:00Z">
        <w:r w:rsidR="00A80A85">
          <w:t>A</w:t>
        </w:r>
      </w:ins>
      <w:del w:id="348" w:author="palencar1-pc.cs" w:date="2017-04-05T14:15:00Z">
        <w:r w:rsidR="00B86052" w:rsidDel="00A80A85">
          <w:delText>The</w:delText>
        </w:r>
      </w:del>
      <w:r w:rsidR="00B86052">
        <w:t xml:space="preserve"> thesis statement is then provided to give an idea of what this </w:t>
      </w:r>
      <w:ins w:id="349" w:author="palencar1-pc.cs" w:date="2017-04-05T14:16:00Z">
        <w:r w:rsidR="00A80A85">
          <w:t>thesis</w:t>
        </w:r>
      </w:ins>
      <w:del w:id="350" w:author="palencar1-pc.cs" w:date="2017-04-05T14:16:00Z">
        <w:r w:rsidR="00B86052" w:rsidDel="00A80A85">
          <w:delText>paper</w:delText>
        </w:r>
      </w:del>
      <w:r w:rsidR="00B86052">
        <w:t xml:space="preserve"> is trying to achieve. This is followed by </w:t>
      </w:r>
      <w:ins w:id="351" w:author="palencar1-pc.cs" w:date="2017-04-05T14:16:00Z">
        <w:r w:rsidR="00A80A85">
          <w:t xml:space="preserve">the description of the </w:t>
        </w:r>
      </w:ins>
      <w:del w:id="352" w:author="palencar1-pc.cs" w:date="2017-04-05T14:16:00Z">
        <w:r w:rsidR="00B86052" w:rsidDel="00A80A85">
          <w:delText xml:space="preserve">listing out some of the </w:delText>
        </w:r>
      </w:del>
      <w:r w:rsidR="00B86052">
        <w:t>major contributions of th</w:t>
      </w:r>
      <w:ins w:id="353" w:author="palencar1-pc.cs" w:date="2017-04-05T14:17:00Z">
        <w:r w:rsidR="00A80A85">
          <w:t>e thesis.</w:t>
        </w:r>
      </w:ins>
      <w:del w:id="354" w:author="palencar1-pc.cs" w:date="2017-04-05T14:17:00Z">
        <w:r w:rsidR="00B86052" w:rsidDel="00A80A85">
          <w:delText>is paper.</w:delText>
        </w:r>
      </w:del>
    </w:p>
    <w:p w:rsidR="008E229D" w:rsidRPr="008E229D" w:rsidRDefault="009E6FB5" w:rsidP="000E1D9F">
      <w:pPr>
        <w:pStyle w:val="BodyText"/>
        <w:spacing w:line="480" w:lineRule="auto"/>
      </w:pPr>
      <w:r w:rsidRPr="009D14E1">
        <w:rPr>
          <w:b/>
        </w:rPr>
        <w:t>Chapter 2</w:t>
      </w:r>
      <w:r>
        <w:t xml:space="preserve"> provides an overview of the state of the art in </w:t>
      </w:r>
      <w:r w:rsidR="004328E8">
        <w:t xml:space="preserve">the </w:t>
      </w:r>
      <w:ins w:id="355" w:author="palencar1-pc.cs" w:date="2017-04-05T14:18:00Z">
        <w:r w:rsidR="001E1358">
          <w:t>area of RSs</w:t>
        </w:r>
      </w:ins>
      <w:del w:id="356" w:author="palencar1-pc.cs" w:date="2017-04-05T14:18:00Z">
        <w:r w:rsidR="00390006" w:rsidDel="001E1358">
          <w:delText>Recommender System</w:delText>
        </w:r>
        <w:r w:rsidR="00EC59C4" w:rsidDel="001E1358">
          <w:delText>s</w:delText>
        </w:r>
      </w:del>
      <w:r>
        <w:t>,</w:t>
      </w:r>
      <w:r w:rsidR="009D14E1">
        <w:t xml:space="preserve"> </w:t>
      </w:r>
      <w:ins w:id="357" w:author="palencar1-pc.cs" w:date="2017-04-05T14:18:00Z">
        <w:r w:rsidR="001E1358">
          <w:t xml:space="preserve">which includes </w:t>
        </w:r>
      </w:ins>
      <w:del w:id="358" w:author="palencar1-pc.cs" w:date="2017-04-05T14:18:00Z">
        <w:r w:rsidDel="001E1358">
          <w:delText xml:space="preserve">considering </w:delText>
        </w:r>
      </w:del>
      <w:r>
        <w:t>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w:t>
      </w:r>
      <w:del w:id="359" w:author="palencar1-pc.cs" w:date="2017-04-05T14:19:00Z">
        <w:r w:rsidR="005E263F" w:rsidDel="001E1358">
          <w:delText xml:space="preserve">the </w:delText>
        </w:r>
      </w:del>
      <w:r w:rsidR="005E263F">
        <w:t xml:space="preserve">risk and privacy issues in the </w:t>
      </w:r>
      <w:r w:rsidR="00390006">
        <w:t>R</w:t>
      </w:r>
      <w:ins w:id="360" w:author="palencar1-pc.cs" w:date="2017-04-05T14:19:00Z">
        <w:r w:rsidR="001E1358">
          <w:t>Ss</w:t>
        </w:r>
      </w:ins>
      <w:del w:id="361" w:author="palencar1-pc.cs" w:date="2017-04-05T14:19:00Z">
        <w:r w:rsidR="00390006" w:rsidDel="001E1358">
          <w:delText>ecommender System</w:delText>
        </w:r>
        <w:r w:rsidR="00EC59C4" w:rsidDel="001E1358">
          <w:delText>s</w:delText>
        </w:r>
      </w:del>
      <w:ins w:id="362" w:author="palencar1-pc.cs" w:date="2017-04-05T14:19:00Z">
        <w:r w:rsidR="001E1358">
          <w:t xml:space="preserve">, and </w:t>
        </w:r>
      </w:ins>
      <w:del w:id="363" w:author="palencar1-pc.cs" w:date="2017-04-05T14:19:00Z">
        <w:r w:rsidR="005E263F" w:rsidDel="001E1358">
          <w:delText>.</w:delText>
        </w:r>
        <w:r w:rsidR="0097337B" w:rsidDel="001E1358">
          <w:delText xml:space="preserve"> </w:delText>
        </w:r>
        <w:r w:rsidR="008E229D" w:rsidDel="001E1358">
          <w:delText>And</w:delText>
        </w:r>
      </w:del>
      <w:r w:rsidR="008E229D">
        <w:t xml:space="preserve"> how these issues arise</w:t>
      </w:r>
      <w:del w:id="364" w:author="palencar1-pc.cs" w:date="2017-04-05T14:19:00Z">
        <w:r w:rsidR="008E229D" w:rsidDel="001E1358">
          <w:delText>s</w:delText>
        </w:r>
      </w:del>
      <w:r w:rsidR="008E229D">
        <w:t xml:space="preserve"> in </w:t>
      </w:r>
      <w:ins w:id="365" w:author="palencar1-pc.cs" w:date="2017-04-05T14:19:00Z">
        <w:r w:rsidR="001E1358">
          <w:t xml:space="preserve">these systems in </w:t>
        </w:r>
      </w:ins>
      <w:r w:rsidR="008E229D">
        <w:t>the first place</w:t>
      </w:r>
      <w:del w:id="366" w:author="palencar1-pc.cs" w:date="2017-04-05T14:20:00Z">
        <w:r w:rsidR="008E229D" w:rsidDel="001E1358">
          <w:delText xml:space="preserve"> in such systems</w:delText>
        </w:r>
      </w:del>
      <w:r w:rsidR="008E229D">
        <w:t xml:space="preserve">. The discussion is carried forward with the description of the some of the mitigating techniques that can be used to address </w:t>
      </w:r>
      <w:ins w:id="367" w:author="palencar1-pc.cs" w:date="2017-04-05T14:20:00Z">
        <w:r w:rsidR="001E1358">
          <w:t>some of the identified issues.</w:t>
        </w:r>
      </w:ins>
      <w:del w:id="368" w:author="palencar1-pc.cs" w:date="2017-04-05T14:20:00Z">
        <w:r w:rsidR="008E229D" w:rsidDel="001E1358">
          <w:delText>this problem.</w:delText>
        </w:r>
      </w:del>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ins w:id="369" w:author="palencar1-pc.cs" w:date="2017-04-05T14:20:00Z">
        <w:r w:rsidR="00A84CD5">
          <w:t>describes</w:t>
        </w:r>
      </w:ins>
      <w:del w:id="370" w:author="palencar1-pc.cs" w:date="2017-04-05T14:20:00Z">
        <w:r w:rsidR="0097337B" w:rsidDel="00A84CD5">
          <w:delText>mentions</w:delText>
        </w:r>
      </w:del>
      <w:r w:rsidR="0097337B">
        <w:t xml:space="preserve"> some of the </w:t>
      </w:r>
      <w:ins w:id="371" w:author="palencar1-pc.cs" w:date="2017-04-05T14:21:00Z">
        <w:r w:rsidR="00A84CD5">
          <w:t xml:space="preserve">related research </w:t>
        </w:r>
      </w:ins>
      <w:r w:rsidR="0097337B">
        <w:t>work</w:t>
      </w:r>
      <w:del w:id="372" w:author="palencar1-pc.cs" w:date="2017-04-05T14:21:00Z">
        <w:r w:rsidR="0097337B" w:rsidDel="00A84CD5">
          <w:delText>s</w:delText>
        </w:r>
      </w:del>
      <w:r w:rsidR="0097337B">
        <w:t xml:space="preserve"> in the field of </w:t>
      </w:r>
      <w:r w:rsidR="00390006">
        <w:t>R</w:t>
      </w:r>
      <w:ins w:id="373" w:author="palencar1-pc.cs" w:date="2017-04-05T14:21:00Z">
        <w:r w:rsidR="00A84CD5">
          <w:t>Ss</w:t>
        </w:r>
      </w:ins>
      <w:del w:id="374" w:author="palencar1-pc.cs" w:date="2017-04-05T14:21:00Z">
        <w:r w:rsidR="00390006" w:rsidDel="00A84CD5">
          <w:delText>ecommender System</w:delText>
        </w:r>
      </w:del>
      <w:r w:rsidR="0097337B">
        <w:t xml:space="preserve"> t</w:t>
      </w:r>
      <w:r w:rsidR="000B2581">
        <w:t xml:space="preserve">hat has contributed toward the </w:t>
      </w:r>
      <w:r w:rsidR="00713C80" w:rsidRPr="00713C80">
        <w:t>conceptualization</w:t>
      </w:r>
      <w:r w:rsidR="00713C80">
        <w:t xml:space="preserve"> of the </w:t>
      </w:r>
      <w:ins w:id="375" w:author="palencar1-pc.cs" w:date="2017-04-05T14:21:00Z">
        <w:r w:rsidR="00A84CD5">
          <w:t xml:space="preserve">proposed </w:t>
        </w:r>
      </w:ins>
      <w:r w:rsidR="00713C80">
        <w:t xml:space="preserve">approach </w:t>
      </w:r>
      <w:del w:id="376" w:author="palencar1-pc.cs" w:date="2017-04-05T14:21:00Z">
        <w:r w:rsidR="00713C80" w:rsidDel="00A84CD5">
          <w:delText xml:space="preserve">that is </w:delText>
        </w:r>
      </w:del>
      <w:r w:rsidR="00713C80">
        <w:t xml:space="preserve">discussed in </w:t>
      </w:r>
      <w:r w:rsidR="004328E8">
        <w:t>this</w:t>
      </w:r>
      <w:r w:rsidR="00713C80">
        <w:t xml:space="preserve"> </w:t>
      </w:r>
      <w:ins w:id="377" w:author="palencar1-pc.cs" w:date="2017-04-05T14:21:00Z">
        <w:r w:rsidR="00A84CD5">
          <w:t>thesis</w:t>
        </w:r>
      </w:ins>
      <w:del w:id="378" w:author="palencar1-pc.cs" w:date="2017-04-05T14:21:00Z">
        <w:r w:rsidR="00713C80" w:rsidDel="00A84CD5">
          <w:delText>pa</w:delText>
        </w:r>
      </w:del>
      <w:del w:id="379" w:author="palencar1-pc.cs" w:date="2017-04-05T14:22:00Z">
        <w:r w:rsidR="00713C80" w:rsidDel="00A84CD5">
          <w:delText>per</w:delText>
        </w:r>
      </w:del>
      <w:r w:rsidR="00713C80">
        <w:t>.</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w:t>
      </w:r>
      <w:ins w:id="380" w:author="palencar1-pc.cs" w:date="2017-04-05T14:22:00Z">
        <w:r w:rsidR="00A84CD5">
          <w:t xml:space="preserve">multi-agent </w:t>
        </w:r>
      </w:ins>
      <w:r w:rsidR="00A74DE7">
        <w:t xml:space="preserve">system </w:t>
      </w:r>
      <w:ins w:id="381" w:author="palencar1-pc.cs" w:date="2017-04-05T14:22:00Z">
        <w:r w:rsidR="00A84CD5">
          <w:t xml:space="preserve">model </w:t>
        </w:r>
      </w:ins>
      <w:r w:rsidR="00A74DE7">
        <w:t xml:space="preserve">is provided along with </w:t>
      </w:r>
      <w:ins w:id="382" w:author="palencar1-pc.cs" w:date="2017-04-05T14:22:00Z">
        <w:r w:rsidR="00A84CD5">
          <w:t>an</w:t>
        </w:r>
      </w:ins>
      <w:del w:id="383" w:author="palencar1-pc.cs" w:date="2017-04-05T14:22:00Z">
        <w:r w:rsidR="00A74DE7" w:rsidDel="00A84CD5">
          <w:delText>the</w:delText>
        </w:r>
      </w:del>
      <w:r w:rsidR="00A74DE7">
        <w:t xml:space="preserv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w:t>
      </w:r>
      <w:ins w:id="384" w:author="palencar1-pc.cs" w:date="2017-04-05T14:23:00Z">
        <w:r w:rsidR="00A84CD5">
          <w:t>a</w:t>
        </w:r>
      </w:ins>
      <w:del w:id="385" w:author="palencar1-pc.cs" w:date="2017-04-05T14:23:00Z">
        <w:r w:rsidDel="00A84CD5">
          <w:delText>the</w:delText>
        </w:r>
      </w:del>
      <w:r>
        <w:t xml:space="preserve"> </w:t>
      </w:r>
      <w:r w:rsidR="00A56428">
        <w:t>case study</w:t>
      </w:r>
      <w:r w:rsidR="008A6FB9">
        <w:t xml:space="preserve"> </w:t>
      </w:r>
      <w:ins w:id="386" w:author="palencar1-pc.cs" w:date="2017-04-05T14:23:00Z">
        <w:r w:rsidR="00A84CD5">
          <w:t xml:space="preserve">to illustrate the applicability of the proposed approach, in which </w:t>
        </w:r>
      </w:ins>
      <w:del w:id="387" w:author="palencar1-pc.cs" w:date="2017-04-05T14:23:00Z">
        <w:r w:rsidR="008A6FB9" w:rsidDel="00A84CD5">
          <w:delText xml:space="preserve">of </w:delText>
        </w:r>
      </w:del>
      <w:r w:rsidR="008A6FB9">
        <w:t xml:space="preserve">the </w:t>
      </w:r>
      <w:del w:id="388" w:author="palencar1-pc.cs" w:date="2017-04-05T14:23:00Z">
        <w:r w:rsidR="008A6FB9" w:rsidDel="00A84CD5">
          <w:delText>p</w:delText>
        </w:r>
      </w:del>
      <w:del w:id="389" w:author="palencar1-pc.cs" w:date="2017-04-05T14:24:00Z">
        <w:r w:rsidR="008A6FB9" w:rsidDel="00A84CD5">
          <w:delText xml:space="preserve">roposed </w:delText>
        </w:r>
      </w:del>
      <w:ins w:id="390" w:author="palencar1-pc.cs" w:date="2017-04-05T14:24:00Z">
        <w:r w:rsidR="00780983">
          <w:t>multi-agent model is applied to a job RS</w:t>
        </w:r>
      </w:ins>
      <w:del w:id="391" w:author="palencar1-pc.cs" w:date="2017-04-05T14:24:00Z">
        <w:r w:rsidR="008A6FB9" w:rsidDel="00780983">
          <w:delText xml:space="preserve">approach in terms of the job </w:delText>
        </w:r>
        <w:r w:rsidR="00390006" w:rsidDel="00780983">
          <w:delText>Recommender System</w:delText>
        </w:r>
      </w:del>
      <w:r w:rsidR="008A6FB9">
        <w:t xml:space="preserve">. In this chapter </w:t>
      </w:r>
      <w:r w:rsidR="00173B8B">
        <w:t xml:space="preserve">a discussion </w:t>
      </w:r>
      <w:ins w:id="392" w:author="palencar1-pc.cs" w:date="2017-04-05T14:25:00Z">
        <w:r w:rsidR="00780983">
          <w:t xml:space="preserve">about two previous </w:t>
        </w:r>
      </w:ins>
      <w:ins w:id="393" w:author="palencar1-pc.cs" w:date="2017-04-05T14:26:00Z">
        <w:r w:rsidR="00780983">
          <w:t xml:space="preserve">job RSs is provided, and enhancements to </w:t>
        </w:r>
        <w:r w:rsidR="00780983">
          <w:lastRenderedPageBreak/>
          <w:t xml:space="preserve">these systems is provided </w:t>
        </w:r>
      </w:ins>
      <w:ins w:id="394" w:author="palencar1-pc.cs" w:date="2017-04-05T14:27:00Z">
        <w:r w:rsidR="00780983">
          <w:t xml:space="preserve">in the form of a </w:t>
        </w:r>
      </w:ins>
      <w:ins w:id="395" w:author="palencar1-pc.cs" w:date="2017-04-05T14:29:00Z">
        <w:r w:rsidR="00780983">
          <w:t xml:space="preserve">new </w:t>
        </w:r>
      </w:ins>
      <w:ins w:id="396" w:author="palencar1-pc.cs" w:date="2017-04-05T14:27:00Z">
        <w:r w:rsidR="00780983">
          <w:t xml:space="preserve">multi-agent model for </w:t>
        </w:r>
      </w:ins>
      <w:ins w:id="397" w:author="palencar1-pc.cs" w:date="2017-04-05T14:28:00Z">
        <w:r w:rsidR="00780983">
          <w:t xml:space="preserve">risk-aware and privacy-preserving </w:t>
        </w:r>
      </w:ins>
      <w:ins w:id="398" w:author="palencar1-pc.cs" w:date="2017-04-05T14:27:00Z">
        <w:r w:rsidR="00780983">
          <w:t>job RS</w:t>
        </w:r>
      </w:ins>
      <w:ins w:id="399" w:author="palencar1-pc.cs" w:date="2017-04-05T14:29:00Z">
        <w:r w:rsidR="00780983">
          <w:t>s</w:t>
        </w:r>
      </w:ins>
      <w:ins w:id="400" w:author="palencar1-pc.cs" w:date="2017-04-05T14:28:00Z">
        <w:r w:rsidR="00780983">
          <w:t>.</w:t>
        </w:r>
      </w:ins>
      <w:del w:id="401" w:author="palencar1-pc.cs" w:date="2017-04-05T14:28:00Z">
        <w:r w:rsidR="00173B8B" w:rsidDel="00780983">
          <w:delText xml:space="preserve">of the previous approach to a job </w:delText>
        </w:r>
        <w:r w:rsidR="00390006" w:rsidDel="00780983">
          <w:delText>Recommender System</w:delText>
        </w:r>
        <w:r w:rsidR="00173B8B" w:rsidDel="00780983">
          <w:delText xml:space="preserve"> has been provided, followed by providing </w:delText>
        </w:r>
        <w:r w:rsidR="00E01C9C" w:rsidDel="00780983">
          <w:delText>a sample instance of</w:delText>
        </w:r>
        <w:r w:rsidR="00173B8B" w:rsidDel="00780983">
          <w:delText xml:space="preserve"> such</w:delText>
        </w:r>
        <w:r w:rsidR="00E01C9C" w:rsidDel="00780983">
          <w:delText xml:space="preserve"> a system, as</w:delText>
        </w:r>
        <w:r w:rsidR="00173B8B" w:rsidDel="00780983">
          <w:delText xml:space="preserve"> </w:delText>
        </w:r>
        <w:r w:rsidR="00E01C9C" w:rsidDel="00780983">
          <w:delText>part of th</w:delText>
        </w:r>
      </w:del>
      <w:del w:id="402" w:author="palencar1-pc.cs" w:date="2017-04-05T14:29:00Z">
        <w:r w:rsidR="00E01C9C" w:rsidDel="00780983">
          <w:delText>e</w:delText>
        </w:r>
        <w:r w:rsidR="00173B8B" w:rsidDel="00780983">
          <w:delText xml:space="preserve"> approach which is discussed in this paper. </w:delText>
        </w:r>
        <w:r w:rsidR="00E01C9C" w:rsidDel="00780983">
          <w:delText xml:space="preserve">A discussion is also carried out along with the proposed </w:delText>
        </w:r>
        <w:r w:rsidR="00173B8B" w:rsidDel="00780983">
          <w:delText>enhancement</w:delText>
        </w:r>
        <w:r w:rsidR="00E01C9C" w:rsidDel="00780983">
          <w:delText>(s)</w:delText>
        </w:r>
        <w:r w:rsidR="00173B8B" w:rsidDel="00780983">
          <w:delText xml:space="preserve"> over the previous approach in order to make such </w:delText>
        </w:r>
        <w:r w:rsidR="00390006" w:rsidDel="00780983">
          <w:delText>Recommender System</w:delText>
        </w:r>
        <w:r w:rsidR="00173B8B" w:rsidDel="00780983">
          <w:delText xml:space="preserve"> privacy preserving and risk aware.</w:delText>
        </w:r>
      </w:del>
      <w:r w:rsidR="00173B8B">
        <w:t xml:space="preserv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ins w:id="403" w:author="palencar1-pc.cs" w:date="2017-04-05T14:30:00Z">
        <w:r w:rsidR="003D27EB">
          <w:t>d</w:t>
        </w:r>
      </w:ins>
      <w:del w:id="404" w:author="palencar1-pc.cs" w:date="2017-04-05T14:30:00Z">
        <w:r w:rsidR="00332796" w:rsidDel="003D27EB">
          <w:delText>D</w:delText>
        </w:r>
      </w:del>
      <w:r w:rsidR="00332796">
        <w:t xml:space="preserve">iscusses </w:t>
      </w:r>
      <w:ins w:id="405" w:author="palencar1-pc.cs" w:date="2017-04-05T14:30:00Z">
        <w:r w:rsidR="003D27EB">
          <w:t xml:space="preserve">future </w:t>
        </w:r>
      </w:ins>
      <w:del w:id="406" w:author="palencar1-pc.cs" w:date="2017-04-05T14:30:00Z">
        <w:r w:rsidR="00332796" w:rsidDel="003D27EB">
          <w:delText xml:space="preserve">some of the </w:delText>
        </w:r>
      </w:del>
      <w:r w:rsidR="00E01C9C">
        <w:t>work</w:t>
      </w:r>
      <w:del w:id="407" w:author="palencar1-pc.cs" w:date="2017-04-05T14:30:00Z">
        <w:r w:rsidR="00E01C9C" w:rsidDel="003D27EB">
          <w:delText>(s)</w:delText>
        </w:r>
      </w:del>
      <w:r w:rsidR="00332796">
        <w:t xml:space="preserve"> that can be carried out </w:t>
      </w:r>
      <w:del w:id="408" w:author="palencar1-pc.cs" w:date="2017-04-05T14:30:00Z">
        <w:r w:rsidR="00332796" w:rsidDel="003D27EB">
          <w:delText xml:space="preserve">in the future </w:delText>
        </w:r>
      </w:del>
      <w:r w:rsidR="00332796">
        <w:t xml:space="preserve">to improve </w:t>
      </w:r>
      <w:ins w:id="409" w:author="palencar1-pc.cs" w:date="2017-04-05T14:30:00Z">
        <w:r w:rsidR="003D27EB">
          <w:t xml:space="preserve">or extend the proposed approach, including </w:t>
        </w:r>
      </w:ins>
      <w:del w:id="410" w:author="palencar1-pc.cs" w:date="2017-04-05T14:31:00Z">
        <w:r w:rsidR="00332796" w:rsidDel="003D27EB">
          <w:delText xml:space="preserve">upon this approach </w:delText>
        </w:r>
        <w:r w:rsidR="0064711E" w:rsidDel="003D27EB">
          <w:delText>of</w:delText>
        </w:r>
      </w:del>
      <w:r w:rsidR="0064711E">
        <w:t xml:space="preserve"> the </w:t>
      </w:r>
      <w:r w:rsidR="0064711E" w:rsidRPr="0064711E">
        <w:t>instantiation</w:t>
      </w:r>
      <w:r w:rsidR="0064711E">
        <w:t xml:space="preserve"> of </w:t>
      </w:r>
      <w:ins w:id="411" w:author="palencar1-pc.cs" w:date="2017-04-05T14:31:00Z">
        <w:r w:rsidR="003D27EB">
          <w:t>the</w:t>
        </w:r>
      </w:ins>
      <w:del w:id="412" w:author="palencar1-pc.cs" w:date="2017-04-05T14:31:00Z">
        <w:r w:rsidR="0064711E" w:rsidDel="003D27EB">
          <w:delText>a</w:delText>
        </w:r>
      </w:del>
      <w:r w:rsidR="0064711E">
        <w:t xml:space="preserve"> multi-agent model for the</w:t>
      </w:r>
      <w:r w:rsidR="00332796">
        <w:t xml:space="preserve"> </w:t>
      </w:r>
      <w:r w:rsidR="00390006">
        <w:t>R</w:t>
      </w:r>
      <w:ins w:id="413" w:author="palencar1-pc.cs" w:date="2017-04-05T14:31:00Z">
        <w:r w:rsidR="003D27EB">
          <w:t>Ss</w:t>
        </w:r>
      </w:ins>
      <w:del w:id="414" w:author="palencar1-pc.cs" w:date="2017-04-05T14:31:00Z">
        <w:r w:rsidR="00390006" w:rsidDel="003D27EB">
          <w:delText>ecommender System</w:delText>
        </w:r>
        <w:r w:rsidR="00EC59C4" w:rsidDel="003D27EB">
          <w:delText>s</w:delText>
        </w:r>
      </w:del>
      <w:r w:rsidR="00332796">
        <w:t xml:space="preserve"> across different application areas.</w:t>
      </w:r>
    </w:p>
    <w:p w:rsidR="001F040B" w:rsidRPr="007A6EEF" w:rsidRDefault="001F040B" w:rsidP="001F040B">
      <w:pPr>
        <w:pStyle w:val="BodyTextFirstIndent"/>
        <w:ind w:firstLine="0"/>
      </w:pPr>
      <w:r w:rsidRPr="001F040B">
        <w:rPr>
          <w:b/>
        </w:rPr>
        <w:t xml:space="preserve">Appendix </w:t>
      </w:r>
      <w:r w:rsidR="007A6EEF">
        <w:t xml:space="preserve">This section discusses a </w:t>
      </w:r>
      <w:ins w:id="415" w:author="palencar1-pc.cs" w:date="2017-04-05T14:32:00Z">
        <w:r w:rsidR="003D27EB">
          <w:t>preliminary method</w:t>
        </w:r>
      </w:ins>
      <w:del w:id="416" w:author="palencar1-pc.cs" w:date="2017-04-05T14:32:00Z">
        <w:r w:rsidR="007A6EEF" w:rsidDel="003D27EB">
          <w:delText>possible model based approach</w:delText>
        </w:r>
      </w:del>
      <w:r w:rsidR="007A6EEF">
        <w:t xml:space="preserve"> for the evaluation of </w:t>
      </w:r>
      <w:ins w:id="417" w:author="palencar1-pc.cs" w:date="2017-04-05T14:32:00Z">
        <w:r w:rsidR="003D27EB">
          <w:t>RSs</w:t>
        </w:r>
      </w:ins>
      <w:del w:id="418" w:author="palencar1-pc.cs" w:date="2017-04-05T14:32:00Z">
        <w:r w:rsidR="007A6EEF" w:rsidDel="003D27EB">
          <w:delText xml:space="preserve">the </w:delText>
        </w:r>
        <w:r w:rsidR="00390006" w:rsidDel="003D27EB">
          <w:delText>Recommender System</w:delText>
        </w:r>
        <w:r w:rsidR="00EC59C4" w:rsidDel="003D27EB">
          <w:delText>s</w:delText>
        </w:r>
      </w:del>
      <w:r w:rsidR="007A6EEF">
        <w:t xml:space="preserve"> using </w:t>
      </w:r>
      <w:del w:id="419" w:author="palencar1-pc.cs" w:date="2017-04-05T14:32:00Z">
        <w:r w:rsidR="007A6EEF" w:rsidDel="003D27EB">
          <w:delText xml:space="preserve">the </w:delText>
        </w:r>
      </w:del>
      <w:r w:rsidR="007A6EEF">
        <w:t>privacy</w:t>
      </w:r>
      <w:ins w:id="420" w:author="palencar1-pc.cs" w:date="2017-04-05T14:32:00Z">
        <w:r w:rsidR="003D27EB">
          <w:t>-</w:t>
        </w:r>
      </w:ins>
      <w:del w:id="421" w:author="palencar1-pc.cs" w:date="2017-04-05T14:32:00Z">
        <w:r w:rsidR="007A6EEF" w:rsidDel="003D27EB">
          <w:delText xml:space="preserve"> </w:delText>
        </w:r>
      </w:del>
      <w:r w:rsidR="007A6EEF">
        <w:t xml:space="preserve">preserving and </w:t>
      </w:r>
      <w:del w:id="422" w:author="palencar1-pc.cs" w:date="2017-04-05T14:32:00Z">
        <w:r w:rsidR="007A6EEF" w:rsidDel="003D27EB">
          <w:delText xml:space="preserve">the </w:delText>
        </w:r>
      </w:del>
      <w:r w:rsidR="007A6EEF">
        <w:t>risk</w:t>
      </w:r>
      <w:ins w:id="423" w:author="palencar1-pc.cs" w:date="2017-04-05T14:32:00Z">
        <w:r w:rsidR="003D27EB">
          <w:t>-</w:t>
        </w:r>
      </w:ins>
      <w:del w:id="424" w:author="palencar1-pc.cs" w:date="2017-04-05T14:32:00Z">
        <w:r w:rsidR="007A6EEF" w:rsidDel="003D27EB">
          <w:delText xml:space="preserve"> </w:delText>
        </w:r>
      </w:del>
      <w:r w:rsidR="007A6EEF">
        <w:t>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r w:rsidR="00390006">
        <w:t>Recommender System</w:t>
      </w:r>
      <w:r w:rsidR="00EC59C4">
        <w:t>s</w:t>
      </w:r>
    </w:p>
    <w:p w:rsidR="00CE12C1" w:rsidRDefault="00390006" w:rsidP="00866177">
      <w:pPr>
        <w:pStyle w:val="BodyText"/>
        <w:spacing w:line="480" w:lineRule="auto"/>
      </w:pPr>
      <w:r>
        <w:t xml:space="preserve">Recommender </w:t>
      </w:r>
      <w:ins w:id="425" w:author="palencar1-pc.cs" w:date="2017-04-05T14:33:00Z">
        <w:r w:rsidR="00393EF8">
          <w:t>s</w:t>
        </w:r>
      </w:ins>
      <w:del w:id="426" w:author="palencar1-pc.cs" w:date="2017-04-05T14:33:00Z">
        <w:r w:rsidDel="00393EF8">
          <w:delText>S</w:delText>
        </w:r>
      </w:del>
      <w:r>
        <w:t>ystem</w:t>
      </w:r>
      <w:r w:rsidR="00EC59C4">
        <w:t>s</w:t>
      </w:r>
      <w:r w:rsidR="008042F1">
        <w:t xml:space="preserve"> </w:t>
      </w:r>
      <w:ins w:id="427" w:author="palencar1-pc.cs" w:date="2017-04-05T14:33:00Z">
        <w:r w:rsidR="00393EF8">
          <w:t>are</w:t>
        </w:r>
      </w:ins>
      <w:del w:id="428" w:author="palencar1-pc.cs" w:date="2017-04-05T14:34:00Z">
        <w:r w:rsidR="008042F1" w:rsidDel="00393EF8">
          <w:delText>is a piece of</w:delText>
        </w:r>
      </w:del>
      <w:r w:rsidR="008042F1">
        <w:t xml:space="preserve"> software </w:t>
      </w:r>
      <w:ins w:id="429" w:author="palencar1-pc.cs" w:date="2017-04-05T14:34:00Z">
        <w:r w:rsidR="00393EF8">
          <w:t xml:space="preserve">systems </w:t>
        </w:r>
        <w:r w:rsidR="009C006B">
          <w:t>that</w:t>
        </w:r>
      </w:ins>
      <w:del w:id="430" w:author="palencar1-pc.cs" w:date="2017-04-05T14:34:00Z">
        <w:r w:rsidR="008042F1" w:rsidDel="009C006B">
          <w:delText>which</w:delText>
        </w:r>
      </w:del>
      <w:r w:rsidR="008042F1">
        <w:t xml:space="preserve"> produce</w:t>
      </w:r>
      <w:del w:id="431" w:author="palencar1-pc.cs" w:date="2017-04-05T14:34:00Z">
        <w:r w:rsidR="008042F1" w:rsidDel="009C006B">
          <w:delText>s</w:delText>
        </w:r>
      </w:del>
      <w:r w:rsidR="008042F1">
        <w:t xml:space="preserve"> a list of recommendations for its users by deploying </w:t>
      </w:r>
      <w:ins w:id="432" w:author="palencar1-pc.cs" w:date="2017-04-05T14:34:00Z">
        <w:r w:rsidR="009C006B">
          <w:t xml:space="preserve">in general </w:t>
        </w:r>
      </w:ins>
      <w:del w:id="433" w:author="palencar1-pc.cs" w:date="2017-04-05T14:34:00Z">
        <w:r w:rsidR="00E025EC" w:rsidDel="009C006B">
          <w:delText>generally</w:delText>
        </w:r>
        <w:r w:rsidR="008042F1" w:rsidDel="009C006B">
          <w:delText xml:space="preserve"> </w:delText>
        </w:r>
      </w:del>
      <w:r w:rsidR="008042F1">
        <w:t>two algorithms (i.e.</w:t>
      </w:r>
      <w:r w:rsidR="00E25891">
        <w:t xml:space="preserve"> </w:t>
      </w:r>
      <w:r w:rsidR="008042F1">
        <w:rPr>
          <w:szCs w:val="22"/>
        </w:rPr>
        <w:t>collaborative</w:t>
      </w:r>
      <w:r w:rsidR="00794449">
        <w:rPr>
          <w:szCs w:val="22"/>
        </w:rPr>
        <w:t xml:space="preserve"> filtering</w:t>
      </w:r>
      <w:r w:rsidR="008042F1">
        <w:rPr>
          <w:szCs w:val="22"/>
        </w:rPr>
        <w:t xml:space="preserve"> or content-based filtering) or a mix of these </w:t>
      </w:r>
      <w:ins w:id="434" w:author="palencar1-pc.cs" w:date="2017-04-05T14:35:00Z">
        <w:r w:rsidR="009C006B">
          <w:rPr>
            <w:szCs w:val="22"/>
          </w:rPr>
          <w:t>algorithms</w:t>
        </w:r>
      </w:ins>
      <w:del w:id="435" w:author="palencar1-pc.cs" w:date="2017-04-05T14:35:00Z">
        <w:r w:rsidR="008042F1" w:rsidDel="009C006B">
          <w:rPr>
            <w:szCs w:val="22"/>
          </w:rPr>
          <w:delText>approaches</w:delText>
        </w:r>
      </w:del>
      <w:r w:rsidR="008042F1">
        <w:rPr>
          <w:szCs w:val="22"/>
        </w:rPr>
        <w:t xml:space="preserve"> </w:t>
      </w:r>
      <w:ins w:id="436" w:author="palencar1-pc.cs" w:date="2017-04-05T14:35:00Z">
        <w:r w:rsidR="009C006B">
          <w:rPr>
            <w:szCs w:val="22"/>
          </w:rPr>
          <w:t>as</w:t>
        </w:r>
      </w:ins>
      <w:del w:id="437" w:author="palencar1-pc.cs" w:date="2017-04-05T14:35:00Z">
        <w:r w:rsidR="008042F1" w:rsidDel="009C006B">
          <w:rPr>
            <w:szCs w:val="22"/>
          </w:rPr>
          <w:delText>into</w:delText>
        </w:r>
      </w:del>
      <w:r w:rsidR="008042F1">
        <w:rPr>
          <w:szCs w:val="22"/>
        </w:rPr>
        <w:t xml:space="preserve"> a hybrid approach. </w:t>
      </w:r>
      <w:r w:rsidR="00794449">
        <w:rPr>
          <w:szCs w:val="22"/>
        </w:rPr>
        <w:t xml:space="preserve">The approach used in </w:t>
      </w:r>
      <w:ins w:id="438" w:author="palencar1-pc.cs" w:date="2017-04-05T14:35:00Z">
        <w:r w:rsidR="00133F55">
          <w:rPr>
            <w:szCs w:val="22"/>
          </w:rPr>
          <w:t>c</w:t>
        </w:r>
      </w:ins>
      <w:del w:id="439" w:author="palencar1-pc.cs" w:date="2017-04-05T14:35:00Z">
        <w:r w:rsidR="00794449" w:rsidDel="00133F55">
          <w:rPr>
            <w:szCs w:val="22"/>
          </w:rPr>
          <w:delText>C</w:delText>
        </w:r>
      </w:del>
      <w:r w:rsidR="00794449">
        <w:rPr>
          <w:szCs w:val="22"/>
        </w:rPr>
        <w:t xml:space="preserve">ollaborative filtering utilizes the user’s historic data (i.e. items purchased by the user, browsing/navigation history on the website or the feedback provided for the purchased item). </w:t>
      </w:r>
      <w:r w:rsidR="00794449">
        <w:t xml:space="preserve">The result of this approach is </w:t>
      </w:r>
      <w:ins w:id="440" w:author="palencar1-pc.cs" w:date="2017-04-05T14:35:00Z">
        <w:r w:rsidR="00133F55">
          <w:t>a</w:t>
        </w:r>
      </w:ins>
      <w:del w:id="441" w:author="palencar1-pc.cs" w:date="2017-04-05T14:35:00Z">
        <w:r w:rsidR="00794449" w:rsidDel="00133F55">
          <w:delText>the</w:delText>
        </w:r>
      </w:del>
      <w:r w:rsidR="00794449">
        <w:t xml:space="preserve"> list </w:t>
      </w:r>
      <w:ins w:id="442" w:author="palencar1-pc.cs" w:date="2017-04-05T14:37:00Z">
        <w:r w:rsidR="00133F55">
          <w:t xml:space="preserve">produced by the system </w:t>
        </w:r>
      </w:ins>
      <w:r w:rsidR="00794449">
        <w:t xml:space="preserve">of recommendations </w:t>
      </w:r>
      <w:del w:id="443" w:author="palencar1-pc.cs" w:date="2017-04-05T14:37:00Z">
        <w:r w:rsidR="00794449" w:rsidDel="00133F55">
          <w:delText xml:space="preserve">produced by the system </w:delText>
        </w:r>
      </w:del>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w:t>
      </w:r>
      <w:del w:id="444" w:author="palencar1-pc.cs" w:date="2017-04-05T14:38:00Z">
        <w:r w:rsidR="00794449" w:rsidDel="00133F55">
          <w:delText xml:space="preserve">the </w:delText>
        </w:r>
      </w:del>
      <w:ins w:id="445" w:author="palencar1-pc.cs" w:date="2017-04-05T14:37:00Z">
        <w:r w:rsidR="00133F55">
          <w:t>c</w:t>
        </w:r>
      </w:ins>
      <w:del w:id="446" w:author="palencar1-pc.cs" w:date="2017-04-05T14:37:00Z">
        <w:r w:rsidR="007C0DF8" w:rsidRPr="007C0DF8" w:rsidDel="00133F55">
          <w:delText>C</w:delText>
        </w:r>
      </w:del>
      <w:r w:rsidR="007C0DF8" w:rsidRPr="007C0DF8">
        <w:t xml:space="preserve">ontent-based filtering approaches </w:t>
      </w:r>
      <w:r w:rsidR="00794449">
        <w:t>employ</w:t>
      </w:r>
      <w:del w:id="447" w:author="palencar1-pc.cs" w:date="2017-04-05T14:38:00Z">
        <w:r w:rsidR="00794449" w:rsidDel="00133F55">
          <w:delText>s</w:delText>
        </w:r>
      </w:del>
      <w:r w:rsidR="007C0DF8" w:rsidRPr="007C0DF8">
        <w:t xml:space="preserve"> </w:t>
      </w:r>
      <w:ins w:id="448" w:author="palencar1-pc.cs" w:date="2017-04-05T14:38:00Z">
        <w:r w:rsidR="00133F55">
          <w:t xml:space="preserve">a set of </w:t>
        </w:r>
      </w:ins>
      <w:del w:id="449" w:author="palencar1-pc.cs" w:date="2017-04-05T14:38:00Z">
        <w:r w:rsidR="00794449" w:rsidDel="00133F55">
          <w:delText xml:space="preserve">some sort of </w:delText>
        </w:r>
      </w:del>
      <w:r w:rsidR="00794449">
        <w:t>attributes</w:t>
      </w:r>
      <w:r w:rsidR="007C0DF8" w:rsidRPr="007C0DF8">
        <w:t xml:space="preserve"> of an item in order to </w:t>
      </w:r>
      <w:r w:rsidR="00794449">
        <w:t>come up with a list of recommendations having item</w:t>
      </w:r>
      <w:ins w:id="450" w:author="palencar1-pc.cs" w:date="2017-04-05T14:38:00Z">
        <w:r w:rsidR="00133F55">
          <w:t>s</w:t>
        </w:r>
      </w:ins>
      <w:r w:rsidR="00794449">
        <w:t xml:space="preserve"> with similar attributes</w:t>
      </w:r>
      <w:del w:id="451" w:author="palencar1-pc.cs" w:date="2017-04-05T14:38:00Z">
        <w:r w:rsidR="00ED7E26" w:rsidDel="00133F55">
          <w:delText>.</w:delText>
        </w:r>
      </w:del>
      <w:ins w:id="452" w:author="palencar1-pc.cs" w:date="2017-04-05T14:38:00Z">
        <w:r w:rsidR="00133F55">
          <w:t xml:space="preserve"> </w:t>
        </w:r>
      </w:ins>
      <w:r w:rsidR="00ED7E26">
        <w:t>[23</w:t>
      </w:r>
      <w:r w:rsidR="007C0DF8" w:rsidRPr="007C0DF8">
        <w:t>]</w:t>
      </w:r>
      <w:ins w:id="453" w:author="palencar1-pc.cs" w:date="2017-04-05T14:38:00Z">
        <w:r w:rsidR="00133F55">
          <w:t>.</w:t>
        </w:r>
      </w:ins>
      <w:r w:rsidR="007C0DF8" w:rsidRPr="007C0DF8">
        <w:t xml:space="preserve"> </w:t>
      </w:r>
      <w:r w:rsidR="00794449">
        <w:t xml:space="preserve">A </w:t>
      </w:r>
      <w:ins w:id="454" w:author="palencar1-pc.cs" w:date="2017-04-05T14:38:00Z">
        <w:r w:rsidR="00133F55">
          <w:t>h</w:t>
        </w:r>
      </w:ins>
      <w:del w:id="455" w:author="palencar1-pc.cs" w:date="2017-04-05T14:38:00Z">
        <w:r w:rsidR="00794449" w:rsidDel="00133F55">
          <w:delText>H</w:delText>
        </w:r>
      </w:del>
      <w:r w:rsidR="00794449">
        <w:t>ybrid approach can be used as a combination of the previously discussed approach</w:t>
      </w:r>
      <w:r w:rsidR="00392A4E">
        <w:t>es</w:t>
      </w:r>
      <w:r w:rsidR="00794449">
        <w:t xml:space="preserve"> in order to find </w:t>
      </w:r>
      <w:ins w:id="456" w:author="palencar1-pc.cs" w:date="2017-04-05T14:38:00Z">
        <w:r w:rsidR="00133F55">
          <w:t xml:space="preserve">a solution </w:t>
        </w:r>
      </w:ins>
      <w:del w:id="457" w:author="palencar1-pc.cs" w:date="2017-04-05T14:39:00Z">
        <w:r w:rsidR="00794449" w:rsidDel="00133F55">
          <w:delText xml:space="preserve">the approach </w:delText>
        </w:r>
      </w:del>
      <w:r w:rsidR="00794449">
        <w:t xml:space="preserve">with the best </w:t>
      </w:r>
      <w:ins w:id="458" w:author="palencar1-pc.cs" w:date="2017-04-05T14:39:00Z">
        <w:r w:rsidR="00133F55">
          <w:t xml:space="preserve">recommendation </w:t>
        </w:r>
      </w:ins>
      <w:r w:rsidR="00794449">
        <w:t>accuracy</w:t>
      </w:r>
      <w:del w:id="459" w:author="palencar1-pc.cs" w:date="2017-04-05T14:39:00Z">
        <w:r w:rsidR="00794449" w:rsidDel="00133F55">
          <w:delText xml:space="preserve"> of the recommendations</w:delText>
        </w:r>
      </w:del>
      <w:r w:rsidR="00794449">
        <w:t>.</w:t>
      </w:r>
    </w:p>
    <w:p w:rsidR="00337A9D" w:rsidRDefault="00337A9D" w:rsidP="00866177">
      <w:pPr>
        <w:pStyle w:val="Heading2"/>
        <w:spacing w:line="480" w:lineRule="auto"/>
      </w:pPr>
      <w:bookmarkStart w:id="460" w:name="_Toc478091020"/>
      <w:r>
        <w:t>Context</w:t>
      </w:r>
      <w:ins w:id="461" w:author="palencar1-pc.cs" w:date="2017-04-05T14:39:00Z">
        <w:r w:rsidR="00AF35FC">
          <w:t>-</w:t>
        </w:r>
      </w:ins>
      <w:del w:id="462" w:author="palencar1-pc.cs" w:date="2017-04-05T14:39:00Z">
        <w:r w:rsidDel="00AF35FC">
          <w:delText xml:space="preserve"> </w:delText>
        </w:r>
      </w:del>
      <w:r>
        <w:t xml:space="preserve">Aware </w:t>
      </w:r>
      <w:r w:rsidR="00390006">
        <w:t>Recommender System</w:t>
      </w:r>
      <w:r w:rsidR="00EC59C4">
        <w:t>s</w:t>
      </w:r>
      <w:bookmarkEnd w:id="460"/>
    </w:p>
    <w:p w:rsidR="00337A9D" w:rsidRDefault="00E265DD" w:rsidP="00866177">
      <w:pPr>
        <w:pStyle w:val="BodyText"/>
        <w:spacing w:line="480" w:lineRule="auto"/>
      </w:pPr>
      <w:ins w:id="463" w:author="palencar1-pc.cs" w:date="2017-04-05T15:02:00Z">
        <w:r>
          <w:t xml:space="preserve">Bouneffouf has </w:t>
        </w:r>
      </w:ins>
      <w:del w:id="464" w:author="palencar1-pc.cs" w:date="2017-04-05T15:03:00Z">
        <w:r w:rsidR="003C4BB6" w:rsidDel="00E265DD">
          <w:delText>In paper [7] the authors have</w:delText>
        </w:r>
      </w:del>
      <w:r w:rsidR="003C4BB6">
        <w:t xml:space="preserve"> briefly discussed</w:t>
      </w:r>
      <w:r w:rsidR="00FA44D9">
        <w:t xml:space="preserve"> the concept of</w:t>
      </w:r>
      <w:r w:rsidR="003C4BB6">
        <w:t xml:space="preserve"> </w:t>
      </w:r>
      <w:ins w:id="465" w:author="palencar1-pc.cs" w:date="2017-04-05T15:03:00Z">
        <w:r>
          <w:t>c</w:t>
        </w:r>
      </w:ins>
      <w:del w:id="466" w:author="palencar1-pc.cs" w:date="2017-04-05T15:03:00Z">
        <w:r w:rsidR="003C4BB6" w:rsidDel="00E265DD">
          <w:delText>C</w:delText>
        </w:r>
      </w:del>
      <w:r w:rsidR="003C4BB6">
        <w:t>ontext</w:t>
      </w:r>
      <w:ins w:id="467" w:author="palencar1-pc.cs" w:date="2017-04-05T15:03:00Z">
        <w:r>
          <w:t>-a</w:t>
        </w:r>
      </w:ins>
      <w:del w:id="468" w:author="palencar1-pc.cs" w:date="2017-04-05T15:03:00Z">
        <w:r w:rsidR="003C4BB6" w:rsidDel="00E265DD">
          <w:delText xml:space="preserve"> A</w:delText>
        </w:r>
      </w:del>
      <w:r w:rsidR="003C4BB6">
        <w:t xml:space="preserve">ware </w:t>
      </w:r>
      <w:r w:rsidR="00390006">
        <w:t>R</w:t>
      </w:r>
      <w:ins w:id="469" w:author="palencar1-pc.cs" w:date="2017-04-05T15:04:00Z">
        <w:r>
          <w:t>Ss</w:t>
        </w:r>
      </w:ins>
      <w:del w:id="470" w:author="palencar1-pc.cs" w:date="2017-04-05T15:04:00Z">
        <w:r w:rsidR="00390006" w:rsidDel="00E265DD">
          <w:delText>ecommender System</w:delText>
        </w:r>
        <w:r w:rsidR="00EC59C4" w:rsidDel="00E265DD">
          <w:delText>s</w:delText>
        </w:r>
      </w:del>
      <w:ins w:id="471" w:author="palencar1-pc.cs" w:date="2017-04-05T15:04:00Z">
        <w:r>
          <w:t xml:space="preserve"> [7]</w:t>
        </w:r>
      </w:ins>
      <w:r w:rsidR="008F7524">
        <w:t>.</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w:t>
      </w:r>
      <w:ins w:id="472" w:author="palencar1-pc.cs" w:date="2017-04-05T15:04:00Z">
        <w:r>
          <w:t>-</w:t>
        </w:r>
      </w:ins>
      <w:del w:id="473" w:author="palencar1-pc.cs" w:date="2017-04-05T15:04:00Z">
        <w:r w:rsidR="003F697E" w:rsidDel="00E265DD">
          <w:delText xml:space="preserve"> </w:delText>
        </w:r>
      </w:del>
      <w:r w:rsidR="003F697E">
        <w:t>relevant recommendations from the list of resultant recommendations</w:t>
      </w:r>
      <w:del w:id="474" w:author="palencar1-pc.cs" w:date="2017-04-05T15:04:00Z">
        <w:r w:rsidR="003F697E" w:rsidDel="00E265DD">
          <w:delText>,</w:delText>
        </w:r>
      </w:del>
      <w:r w:rsidR="003F697E">
        <w:t xml:space="preserve"> generated by the system</w:t>
      </w:r>
      <w:ins w:id="475" w:author="palencar1-pc.cs" w:date="2017-04-05T15:04:00Z">
        <w:r>
          <w:t>.</w:t>
        </w:r>
      </w:ins>
      <w:r w:rsidR="00337A9D" w:rsidRPr="00337A9D">
        <w:t xml:space="preserve"> </w:t>
      </w:r>
      <w:r w:rsidR="00E46237">
        <w:t xml:space="preserve">Therefore, </w:t>
      </w:r>
      <w:ins w:id="476" w:author="palencar1-pc.cs" w:date="2017-04-05T15:05:00Z">
        <w:r>
          <w:t xml:space="preserve">the </w:t>
        </w:r>
      </w:ins>
      <w:ins w:id="477" w:author="palencar1-pc.cs" w:date="2017-04-05T15:06:00Z">
        <w:r>
          <w:t xml:space="preserve">introduction of </w:t>
        </w:r>
      </w:ins>
      <w:ins w:id="478" w:author="palencar1-pc.cs" w:date="2017-04-05T15:05:00Z">
        <w:r>
          <w:t xml:space="preserve">context information </w:t>
        </w:r>
      </w:ins>
      <w:ins w:id="479" w:author="palencar1-pc.cs" w:date="2017-04-05T15:06:00Z">
        <w:r>
          <w:t xml:space="preserve">into RSs </w:t>
        </w:r>
      </w:ins>
      <w:ins w:id="480" w:author="palencar1-pc.cs" w:date="2017-04-05T15:05:00Z">
        <w:r>
          <w:t>leads to context-aware RSs</w:t>
        </w:r>
      </w:ins>
      <w:del w:id="481" w:author="palencar1-pc.cs" w:date="2017-04-05T15:05:00Z">
        <w:r w:rsidR="00E46237" w:rsidDel="00E265DD">
          <w:delText xml:space="preserve">from this utility of the context arises the Context Aware </w:delText>
        </w:r>
        <w:r w:rsidR="00390006" w:rsidDel="00E265DD">
          <w:delText>Recommender System</w:delText>
        </w:r>
        <w:r w:rsidR="00EC59C4" w:rsidDel="00E265DD">
          <w:delText>s</w:delText>
        </w:r>
      </w:del>
      <w:r w:rsidR="00E46237">
        <w:t xml:space="preserve">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482" w:name="_Toc478091021"/>
      <w:r>
        <w:t xml:space="preserve">Privacy in </w:t>
      </w:r>
      <w:r w:rsidR="00390006">
        <w:t>Recommender System</w:t>
      </w:r>
      <w:r w:rsidR="00EC59C4">
        <w:t>s</w:t>
      </w:r>
      <w:bookmarkEnd w:id="482"/>
    </w:p>
    <w:p w:rsidR="00AE6633" w:rsidRPr="00AE6633" w:rsidRDefault="006F5B39" w:rsidP="00AE6633">
      <w:pPr>
        <w:pStyle w:val="BodyText"/>
        <w:spacing w:line="480" w:lineRule="auto"/>
      </w:pPr>
      <w:ins w:id="483" w:author="palencar1-pc.cs" w:date="2017-04-05T15:06:00Z">
        <w:r>
          <w:t xml:space="preserve">A wide </w:t>
        </w:r>
      </w:ins>
      <w:del w:id="484" w:author="palencar1-pc.cs" w:date="2017-04-05T15:06:00Z">
        <w:r w:rsidR="00AE6633" w:rsidDel="006F5B39">
          <w:delText xml:space="preserve">There is a presence of large </w:delText>
        </w:r>
      </w:del>
      <w:r w:rsidR="00AE6633">
        <w:t xml:space="preserve">variety of information </w:t>
      </w:r>
      <w:ins w:id="485" w:author="palencar1-pc.cs" w:date="2017-04-05T15:06:00Z">
        <w:r>
          <w:t>needs to be processed by RSs</w:t>
        </w:r>
      </w:ins>
      <w:del w:id="486" w:author="palencar1-pc.cs" w:date="2017-04-05T15:07:00Z">
        <w:r w:rsidR="00AE6633" w:rsidDel="006F5B39">
          <w:delText xml:space="preserve">within the </w:delText>
        </w:r>
        <w:r w:rsidR="00390006" w:rsidDel="006F5B39">
          <w:delText>Recommender System</w:delText>
        </w:r>
      </w:del>
      <w:r w:rsidR="00AE6633">
        <w:t xml:space="preserve">. </w:t>
      </w:r>
      <w:ins w:id="487" w:author="palencar1-pc.cs" w:date="2017-04-05T15:07:00Z">
        <w:r>
          <w:t xml:space="preserve">Some authors </w:t>
        </w:r>
      </w:ins>
      <w:del w:id="488" w:author="palencar1-pc.cs" w:date="2017-04-05T15:07:00Z">
        <w:r w:rsidR="00AE6633" w:rsidDel="006F5B39">
          <w:delText xml:space="preserve">Paper [19] </w:delText>
        </w:r>
      </w:del>
      <w:r w:rsidR="00AE6633">
        <w:t>discuss</w:t>
      </w:r>
      <w:del w:id="489" w:author="palencar1-pc.cs" w:date="2017-04-05T15:07:00Z">
        <w:r w:rsidR="00AE6633" w:rsidDel="006F5B39">
          <w:delText>es</w:delText>
        </w:r>
      </w:del>
      <w:r w:rsidR="00AE6633">
        <w:t xml:space="preserve"> these diverse information types in detail</w:t>
      </w:r>
      <w:ins w:id="490" w:author="palencar1-pc.cs" w:date="2017-04-05T15:07:00Z">
        <w:r>
          <w:t xml:space="preserve"> [19]</w:t>
        </w:r>
      </w:ins>
      <w:r w:rsidR="00AE6633">
        <w:t>. Some of this information can be confidential and should not be revealed to any other person</w:t>
      </w:r>
      <w:ins w:id="491" w:author="palencar1-pc.cs" w:date="2017-04-05T15:07:00Z">
        <w:r>
          <w:t xml:space="preserve"> or</w:t>
        </w:r>
      </w:ins>
      <w:del w:id="492" w:author="palencar1-pc.cs" w:date="2017-04-05T15:07:00Z">
        <w:r w:rsidR="00AE6633" w:rsidDel="006F5B39">
          <w:delText>/</w:delText>
        </w:r>
      </w:del>
      <w:ins w:id="493" w:author="palencar1-pc.cs" w:date="2017-04-05T15:08:00Z">
        <w:r>
          <w:t xml:space="preserve"> </w:t>
        </w:r>
      </w:ins>
      <w:r w:rsidR="00AE6633">
        <w:t>organization</w:t>
      </w:r>
      <w:ins w:id="494" w:author="palencar1-pc.cs" w:date="2017-04-05T15:08:00Z">
        <w:r>
          <w:t>,</w:t>
        </w:r>
      </w:ins>
      <w:r w:rsidR="00AE6633">
        <w:t xml:space="preserve"> except </w:t>
      </w:r>
      <w:del w:id="495" w:author="palencar1-pc.cs" w:date="2017-04-05T15:08:00Z">
        <w:r w:rsidR="00AE6633" w:rsidDel="006F5B39">
          <w:delText xml:space="preserve">for </w:delText>
        </w:r>
      </w:del>
      <w:r w:rsidR="00AE6633">
        <w:t xml:space="preserve">the </w:t>
      </w:r>
      <w:ins w:id="496" w:author="palencar1-pc.cs" w:date="2017-04-05T15:08:00Z">
        <w:r>
          <w:t xml:space="preserve">information </w:t>
        </w:r>
      </w:ins>
      <w:r w:rsidR="00AE6633">
        <w:t>owner</w:t>
      </w:r>
      <w:del w:id="497" w:author="palencar1-pc.cs" w:date="2017-04-05T15:08:00Z">
        <w:r w:rsidR="00AE6633" w:rsidDel="006F5B39">
          <w:delText xml:space="preserve"> of the information</w:delText>
        </w:r>
      </w:del>
      <w:r w:rsidR="00AE6633">
        <w:t xml:space="preserve">. On the user’s end, there is always a trade-off between the amount of information to be provided to </w:t>
      </w:r>
      <w:ins w:id="498" w:author="palencar1-pc.cs" w:date="2017-04-05T15:08:00Z">
        <w:r>
          <w:t>a</w:t>
        </w:r>
      </w:ins>
      <w:del w:id="499" w:author="palencar1-pc.cs" w:date="2017-04-05T15:08:00Z">
        <w:r w:rsidR="00AE6633" w:rsidDel="006F5B39">
          <w:delText>the</w:delText>
        </w:r>
      </w:del>
      <w:r w:rsidR="00AE6633">
        <w:t xml:space="preserve"> </w:t>
      </w:r>
      <w:r w:rsidR="00390006">
        <w:t>R</w:t>
      </w:r>
      <w:ins w:id="500" w:author="palencar1-pc.cs" w:date="2017-04-05T15:08:00Z">
        <w:r>
          <w:t>S</w:t>
        </w:r>
      </w:ins>
      <w:del w:id="501" w:author="palencar1-pc.cs" w:date="2017-04-05T15:08:00Z">
        <w:r w:rsidR="00390006" w:rsidDel="006F5B39">
          <w:delText>ecommender System</w:delText>
        </w:r>
      </w:del>
      <w:r w:rsidR="00AE6633">
        <w:t xml:space="preserve"> and the accuracy of the </w:t>
      </w:r>
      <w:ins w:id="502" w:author="palencar1-pc.cs" w:date="2017-04-05T15:09:00Z">
        <w:r>
          <w:t xml:space="preserve">resulting </w:t>
        </w:r>
      </w:ins>
      <w:r w:rsidR="00AE6633">
        <w:t>recommendation</w:t>
      </w:r>
      <w:ins w:id="503" w:author="palencar1-pc.cs" w:date="2017-04-05T15:09:00Z">
        <w:r>
          <w:t>s</w:t>
        </w:r>
      </w:ins>
      <w:r w:rsidR="00AE6633">
        <w:t>. This aspect is represented in the</w:t>
      </w:r>
      <w:ins w:id="504" w:author="palencar1-pc.cs" w:date="2017-04-05T15:09:00Z">
        <w:r>
          <w:t>ir</w:t>
        </w:r>
      </w:ins>
      <w:r w:rsidR="00AE6633">
        <w:t xml:space="preserve"> paper [19] with the help of </w:t>
      </w:r>
      <w:ins w:id="505" w:author="palencar1-pc.cs" w:date="2017-04-05T15:10:00Z">
        <w:r>
          <w:t xml:space="preserve">a </w:t>
        </w:r>
      </w:ins>
      <w:r w:rsidR="00AE6633">
        <w:t>three</w:t>
      </w:r>
      <w:ins w:id="506" w:author="palencar1-pc.cs" w:date="2017-04-05T15:10:00Z">
        <w:r>
          <w:t>-</w:t>
        </w:r>
      </w:ins>
      <w:del w:id="507" w:author="palencar1-pc.cs" w:date="2017-04-05T15:10:00Z">
        <w:r w:rsidR="00AE6633" w:rsidDel="006F5B39">
          <w:delText xml:space="preserve"> </w:delText>
        </w:r>
      </w:del>
      <w:r w:rsidR="00AE6633">
        <w:t>dimension</w:t>
      </w:r>
      <w:ins w:id="508" w:author="palencar1-pc.cs" w:date="2017-04-05T15:10:00Z">
        <w:r>
          <w:t>al</w:t>
        </w:r>
      </w:ins>
      <w:r w:rsidR="00AE6633">
        <w:t xml:space="preserve"> representation </w:t>
      </w:r>
      <w:ins w:id="509" w:author="palencar1-pc.cs" w:date="2017-04-05T15:10:00Z">
        <w:r>
          <w:t xml:space="preserve">that </w:t>
        </w:r>
      </w:ins>
      <w:r w:rsidR="00AE6633">
        <w:t>ha</w:t>
      </w:r>
      <w:ins w:id="510" w:author="palencar1-pc.cs" w:date="2017-04-05T15:12:00Z">
        <w:r>
          <w:t>s</w:t>
        </w:r>
      </w:ins>
      <w:del w:id="511" w:author="palencar1-pc.cs" w:date="2017-04-05T15:12:00Z">
        <w:r w:rsidR="00AE6633" w:rsidDel="006F5B39">
          <w:delText>ving</w:delText>
        </w:r>
      </w:del>
      <w:r w:rsidR="00AE6633">
        <w:t xml:space="preserve"> </w:t>
      </w:r>
      <w:ins w:id="512" w:author="palencar1-pc.cs" w:date="2017-04-05T15:12:00Z">
        <w:r>
          <w:t xml:space="preserve">the </w:t>
        </w:r>
      </w:ins>
      <w:r w:rsidR="00AE6633">
        <w:t xml:space="preserve">duration of information storage, </w:t>
      </w:r>
      <w:ins w:id="513" w:author="palencar1-pc.cs" w:date="2017-04-05T15:12:00Z">
        <w:r>
          <w:t xml:space="preserve">the </w:t>
        </w:r>
      </w:ins>
      <w:r w:rsidR="00AE6633">
        <w:t xml:space="preserve">size of </w:t>
      </w:r>
      <w:ins w:id="514" w:author="palencar1-pc.cs" w:date="2017-04-05T15:12:00Z">
        <w:r>
          <w:t xml:space="preserve">the </w:t>
        </w:r>
      </w:ins>
      <w:r w:rsidR="00AE6633">
        <w:t>audience and the extent of usage as its three ax</w:t>
      </w:r>
      <w:ins w:id="515" w:author="palencar1-pc.cs" w:date="2017-04-05T15:12:00Z">
        <w:r>
          <w:t>e</w:t>
        </w:r>
      </w:ins>
      <w:del w:id="516" w:author="palencar1-pc.cs" w:date="2017-04-05T15:12:00Z">
        <w:r w:rsidR="00AE6633" w:rsidDel="006F5B39">
          <w:delText>i</w:delText>
        </w:r>
      </w:del>
      <w:r w:rsidR="00AE6633">
        <w:t>s.</w:t>
      </w:r>
    </w:p>
    <w:p w:rsidR="00AE6633" w:rsidRDefault="00AE6633" w:rsidP="00AE6633">
      <w:pPr>
        <w:pStyle w:val="Heading2"/>
        <w:rPr>
          <w:lang w:val="en-CA"/>
        </w:rPr>
      </w:pPr>
      <w:bookmarkStart w:id="517" w:name="_Toc478091022"/>
      <w:r>
        <w:rPr>
          <w:lang w:val="en-CA"/>
        </w:rPr>
        <w:t>Privacy Protection</w:t>
      </w:r>
      <w:bookmarkEnd w:id="517"/>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w:t>
      </w:r>
      <w:ins w:id="518" w:author="palencar1-pc.cs" w:date="2017-04-05T15:13:00Z">
        <w:r w:rsidR="00403761">
          <w:rPr>
            <w:lang w:val="en-CA"/>
          </w:rPr>
          <w:t>-</w:t>
        </w:r>
      </w:ins>
      <w:del w:id="519" w:author="palencar1-pc.cs" w:date="2017-04-05T15:13:00Z">
        <w:r w:rsidDel="00403761">
          <w:rPr>
            <w:lang w:val="en-CA"/>
          </w:rPr>
          <w:delText xml:space="preserve"> </w:delText>
        </w:r>
      </w:del>
      <w:r>
        <w:rPr>
          <w:lang w:val="en-CA"/>
        </w:rPr>
        <w:t>protection techniques can be employed.</w:t>
      </w:r>
      <w:r w:rsidR="00A52953">
        <w:rPr>
          <w:lang w:val="en-CA"/>
        </w:rPr>
        <w:t xml:space="preserve"> One of the methods is </w:t>
      </w:r>
      <w:ins w:id="520" w:author="palencar1-pc.cs" w:date="2017-04-05T15:13:00Z">
        <w:r w:rsidR="00403761">
          <w:rPr>
            <w:lang w:val="en-CA"/>
          </w:rPr>
          <w:t>a</w:t>
        </w:r>
      </w:ins>
      <w:del w:id="521" w:author="palencar1-pc.cs" w:date="2017-04-05T15:13:00Z">
        <w:r w:rsidR="00A52953" w:rsidDel="00403761">
          <w:rPr>
            <w:lang w:val="en-CA"/>
          </w:rPr>
          <w:delText>A</w:delText>
        </w:r>
      </w:del>
      <w:r w:rsidR="00A52953">
        <w:rPr>
          <w:lang w:val="en-CA"/>
        </w:rPr>
        <w:t xml:space="preserve">nonymization, which </w:t>
      </w:r>
      <w:ins w:id="522" w:author="palencar1-pc.cs" w:date="2017-04-05T15:13:00Z">
        <w:r w:rsidR="00403761">
          <w:rPr>
            <w:lang w:val="en-CA"/>
          </w:rPr>
          <w:t>involves</w:t>
        </w:r>
      </w:ins>
      <w:del w:id="523" w:author="palencar1-pc.cs" w:date="2017-04-05T15:13:00Z">
        <w:r w:rsidR="00A52953" w:rsidDel="00403761">
          <w:rPr>
            <w:lang w:val="en-CA"/>
          </w:rPr>
          <w:delText>is</w:delText>
        </w:r>
      </w:del>
      <w:r w:rsidR="00A52953">
        <w:rPr>
          <w:lang w:val="en-CA"/>
        </w:rPr>
        <w:t xml:space="preserve"> removing any link in the data to a specific user while preserving the structure in the data. </w:t>
      </w:r>
      <w:ins w:id="524" w:author="palencar1-pc.cs" w:date="2017-04-05T15:14:00Z">
        <w:r w:rsidR="00403761">
          <w:rPr>
            <w:lang w:val="en-CA"/>
          </w:rPr>
          <w:t xml:space="preserve">Some authors </w:t>
        </w:r>
      </w:ins>
      <w:del w:id="525" w:author="palencar1-pc.cs" w:date="2017-04-05T15:14:00Z">
        <w:r w:rsidR="00A52953" w:rsidDel="00403761">
          <w:rPr>
            <w:lang w:val="en-CA"/>
          </w:rPr>
          <w:delText xml:space="preserve">Paper [34] </w:delText>
        </w:r>
      </w:del>
      <w:r w:rsidR="00A52953">
        <w:rPr>
          <w:lang w:val="en-CA"/>
        </w:rPr>
        <w:t>use</w:t>
      </w:r>
      <w:del w:id="526" w:author="palencar1-pc.cs" w:date="2017-04-05T15:14:00Z">
        <w:r w:rsidR="00A52953" w:rsidDel="00403761">
          <w:rPr>
            <w:lang w:val="en-CA"/>
          </w:rPr>
          <w:delText>s</w:delText>
        </w:r>
      </w:del>
      <w:r w:rsidR="00A52953">
        <w:rPr>
          <w:lang w:val="en-CA"/>
        </w:rPr>
        <w:t xml:space="preserve"> thi</w:t>
      </w:r>
      <w:del w:id="527" w:author="palencar1-pc.cs" w:date="2017-04-05T15:14:00Z">
        <w:r w:rsidR="00A52953" w:rsidDel="00403761">
          <w:rPr>
            <w:lang w:val="en-CA"/>
          </w:rPr>
          <w:delText>s</w:delText>
        </w:r>
      </w:del>
      <w:r w:rsidR="00A52953">
        <w:rPr>
          <w:lang w:val="en-CA"/>
        </w:rPr>
        <w:t xml:space="preserve"> approach </w:t>
      </w:r>
      <w:ins w:id="528" w:author="palencar1-pc.cs" w:date="2017-04-05T15:14:00Z">
        <w:r w:rsidR="00403761">
          <w:rPr>
            <w:lang w:val="en-CA"/>
          </w:rPr>
          <w:t>by introducing</w:t>
        </w:r>
      </w:ins>
      <w:del w:id="529" w:author="palencar1-pc.cs" w:date="2017-04-05T15:14:00Z">
        <w:r w:rsidR="00A52953" w:rsidDel="00403761">
          <w:rPr>
            <w:lang w:val="en-CA"/>
          </w:rPr>
          <w:delText>using</w:delText>
        </w:r>
      </w:del>
      <w:r w:rsidR="00A52953">
        <w:rPr>
          <w:lang w:val="en-CA"/>
        </w:rPr>
        <w:t xml:space="preserve"> trust agents</w:t>
      </w:r>
      <w:ins w:id="530" w:author="palencar1-pc.cs" w:date="2017-04-05T15:14:00Z">
        <w:r w:rsidR="00403761">
          <w:rPr>
            <w:lang w:val="en-CA"/>
          </w:rPr>
          <w:t xml:space="preserve"> [34]</w:t>
        </w:r>
      </w:ins>
      <w:r w:rsidR="00A52953">
        <w:rPr>
          <w:lang w:val="en-CA"/>
        </w:rPr>
        <w:t>.</w:t>
      </w:r>
      <w:r w:rsidR="00EE11DD">
        <w:rPr>
          <w:lang w:val="en-CA"/>
        </w:rPr>
        <w:t xml:space="preserve"> </w:t>
      </w:r>
      <w:ins w:id="531" w:author="palencar1-pc.cs" w:date="2017-04-05T15:15:00Z">
        <w:r w:rsidR="00573B91">
          <w:rPr>
            <w:lang w:val="en-CA"/>
          </w:rPr>
          <w:t xml:space="preserve">Other methods </w:t>
        </w:r>
      </w:ins>
      <w:del w:id="532" w:author="palencar1-pc.cs" w:date="2017-04-05T15:15:00Z">
        <w:r w:rsidR="00EE11DD" w:rsidDel="00573B91">
          <w:rPr>
            <w:lang w:val="en-CA"/>
          </w:rPr>
          <w:delText xml:space="preserve">The other methods </w:delText>
        </w:r>
      </w:del>
      <w:r w:rsidR="00EE11DD">
        <w:rPr>
          <w:lang w:val="en-CA"/>
        </w:rPr>
        <w:t xml:space="preserve">to </w:t>
      </w:r>
      <w:ins w:id="533" w:author="palencar1-pc.cs" w:date="2017-04-05T15:16:00Z">
        <w:r w:rsidR="00573B91">
          <w:rPr>
            <w:lang w:val="en-CA"/>
          </w:rPr>
          <w:t xml:space="preserve">deal with privacy concerns </w:t>
        </w:r>
      </w:ins>
      <w:del w:id="534" w:author="palencar1-pc.cs" w:date="2017-04-05T15:16:00Z">
        <w:r w:rsidR="00EE11DD" w:rsidDel="00573B91">
          <w:rPr>
            <w:lang w:val="en-CA"/>
          </w:rPr>
          <w:delText xml:space="preserve">achieve </w:delText>
        </w:r>
      </w:del>
      <w:ins w:id="535" w:author="palencar1-pc.cs" w:date="2017-04-05T15:15:00Z">
        <w:r w:rsidR="00573B91">
          <w:rPr>
            <w:lang w:val="en-CA"/>
          </w:rPr>
          <w:t xml:space="preserve"> are based on </w:t>
        </w:r>
      </w:ins>
      <w:del w:id="536" w:author="palencar1-pc.cs" w:date="2017-04-05T15:16:00Z">
        <w:r w:rsidR="00EE11DD" w:rsidDel="00573B91">
          <w:rPr>
            <w:lang w:val="en-CA"/>
          </w:rPr>
          <w:delText>the alleviation of the privacy concerns is to use R</w:delText>
        </w:r>
      </w:del>
      <w:ins w:id="537" w:author="palencar1-pc.cs" w:date="2017-04-05T15:16:00Z">
        <w:r w:rsidR="00573B91">
          <w:rPr>
            <w:lang w:val="en-CA"/>
          </w:rPr>
          <w:t>r</w:t>
        </w:r>
      </w:ins>
      <w:r w:rsidR="00EE11DD">
        <w:rPr>
          <w:lang w:val="en-CA"/>
        </w:rPr>
        <w:t xml:space="preserve">andomization </w:t>
      </w:r>
      <w:ins w:id="538" w:author="palencar1-pc.cs" w:date="2017-04-05T15:16:00Z">
        <w:r w:rsidR="00573B91">
          <w:rPr>
            <w:lang w:val="en-CA"/>
          </w:rPr>
          <w:t xml:space="preserve">techniques or </w:t>
        </w:r>
      </w:ins>
      <w:del w:id="539" w:author="palencar1-pc.cs" w:date="2017-04-05T15:16:00Z">
        <w:r w:rsidR="00EE11DD" w:rsidDel="00573B91">
          <w:rPr>
            <w:lang w:val="en-CA"/>
          </w:rPr>
          <w:delText xml:space="preserve">and/or </w:delText>
        </w:r>
      </w:del>
      <w:r w:rsidR="00EE11DD">
        <w:rPr>
          <w:lang w:val="en-CA"/>
        </w:rPr>
        <w:t>differential privacy servers.</w:t>
      </w:r>
    </w:p>
    <w:p w:rsidR="00C71FED" w:rsidRDefault="00C71FED" w:rsidP="00866177">
      <w:pPr>
        <w:pStyle w:val="Heading3"/>
        <w:spacing w:line="480" w:lineRule="auto"/>
        <w:rPr>
          <w:lang w:val="en-CA"/>
        </w:rPr>
      </w:pPr>
      <w:r>
        <w:rPr>
          <w:lang w:val="en-CA"/>
        </w:rPr>
        <w:t xml:space="preserve"> </w:t>
      </w:r>
      <w:bookmarkStart w:id="540" w:name="_Toc478091023"/>
      <w:r>
        <w:rPr>
          <w:lang w:val="en-CA"/>
        </w:rPr>
        <w:t>User control</w:t>
      </w:r>
      <w:bookmarkEnd w:id="540"/>
    </w:p>
    <w:p w:rsidR="00175E3D" w:rsidRDefault="00571022" w:rsidP="00866177">
      <w:pPr>
        <w:pStyle w:val="BodyText"/>
        <w:spacing w:line="480" w:lineRule="auto"/>
        <w:rPr>
          <w:lang w:val="en-CA"/>
        </w:rPr>
      </w:pPr>
      <w:ins w:id="541" w:author="palencar1-pc.cs" w:date="2017-04-05T15:17:00Z">
        <w:r>
          <w:rPr>
            <w:lang w:val="en-CA"/>
          </w:rPr>
          <w:t xml:space="preserve">Zhang, Na and Hogxia </w:t>
        </w:r>
      </w:ins>
      <w:del w:id="542" w:author="palencar1-pc.cs" w:date="2017-04-05T15:17:00Z">
        <w:r w:rsidR="007F6CC2" w:rsidDel="00571022">
          <w:rPr>
            <w:lang w:val="en-CA"/>
          </w:rPr>
          <w:delText>The paper</w:delText>
        </w:r>
        <w:r w:rsidR="006607B7" w:rsidDel="00571022">
          <w:rPr>
            <w:lang w:val="en-CA"/>
          </w:rPr>
          <w:delText xml:space="preserve"> [14]</w:delText>
        </w:r>
        <w:r w:rsidR="007F6CC2" w:rsidDel="00571022">
          <w:rPr>
            <w:lang w:val="en-CA"/>
          </w:rPr>
          <w:delText xml:space="preserve"> </w:delText>
        </w:r>
      </w:del>
      <w:r w:rsidR="007F6CC2">
        <w:rPr>
          <w:lang w:val="en-CA"/>
        </w:rPr>
        <w:t>discuss</w:t>
      </w:r>
      <w:del w:id="543" w:author="palencar1-pc.cs" w:date="2017-04-05T15:17:00Z">
        <w:r w:rsidR="007F6CC2" w:rsidDel="00571022">
          <w:rPr>
            <w:lang w:val="en-CA"/>
          </w:rPr>
          <w:delText>es</w:delText>
        </w:r>
      </w:del>
      <w:r w:rsidR="007F6CC2">
        <w:rPr>
          <w:lang w:val="en-CA"/>
        </w:rPr>
        <w:t xml:space="preserve"> two</w:t>
      </w:r>
      <w:r w:rsidR="0002594A">
        <w:rPr>
          <w:lang w:val="en-CA"/>
        </w:rPr>
        <w:t xml:space="preserve"> technique</w:t>
      </w:r>
      <w:r w:rsidR="007F6CC2">
        <w:rPr>
          <w:lang w:val="en-CA"/>
        </w:rPr>
        <w:t>s</w:t>
      </w:r>
      <w:r w:rsidR="0002594A">
        <w:rPr>
          <w:lang w:val="en-CA"/>
        </w:rPr>
        <w:t xml:space="preserve"> to mitigate </w:t>
      </w:r>
      <w:del w:id="544" w:author="palencar1-pc.cs" w:date="2017-04-05T15:18:00Z">
        <w:r w:rsidR="0002594A" w:rsidDel="009E1AEB">
          <w:rPr>
            <w:lang w:val="en-CA"/>
          </w:rPr>
          <w:delText xml:space="preserve">the </w:delText>
        </w:r>
      </w:del>
      <w:r w:rsidR="007F6CC2">
        <w:rPr>
          <w:lang w:val="en-CA"/>
        </w:rPr>
        <w:t xml:space="preserve">concerns over </w:t>
      </w:r>
      <w:del w:id="545" w:author="palencar1-pc.cs" w:date="2017-04-05T15:18:00Z">
        <w:r w:rsidR="007F6CC2" w:rsidDel="009E1AEB">
          <w:rPr>
            <w:lang w:val="en-CA"/>
          </w:rPr>
          <w:delText xml:space="preserve">the </w:delText>
        </w:r>
        <w:r w:rsidR="0002594A" w:rsidDel="009E1AEB">
          <w:rPr>
            <w:lang w:val="en-CA"/>
          </w:rPr>
          <w:delText xml:space="preserve">risk of </w:delText>
        </w:r>
      </w:del>
      <w:r w:rsidR="0002594A">
        <w:rPr>
          <w:lang w:val="en-CA"/>
        </w:rPr>
        <w:t xml:space="preserve">privacy </w:t>
      </w:r>
      <w:ins w:id="546" w:author="palencar1-pc.cs" w:date="2017-04-05T15:18:00Z">
        <w:r w:rsidR="009E1AEB">
          <w:rPr>
            <w:lang w:val="en-CA"/>
          </w:rPr>
          <w:t xml:space="preserve">risk </w:t>
        </w:r>
      </w:ins>
      <w:r w:rsidR="0002594A">
        <w:rPr>
          <w:lang w:val="en-CA"/>
        </w:rPr>
        <w:t>breach</w:t>
      </w:r>
      <w:ins w:id="547" w:author="palencar1-pc.cs" w:date="2017-04-05T15:18:00Z">
        <w:r w:rsidR="009E1AEB">
          <w:rPr>
            <w:lang w:val="en-CA"/>
          </w:rPr>
          <w:t>es</w:t>
        </w:r>
      </w:ins>
      <w:r w:rsidR="0002594A">
        <w:rPr>
          <w:lang w:val="en-CA"/>
        </w:rPr>
        <w:t xml:space="preserve"> in the </w:t>
      </w:r>
      <w:r w:rsidR="00390006">
        <w:rPr>
          <w:lang w:val="en-CA"/>
        </w:rPr>
        <w:t>R</w:t>
      </w:r>
      <w:ins w:id="548" w:author="palencar1-pc.cs" w:date="2017-04-05T15:18:00Z">
        <w:r w:rsidR="009E1AEB">
          <w:rPr>
            <w:lang w:val="en-CA"/>
          </w:rPr>
          <w:t>Ss</w:t>
        </w:r>
      </w:ins>
      <w:del w:id="549" w:author="palencar1-pc.cs" w:date="2017-04-05T15:18:00Z">
        <w:r w:rsidR="00390006" w:rsidDel="009E1AEB">
          <w:rPr>
            <w:lang w:val="en-CA"/>
          </w:rPr>
          <w:delText>ecommender System</w:delText>
        </w:r>
        <w:r w:rsidR="00EC59C4" w:rsidDel="009E1AEB">
          <w:rPr>
            <w:lang w:val="en-CA"/>
          </w:rPr>
          <w:delText>s</w:delText>
        </w:r>
      </w:del>
      <w:r w:rsidR="0002594A">
        <w:rPr>
          <w:lang w:val="en-CA"/>
        </w:rPr>
        <w:t xml:space="preserve"> </w:t>
      </w:r>
      <w:ins w:id="550" w:author="palencar1-pc.cs" w:date="2017-04-05T15:19:00Z">
        <w:r w:rsidR="009E1AEB">
          <w:rPr>
            <w:lang w:val="en-CA"/>
          </w:rPr>
          <w:t>that</w:t>
        </w:r>
      </w:ins>
      <w:del w:id="551" w:author="palencar1-pc.cs" w:date="2017-04-05T15:19:00Z">
        <w:r w:rsidR="007F6CC2" w:rsidDel="009E1AEB">
          <w:rPr>
            <w:lang w:val="en-CA"/>
          </w:rPr>
          <w:delText>by</w:delText>
        </w:r>
      </w:del>
      <w:r w:rsidR="007F6CC2">
        <w:rPr>
          <w:lang w:val="en-CA"/>
        </w:rPr>
        <w:t xml:space="preserve"> </w:t>
      </w:r>
      <w:ins w:id="552" w:author="palencar1-pc.cs" w:date="2017-04-05T15:20:00Z">
        <w:r w:rsidR="009E1AEB">
          <w:rPr>
            <w:lang w:val="en-CA"/>
          </w:rPr>
          <w:t>give</w:t>
        </w:r>
      </w:ins>
      <w:del w:id="553" w:author="palencar1-pc.cs" w:date="2017-04-05T15:20:00Z">
        <w:r w:rsidR="007F6CC2" w:rsidDel="009E1AEB">
          <w:rPr>
            <w:lang w:val="en-CA"/>
          </w:rPr>
          <w:delText>provid</w:delText>
        </w:r>
      </w:del>
      <w:del w:id="554" w:author="palencar1-pc.cs" w:date="2017-04-05T15:19:00Z">
        <w:r w:rsidR="007F6CC2" w:rsidDel="009E1AEB">
          <w:rPr>
            <w:lang w:val="en-CA"/>
          </w:rPr>
          <w:delText>ing</w:delText>
        </w:r>
      </w:del>
      <w:r w:rsidR="0002594A">
        <w:rPr>
          <w:lang w:val="en-CA"/>
        </w:rPr>
        <w:t xml:space="preserve"> </w:t>
      </w:r>
      <w:del w:id="555" w:author="palencar1-pc.cs" w:date="2017-04-05T15:19:00Z">
        <w:r w:rsidR="0002594A" w:rsidDel="009E1AEB">
          <w:rPr>
            <w:lang w:val="en-CA"/>
          </w:rPr>
          <w:delText xml:space="preserve">the </w:delText>
        </w:r>
      </w:del>
      <w:r w:rsidR="0002594A">
        <w:rPr>
          <w:lang w:val="en-CA"/>
        </w:rPr>
        <w:t>user</w:t>
      </w:r>
      <w:ins w:id="556" w:author="palencar1-pc.cs" w:date="2017-04-05T15:19:00Z">
        <w:r w:rsidR="009E1AEB">
          <w:rPr>
            <w:lang w:val="en-CA"/>
          </w:rPr>
          <w:t>s</w:t>
        </w:r>
      </w:ins>
      <w:r w:rsidR="0002594A">
        <w:rPr>
          <w:lang w:val="en-CA"/>
        </w:rPr>
        <w:t xml:space="preserve"> </w:t>
      </w:r>
      <w:del w:id="557" w:author="palencar1-pc.cs" w:date="2017-04-05T15:20:00Z">
        <w:r w:rsidR="0002594A" w:rsidDel="009E1AEB">
          <w:rPr>
            <w:lang w:val="en-CA"/>
          </w:rPr>
          <w:delText xml:space="preserve">with </w:delText>
        </w:r>
      </w:del>
      <w:r w:rsidR="0002594A">
        <w:rPr>
          <w:lang w:val="en-CA"/>
        </w:rPr>
        <w:t xml:space="preserve">the option to manage the release of information to the </w:t>
      </w:r>
      <w:ins w:id="558" w:author="palencar1-pc.cs" w:date="2017-04-05T15:19:00Z">
        <w:r w:rsidR="009E1AEB">
          <w:rPr>
            <w:lang w:val="en-CA"/>
          </w:rPr>
          <w:t>RSs</w:t>
        </w:r>
      </w:ins>
      <w:del w:id="559" w:author="palencar1-pc.cs" w:date="2017-04-05T15:19:00Z">
        <w:r w:rsidR="00390006" w:rsidDel="009E1AEB">
          <w:rPr>
            <w:lang w:val="en-CA"/>
          </w:rPr>
          <w:delText>Recommender System</w:delText>
        </w:r>
      </w:del>
      <w:r w:rsidR="001B4CF3">
        <w:rPr>
          <w:lang w:val="en-CA"/>
        </w:rPr>
        <w:t xml:space="preserve"> [</w:t>
      </w:r>
      <w:ins w:id="560" w:author="palencar1-pc.cs" w:date="2017-04-05T15:17:00Z">
        <w:r>
          <w:rPr>
            <w:lang w:val="en-CA"/>
          </w:rPr>
          <w:t xml:space="preserve">14, </w:t>
        </w:r>
      </w:ins>
      <w:r w:rsidR="001B4CF3">
        <w:rPr>
          <w:lang w:val="en-CA"/>
        </w:rPr>
        <w:t>41</w:t>
      </w:r>
      <w:r w:rsidR="00175E3D" w:rsidRPr="00175E3D">
        <w:rPr>
          <w:lang w:val="en-CA"/>
        </w:rPr>
        <w:t xml:space="preserve">] </w:t>
      </w:r>
      <w:r w:rsidR="0002594A">
        <w:rPr>
          <w:lang w:val="en-CA"/>
        </w:rPr>
        <w:t xml:space="preserve">or </w:t>
      </w:r>
      <w:del w:id="561" w:author="palencar1-pc.cs" w:date="2017-04-05T15:20:00Z">
        <w:r w:rsidR="0002594A" w:rsidDel="009E1AEB">
          <w:rPr>
            <w:lang w:val="en-CA"/>
          </w:rPr>
          <w:delText xml:space="preserve">to </w:delText>
        </w:r>
      </w:del>
      <w:r w:rsidR="0002594A">
        <w:rPr>
          <w:lang w:val="en-CA"/>
        </w:rPr>
        <w:t xml:space="preserve">provide </w:t>
      </w:r>
      <w:r w:rsidR="0002594A">
        <w:rPr>
          <w:lang w:val="en-CA"/>
        </w:rPr>
        <w:lastRenderedPageBreak/>
        <w:t>appropriate reason</w:t>
      </w:r>
      <w:ins w:id="562" w:author="palencar1-pc.cs" w:date="2017-04-05T15:21:00Z">
        <w:r w:rsidR="009E1AEB">
          <w:rPr>
            <w:lang w:val="en-CA"/>
          </w:rPr>
          <w:t>s</w:t>
        </w:r>
      </w:ins>
      <w:r w:rsidR="0002594A">
        <w:rPr>
          <w:lang w:val="en-CA"/>
        </w:rPr>
        <w:t xml:space="preserve"> for the requirement</w:t>
      </w:r>
      <w:ins w:id="563" w:author="palencar1-pc.cs" w:date="2017-04-05T15:21:00Z">
        <w:r w:rsidR="009E1AEB">
          <w:rPr>
            <w:lang w:val="en-CA"/>
          </w:rPr>
          <w:t>s</w:t>
        </w:r>
      </w:ins>
      <w:r w:rsidR="0002594A">
        <w:rPr>
          <w:lang w:val="en-CA"/>
        </w:rPr>
        <w:t xml:space="preserve"> of </w:t>
      </w:r>
      <w:ins w:id="564" w:author="palencar1-pc.cs" w:date="2017-04-05T15:21:00Z">
        <w:r w:rsidR="009E1AEB">
          <w:rPr>
            <w:lang w:val="en-CA"/>
          </w:rPr>
          <w:t xml:space="preserve">information </w:t>
        </w:r>
      </w:ins>
      <w:r w:rsidR="0002594A">
        <w:rPr>
          <w:lang w:val="en-CA"/>
        </w:rPr>
        <w:t xml:space="preserve">release </w:t>
      </w:r>
      <w:del w:id="565" w:author="palencar1-pc.cs" w:date="2017-04-05T15:21:00Z">
        <w:r w:rsidR="0002594A" w:rsidDel="009E1AEB">
          <w:rPr>
            <w:lang w:val="en-CA"/>
          </w:rPr>
          <w:delText xml:space="preserve">of information </w:delText>
        </w:r>
      </w:del>
      <w:r w:rsidR="0002594A">
        <w:rPr>
          <w:lang w:val="en-CA"/>
        </w:rPr>
        <w:t xml:space="preserve">to </w:t>
      </w:r>
      <w:del w:id="566" w:author="palencar1-pc.cs" w:date="2017-04-05T15:21:00Z">
        <w:r w:rsidR="0002594A" w:rsidDel="009E1AEB">
          <w:rPr>
            <w:lang w:val="en-CA"/>
          </w:rPr>
          <w:delText xml:space="preserve">the </w:delText>
        </w:r>
      </w:del>
      <w:r w:rsidR="0002594A">
        <w:rPr>
          <w:lang w:val="en-CA"/>
        </w:rPr>
        <w:t>user</w:t>
      </w:r>
      <w:ins w:id="567" w:author="palencar1-pc.cs" w:date="2017-04-05T15:21:00Z">
        <w:r w:rsidR="009E1AEB">
          <w:rPr>
            <w:lang w:val="en-CA"/>
          </w:rPr>
          <w:t>s</w:t>
        </w:r>
      </w:ins>
      <w:r w:rsidR="001B4CF3">
        <w:rPr>
          <w:lang w:val="en-CA"/>
        </w:rPr>
        <w:t xml:space="preserve"> [42</w:t>
      </w:r>
      <w:r w:rsidR="00175E3D" w:rsidRPr="00175E3D">
        <w:rPr>
          <w:lang w:val="en-CA"/>
        </w:rPr>
        <w:t xml:space="preserve">]. </w:t>
      </w:r>
      <w:r w:rsidR="0002594A">
        <w:rPr>
          <w:lang w:val="en-CA"/>
        </w:rPr>
        <w:t>These two methods help</w:t>
      </w:r>
      <w:del w:id="568" w:author="palencar1-pc.cs" w:date="2017-04-05T15:22:00Z">
        <w:r w:rsidR="0002594A" w:rsidDel="009E1AEB">
          <w:rPr>
            <w:lang w:val="en-CA"/>
          </w:rPr>
          <w:delText>s</w:delText>
        </w:r>
      </w:del>
      <w:r w:rsidR="0002594A">
        <w:rPr>
          <w:lang w:val="en-CA"/>
        </w:rPr>
        <w:t xml:space="preserve"> in reducing </w:t>
      </w:r>
      <w:ins w:id="569" w:author="palencar1-pc.cs" w:date="2017-04-05T15:23:00Z">
        <w:r w:rsidR="009E1AEB">
          <w:rPr>
            <w:lang w:val="en-CA"/>
          </w:rPr>
          <w:t>breachers of user privacy</w:t>
        </w:r>
      </w:ins>
      <w:del w:id="570" w:author="palencar1-pc.cs" w:date="2017-04-05T15:23:00Z">
        <w:r w:rsidR="0002594A" w:rsidDel="009E1AEB">
          <w:rPr>
            <w:lang w:val="en-CA"/>
          </w:rPr>
          <w:delText>concerns of privacy breach of the user</w:delText>
        </w:r>
      </w:del>
      <w:r w:rsidR="0002594A">
        <w:rPr>
          <w:lang w:val="en-CA"/>
        </w:rPr>
        <w:t>.</w:t>
      </w:r>
    </w:p>
    <w:p w:rsidR="00614DEC" w:rsidRDefault="00614DEC" w:rsidP="00866177">
      <w:pPr>
        <w:pStyle w:val="Heading2"/>
        <w:spacing w:line="480" w:lineRule="auto"/>
        <w:rPr>
          <w:lang w:val="en-CA"/>
        </w:rPr>
      </w:pPr>
      <w:bookmarkStart w:id="571" w:name="_Toc478091024"/>
      <w:r>
        <w:rPr>
          <w:lang w:val="en-CA"/>
        </w:rPr>
        <w:t xml:space="preserve">Risk Aware </w:t>
      </w:r>
      <w:r w:rsidR="00390006">
        <w:rPr>
          <w:lang w:val="en-CA"/>
        </w:rPr>
        <w:t>Recommender System</w:t>
      </w:r>
      <w:r w:rsidR="00EC59C4">
        <w:rPr>
          <w:lang w:val="en-CA"/>
        </w:rPr>
        <w:t>s</w:t>
      </w:r>
      <w:bookmarkEnd w:id="571"/>
    </w:p>
    <w:p w:rsidR="00E70BFF" w:rsidRPr="00E70BFF" w:rsidRDefault="007F6202" w:rsidP="00866177">
      <w:pPr>
        <w:pStyle w:val="BodyText"/>
        <w:spacing w:line="480" w:lineRule="auto"/>
        <w:rPr>
          <w:lang w:val="en-CA"/>
        </w:rPr>
      </w:pPr>
      <w:ins w:id="572" w:author="palencar1-pc.cs" w:date="2017-04-05T15:23:00Z">
        <w:r>
          <w:rPr>
            <w:lang w:val="en-CA"/>
          </w:rPr>
          <w:t xml:space="preserve">Bouneffouf </w:t>
        </w:r>
      </w:ins>
      <w:del w:id="573" w:author="palencar1-pc.cs" w:date="2017-04-05T15:24:00Z">
        <w:r w:rsidR="00CA72CC" w:rsidDel="007F6202">
          <w:rPr>
            <w:lang w:val="en-CA"/>
          </w:rPr>
          <w:delText>The paper [7]</w:delText>
        </w:r>
      </w:del>
      <w:r w:rsidR="00CA72CC">
        <w:rPr>
          <w:lang w:val="en-CA"/>
        </w:rPr>
        <w:t xml:space="preserve"> discusses </w:t>
      </w:r>
      <w:del w:id="574" w:author="palencar1-pc.cs" w:date="2017-04-05T15:24:00Z">
        <w:r w:rsidR="00CA72CC" w:rsidDel="007F6202">
          <w:rPr>
            <w:lang w:val="en-CA"/>
          </w:rPr>
          <w:delText xml:space="preserve">the </w:delText>
        </w:r>
      </w:del>
      <w:ins w:id="575" w:author="palencar1-pc.cs" w:date="2017-04-05T15:24:00Z">
        <w:r>
          <w:rPr>
            <w:lang w:val="en-CA"/>
          </w:rPr>
          <w:t>r</w:t>
        </w:r>
      </w:ins>
      <w:del w:id="576" w:author="palencar1-pc.cs" w:date="2017-04-05T15:24:00Z">
        <w:r w:rsidR="00CA72CC" w:rsidDel="007F6202">
          <w:rPr>
            <w:lang w:val="en-CA"/>
          </w:rPr>
          <w:delText>R</w:delText>
        </w:r>
      </w:del>
      <w:r w:rsidR="00CA72CC">
        <w:rPr>
          <w:lang w:val="en-CA"/>
        </w:rPr>
        <w:t>isk</w:t>
      </w:r>
      <w:ins w:id="577" w:author="palencar1-pc.cs" w:date="2017-04-05T15:24:00Z">
        <w:r>
          <w:rPr>
            <w:lang w:val="en-CA"/>
          </w:rPr>
          <w:t>-a</w:t>
        </w:r>
      </w:ins>
      <w:del w:id="578" w:author="palencar1-pc.cs" w:date="2017-04-05T15:24:00Z">
        <w:r w:rsidR="00CA72CC" w:rsidDel="007F6202">
          <w:rPr>
            <w:lang w:val="en-CA"/>
          </w:rPr>
          <w:delText xml:space="preserve"> A</w:delText>
        </w:r>
      </w:del>
      <w:r w:rsidR="00CA72CC">
        <w:rPr>
          <w:lang w:val="en-CA"/>
        </w:rPr>
        <w:t xml:space="preserve">ware </w:t>
      </w:r>
      <w:ins w:id="579" w:author="palencar1-pc.cs" w:date="2017-04-05T15:24:00Z">
        <w:r>
          <w:rPr>
            <w:lang w:val="en-CA"/>
          </w:rPr>
          <w:t>RSs</w:t>
        </w:r>
      </w:ins>
      <w:del w:id="580" w:author="palencar1-pc.cs" w:date="2017-04-05T15:24:00Z">
        <w:r w:rsidR="00390006" w:rsidDel="007F6202">
          <w:rPr>
            <w:lang w:val="en-CA"/>
          </w:rPr>
          <w:delText>Recommender System</w:delText>
        </w:r>
        <w:r w:rsidR="00EC59C4" w:rsidDel="007F6202">
          <w:rPr>
            <w:lang w:val="en-CA"/>
          </w:rPr>
          <w:delText>s</w:delText>
        </w:r>
      </w:del>
      <w:ins w:id="581" w:author="palencar1-pc.cs" w:date="2017-04-05T15:25:00Z">
        <w:r>
          <w:rPr>
            <w:lang w:val="en-CA"/>
          </w:rPr>
          <w:t xml:space="preserve"> [7]</w:t>
        </w:r>
      </w:ins>
      <w:r w:rsidR="00361CD6">
        <w:rPr>
          <w:lang w:val="en-CA"/>
        </w:rPr>
        <w:t>.</w:t>
      </w:r>
      <w:r w:rsidR="00C87F37">
        <w:rPr>
          <w:lang w:val="en-CA"/>
        </w:rPr>
        <w:t xml:space="preserve"> In this variation of </w:t>
      </w:r>
      <w:ins w:id="582" w:author="palencar1-pc.cs" w:date="2017-04-05T15:24:00Z">
        <w:r>
          <w:rPr>
            <w:lang w:val="en-CA"/>
          </w:rPr>
          <w:t>RSs</w:t>
        </w:r>
      </w:ins>
      <w:del w:id="583" w:author="palencar1-pc.cs" w:date="2017-04-05T15:24:00Z">
        <w:r w:rsidR="00C87F37" w:rsidDel="007F6202">
          <w:rPr>
            <w:lang w:val="en-CA"/>
          </w:rPr>
          <w:delText xml:space="preserve">a </w:delText>
        </w:r>
        <w:r w:rsidR="00390006" w:rsidDel="007F6202">
          <w:rPr>
            <w:lang w:val="en-CA"/>
          </w:rPr>
          <w:delText>Recommender System</w:delText>
        </w:r>
      </w:del>
      <w:r w:rsidR="00C87F37">
        <w:rPr>
          <w:lang w:val="en-CA"/>
        </w:rPr>
        <w:t xml:space="preserve"> an approach is used to calculate the trade-off </w:t>
      </w:r>
      <w:ins w:id="584" w:author="palencar1-pc.cs" w:date="2017-04-05T15:25:00Z">
        <w:r>
          <w:rPr>
            <w:lang w:val="en-CA"/>
          </w:rPr>
          <w:t xml:space="preserve">between </w:t>
        </w:r>
      </w:ins>
      <w:del w:id="585" w:author="palencar1-pc.cs" w:date="2017-04-05T15:25:00Z">
        <w:r w:rsidR="00C87F37" w:rsidDel="007F6202">
          <w:rPr>
            <w:lang w:val="en-CA"/>
          </w:rPr>
          <w:delText xml:space="preserve">of </w:delText>
        </w:r>
      </w:del>
      <w:r w:rsidR="00C87F37">
        <w:rPr>
          <w:lang w:val="en-CA"/>
        </w:rPr>
        <w:t>discovering contextual information and upsetting user</w:t>
      </w:r>
      <w:ins w:id="586" w:author="palencar1-pc.cs" w:date="2017-04-05T15:25:00Z">
        <w:r>
          <w:rPr>
            <w:lang w:val="en-CA"/>
          </w:rPr>
          <w:t>s</w:t>
        </w:r>
      </w:ins>
      <w:r w:rsidR="00C87F37">
        <w:rPr>
          <w:lang w:val="en-CA"/>
        </w:rPr>
        <w:t xml:space="preserve"> </w:t>
      </w:r>
      <w:ins w:id="587" w:author="palencar1-pc.cs" w:date="2017-04-05T15:25:00Z">
        <w:r>
          <w:rPr>
            <w:lang w:val="en-CA"/>
          </w:rPr>
          <w:t xml:space="preserve">by providing them </w:t>
        </w:r>
      </w:ins>
      <w:del w:id="588" w:author="palencar1-pc.cs" w:date="2017-04-05T15:25:00Z">
        <w:r w:rsidR="00C87F37" w:rsidDel="007F6202">
          <w:rPr>
            <w:lang w:val="en-CA"/>
          </w:rPr>
          <w:delText xml:space="preserve">with </w:delText>
        </w:r>
      </w:del>
      <w:r w:rsidR="00C87F37">
        <w:rPr>
          <w:lang w:val="en-CA"/>
        </w:rPr>
        <w:t xml:space="preserve">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w:t>
      </w:r>
      <w:ins w:id="589" w:author="palencar1-pc.cs" w:date="2017-04-05T15:26:00Z">
        <w:r>
          <w:rPr>
            <w:lang w:val="en-CA"/>
          </w:rPr>
          <w:t>is</w:t>
        </w:r>
      </w:ins>
      <w:del w:id="590" w:author="palencar1-pc.cs" w:date="2017-04-05T15:26:00Z">
        <w:r w:rsidR="006346CA" w:rsidDel="007F6202">
          <w:rPr>
            <w:lang w:val="en-CA"/>
          </w:rPr>
          <w:delText>e</w:delText>
        </w:r>
      </w:del>
      <w:r w:rsidR="006346CA">
        <w:rPr>
          <w:lang w:val="en-CA"/>
        </w:rPr>
        <w:t xml:space="preserv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w:t>
      </w:r>
      <w:del w:id="591" w:author="palencar1-pc.cs" w:date="2017-04-05T15:26:00Z">
        <w:r w:rsidR="00AD21BF" w:rsidDel="007F6202">
          <w:rPr>
            <w:lang w:val="en-CA"/>
          </w:rPr>
          <w:delText>(</w:delText>
        </w:r>
      </w:del>
      <w:r w:rsidR="00AD21BF">
        <w:rPr>
          <w:lang w:val="en-CA"/>
        </w:rPr>
        <w:t>[44</w:t>
      </w:r>
      <w:r w:rsidR="00E70BFF" w:rsidRPr="00E70BFF">
        <w:rPr>
          <w:lang w:val="en-CA"/>
        </w:rPr>
        <w:t xml:space="preserve">, </w:t>
      </w:r>
      <w:r w:rsidR="00AD21BF">
        <w:rPr>
          <w:lang w:val="en-CA"/>
        </w:rPr>
        <w:t>43</w:t>
      </w:r>
      <w:r w:rsidR="00E70BFF" w:rsidRPr="00E70BFF">
        <w:rPr>
          <w:lang w:val="en-CA"/>
        </w:rPr>
        <w:t>]</w:t>
      </w:r>
      <w:del w:id="592" w:author="palencar1-pc.cs" w:date="2017-04-05T15:26:00Z">
        <w:r w:rsidR="00E70BFF" w:rsidRPr="00E70BFF" w:rsidDel="007F6202">
          <w:rPr>
            <w:lang w:val="en-CA"/>
          </w:rPr>
          <w:delText>)</w:delText>
        </w:r>
      </w:del>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del w:id="593" w:author="palencar1-pc.cs" w:date="2017-04-05T15:26:00Z">
        <w:r w:rsidR="00B26264" w:rsidDel="007F6202">
          <w:rPr>
            <w:lang w:val="en-CA"/>
          </w:rPr>
          <w:delText xml:space="preserve">and </w:delText>
        </w:r>
      </w:del>
      <w:r w:rsidR="00B26264">
        <w:rPr>
          <w:lang w:val="en-CA"/>
        </w:rPr>
        <w:t>47</w:t>
      </w:r>
      <w:r w:rsidR="00E70BFF" w:rsidRPr="00E70BFF">
        <w:rPr>
          <w:lang w:val="en-CA"/>
        </w:rPr>
        <w:t xml:space="preserve">] </w:t>
      </w:r>
      <w:r w:rsidR="006346CA">
        <w:rPr>
          <w:lang w:val="en-CA"/>
        </w:rPr>
        <w:t>and the hybrid approach</w:t>
      </w:r>
      <w:r w:rsidR="00AD21BF">
        <w:rPr>
          <w:lang w:val="en-CA"/>
        </w:rPr>
        <w:t xml:space="preserve"> </w:t>
      </w:r>
      <w:del w:id="594" w:author="palencar1-pc.cs" w:date="2017-04-05T15:26:00Z">
        <w:r w:rsidR="00AD21BF" w:rsidDel="007F6202">
          <w:rPr>
            <w:lang w:val="en-CA"/>
          </w:rPr>
          <w:delText>(</w:delText>
        </w:r>
      </w:del>
      <w:r w:rsidR="00AD21BF">
        <w:rPr>
          <w:lang w:val="en-CA"/>
        </w:rPr>
        <w:t>[48</w:t>
      </w:r>
      <w:r w:rsidR="00E70BFF" w:rsidRPr="00E70BFF">
        <w:rPr>
          <w:lang w:val="en-CA"/>
        </w:rPr>
        <w:t>]</w:t>
      </w:r>
      <w:del w:id="595" w:author="palencar1-pc.cs" w:date="2017-04-05T15:26:00Z">
        <w:r w:rsidR="00B26264" w:rsidRPr="00E70BFF" w:rsidDel="007F6202">
          <w:rPr>
            <w:lang w:val="en-CA"/>
          </w:rPr>
          <w:delText>)</w:delText>
        </w:r>
      </w:del>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596" w:name="_Toc478091025"/>
      <w:r>
        <w:t>Related Work</w:t>
      </w:r>
      <w:bookmarkEnd w:id="596"/>
    </w:p>
    <w:p w:rsidR="00554EF0" w:rsidRDefault="00554EF0" w:rsidP="00554EF0">
      <w:pPr>
        <w:pStyle w:val="Heading2"/>
      </w:pPr>
      <w:bookmarkStart w:id="597" w:name="_Toc478091026"/>
      <w:r>
        <w:t xml:space="preserve">Modelling </w:t>
      </w:r>
      <w:r w:rsidR="00390006">
        <w:t>Recommender System</w:t>
      </w:r>
      <w:bookmarkEnd w:id="597"/>
      <w:r w:rsidR="00E16ADE">
        <w:t>s</w:t>
      </w:r>
    </w:p>
    <w:p w:rsidR="00554EF0" w:rsidRDefault="00554EF0" w:rsidP="00554EF0">
      <w:pPr>
        <w:pStyle w:val="BodyText"/>
      </w:pPr>
    </w:p>
    <w:p w:rsidR="00554EF0" w:rsidRDefault="00005A18" w:rsidP="00BA5669">
      <w:pPr>
        <w:pStyle w:val="BodyTextFirstIndent"/>
        <w:spacing w:line="480" w:lineRule="auto"/>
        <w:ind w:firstLine="0"/>
      </w:pPr>
      <w:ins w:id="598" w:author="palencar1-pc.cs" w:date="2017-04-05T15:27:00Z">
        <w:r>
          <w:t xml:space="preserve">Girardi and Marinho provide </w:t>
        </w:r>
      </w:ins>
      <w:del w:id="599" w:author="palencar1-pc.cs" w:date="2017-04-05T15:27:00Z">
        <w:r w:rsidR="003D05B8" w:rsidDel="00005A18">
          <w:delText xml:space="preserve">In [1] </w:delText>
        </w:r>
      </w:del>
      <w:r w:rsidR="003D05B8">
        <w:t xml:space="preserve">a </w:t>
      </w:r>
      <w:r w:rsidR="003D05B8">
        <w:rPr>
          <w:lang w:val="en-CA"/>
        </w:rPr>
        <w:t>description of an</w:t>
      </w:r>
      <w:r w:rsidR="003D05B8" w:rsidRPr="00764740">
        <w:rPr>
          <w:lang w:val="en-CA"/>
        </w:rPr>
        <w:t xml:space="preserve"> ontology-driven </w:t>
      </w:r>
      <w:r w:rsidR="00944D64">
        <w:rPr>
          <w:lang w:val="en-CA"/>
        </w:rPr>
        <w:t>model</w:t>
      </w:r>
      <w:r w:rsidR="003D05B8" w:rsidRPr="00764740">
        <w:rPr>
          <w:lang w:val="en-CA"/>
        </w:rPr>
        <w:t xml:space="preserve"> for usage mining in the context of agent-based</w:t>
      </w:r>
      <w:r w:rsidR="003D05B8">
        <w:rPr>
          <w:lang w:val="en-CA"/>
        </w:rPr>
        <w:t xml:space="preserve"> </w:t>
      </w:r>
      <w:r w:rsidR="00390006">
        <w:rPr>
          <w:lang w:val="en-CA"/>
        </w:rPr>
        <w:t>Recommender System</w:t>
      </w:r>
      <w:r w:rsidR="00EC59C4">
        <w:rPr>
          <w:lang w:val="en-CA"/>
        </w:rPr>
        <w:t>s</w:t>
      </w:r>
      <w:r w:rsidR="003D05B8">
        <w:rPr>
          <w:lang w:val="en-CA"/>
        </w:rPr>
        <w:t xml:space="preserve"> is provided</w:t>
      </w:r>
      <w:ins w:id="600" w:author="palencar1-pc.cs" w:date="2017-04-05T15:27:00Z">
        <w:r>
          <w:rPr>
            <w:lang w:val="en-CA"/>
          </w:rPr>
          <w:t xml:space="preserve"> [1]</w:t>
        </w:r>
      </w:ins>
      <w:r w:rsidR="003D05B8">
        <w:rPr>
          <w:lang w:val="en-CA"/>
        </w:rPr>
        <w:t>.</w:t>
      </w:r>
      <w:r w:rsidR="003D05B8" w:rsidRPr="000D5C45">
        <w:rPr>
          <w:rFonts w:ascii="AdvTimes" w:hAnsi="AdvTimes" w:cs="AdvTimes"/>
          <w:color w:val="000000"/>
          <w:sz w:val="20"/>
          <w:lang w:val="en-CA" w:eastAsia="en-CA"/>
        </w:rPr>
        <w:t xml:space="preserve"> </w:t>
      </w:r>
      <w:r w:rsidR="003D05B8">
        <w:rPr>
          <w:lang w:val="en-CA"/>
        </w:rPr>
        <w:t>It first starts with a description of M</w:t>
      </w:r>
      <w:r w:rsidR="003D05B8" w:rsidRPr="000D5C45">
        <w:rPr>
          <w:lang w:val="en-CA"/>
        </w:rPr>
        <w:t>ADEM (Multi-Agent Domain Engineering Methodology)</w:t>
      </w:r>
      <w:r w:rsidR="003D05B8">
        <w:rPr>
          <w:lang w:val="en-CA"/>
        </w:rPr>
        <w:t xml:space="preserve"> as</w:t>
      </w:r>
      <w:r w:rsidR="003D05B8" w:rsidRPr="000D5C45">
        <w:rPr>
          <w:lang w:val="en-CA"/>
        </w:rPr>
        <w:t xml:space="preserve"> a software development methodology for</w:t>
      </w:r>
      <w:r w:rsidR="003D05B8">
        <w:rPr>
          <w:lang w:val="en-CA"/>
        </w:rPr>
        <w:t xml:space="preserve"> </w:t>
      </w:r>
      <w:r w:rsidR="003D05B8" w:rsidRPr="000D5C45">
        <w:rPr>
          <w:lang w:val="en-CA"/>
        </w:rPr>
        <w:t>multi-agent domain engineering</w:t>
      </w:r>
      <w:ins w:id="601" w:author="palencar1-pc.cs" w:date="2017-04-05T15:27:00Z">
        <w:r>
          <w:rPr>
            <w:lang w:val="en-CA"/>
          </w:rPr>
          <w:t>,</w:t>
        </w:r>
      </w:ins>
      <w:r w:rsidR="003D05B8">
        <w:rPr>
          <w:lang w:val="en-CA"/>
        </w:rPr>
        <w:t xml:space="preserve"> followed by the description of</w:t>
      </w:r>
      <w:r w:rsidR="003D05B8" w:rsidRPr="000D5C45">
        <w:rPr>
          <w:lang w:val="en-CA"/>
        </w:rPr>
        <w:t xml:space="preserve"> the modeling</w:t>
      </w:r>
      <w:r w:rsidR="003D05B8">
        <w:rPr>
          <w:lang w:val="en-CA"/>
        </w:rPr>
        <w:t xml:space="preserve"> </w:t>
      </w:r>
      <w:r w:rsidR="003D05B8" w:rsidRPr="000D5C45">
        <w:rPr>
          <w:lang w:val="en-CA"/>
        </w:rPr>
        <w:t>concepts, tasks and products for the development of a</w:t>
      </w:r>
      <w:r w:rsidR="003D05B8">
        <w:rPr>
          <w:lang w:val="en-CA"/>
        </w:rPr>
        <w:t xml:space="preserve"> </w:t>
      </w:r>
      <w:r w:rsidR="003D05B8" w:rsidRPr="000D5C45">
        <w:rPr>
          <w:lang w:val="en-CA"/>
        </w:rPr>
        <w:t>family of multi-agent systems in a problem domain.</w:t>
      </w:r>
    </w:p>
    <w:p w:rsidR="00554EF0" w:rsidRDefault="00554EF0" w:rsidP="00554EF0">
      <w:pPr>
        <w:pStyle w:val="Heading2"/>
      </w:pPr>
      <w:bookmarkStart w:id="602" w:name="_Toc478091027"/>
      <w:r>
        <w:t>Risk</w:t>
      </w:r>
      <w:ins w:id="603" w:author="palencar1-pc.cs" w:date="2017-04-05T15:27:00Z">
        <w:r w:rsidR="00005A18">
          <w:t>-</w:t>
        </w:r>
      </w:ins>
      <w:del w:id="604" w:author="palencar1-pc.cs" w:date="2017-04-05T15:27:00Z">
        <w:r w:rsidDel="00005A18">
          <w:delText xml:space="preserve"> </w:delText>
        </w:r>
      </w:del>
      <w:r>
        <w:t xml:space="preserve">Aware </w:t>
      </w:r>
      <w:r w:rsidR="00390006">
        <w:t>Recommender System</w:t>
      </w:r>
      <w:r w:rsidR="00EC59C4">
        <w:t>s</w:t>
      </w:r>
      <w:bookmarkEnd w:id="60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w:t>
      </w:r>
      <w:ins w:id="605" w:author="palencar1-pc.cs" w:date="2017-04-05T15:28:00Z">
        <w:r w:rsidR="00005A18">
          <w:rPr>
            <w:lang w:val="en-CA"/>
          </w:rPr>
          <w:t xml:space="preserve">introducing </w:t>
        </w:r>
      </w:ins>
      <w:del w:id="606" w:author="palencar1-pc.cs" w:date="2017-04-05T15:29:00Z">
        <w:r w:rsidRPr="00020498" w:rsidDel="00005A18">
          <w:rPr>
            <w:lang w:val="en-CA"/>
          </w:rPr>
          <w:delText>gaining understanding t</w:delText>
        </w:r>
      </w:del>
      <w:ins w:id="607" w:author="palencar1-pc.cs" w:date="2017-04-05T15:29:00Z">
        <w:r w:rsidR="00005A18">
          <w:rPr>
            <w:lang w:val="en-CA"/>
          </w:rPr>
          <w:t xml:space="preserve"> t</w:t>
        </w:r>
      </w:ins>
      <w:r w:rsidRPr="00020498">
        <w:rPr>
          <w:lang w:val="en-CA"/>
        </w:rPr>
        <w:t xml:space="preserve">he concept of multi-agent system in context of </w:t>
      </w:r>
      <w:r w:rsidR="00390006">
        <w:rPr>
          <w:lang w:val="en-CA"/>
        </w:rPr>
        <w:t>R</w:t>
      </w:r>
      <w:ins w:id="608" w:author="palencar1-pc.cs" w:date="2017-04-05T15:29:00Z">
        <w:r w:rsidR="00005A18">
          <w:rPr>
            <w:lang w:val="en-CA"/>
          </w:rPr>
          <w:t xml:space="preserve">Ss, </w:t>
        </w:r>
      </w:ins>
      <w:del w:id="609" w:author="palencar1-pc.cs" w:date="2017-04-05T15:29:00Z">
        <w:r w:rsidR="00390006" w:rsidDel="00005A18">
          <w:rPr>
            <w:lang w:val="en-CA"/>
          </w:rPr>
          <w:delText>ecommender System</w:delText>
        </w:r>
        <w:r w:rsidR="00EC59C4" w:rsidDel="00005A18">
          <w:rPr>
            <w:lang w:val="en-CA"/>
          </w:rPr>
          <w:delText>s</w:delText>
        </w:r>
      </w:del>
      <w:r w:rsidRPr="00020498">
        <w:rPr>
          <w:lang w:val="en-CA"/>
        </w:rPr>
        <w:t xml:space="preserve"> we now </w:t>
      </w:r>
      <w:ins w:id="610" w:author="palencar1-pc.cs" w:date="2017-04-05T15:31:00Z">
        <w:r w:rsidR="00005A18">
          <w:rPr>
            <w:lang w:val="en-CA"/>
          </w:rPr>
          <w:t>introduce</w:t>
        </w:r>
      </w:ins>
      <w:del w:id="611" w:author="palencar1-pc.cs" w:date="2017-04-05T15:31:00Z">
        <w:r w:rsidRPr="00020498" w:rsidDel="00005A18">
          <w:rPr>
            <w:lang w:val="en-CA"/>
          </w:rPr>
          <w:delText>discuss</w:delText>
        </w:r>
      </w:del>
      <w:r w:rsidRPr="00020498">
        <w:rPr>
          <w:lang w:val="en-CA"/>
        </w:rPr>
        <w:t xml:space="preserve"> the </w:t>
      </w:r>
      <w:ins w:id="612" w:author="palencar1-pc.cs" w:date="2017-04-05T15:29:00Z">
        <w:r w:rsidR="00005A18">
          <w:rPr>
            <w:lang w:val="en-CA"/>
          </w:rPr>
          <w:t>d</w:t>
        </w:r>
      </w:ins>
      <w:del w:id="613" w:author="palencar1-pc.cs" w:date="2017-04-05T15:29:00Z">
        <w:r w:rsidRPr="00020498" w:rsidDel="00005A18">
          <w:rPr>
            <w:lang w:val="en-CA"/>
          </w:rPr>
          <w:delText>D</w:delText>
        </w:r>
      </w:del>
      <w:r w:rsidRPr="00020498">
        <w:rPr>
          <w:lang w:val="en-CA"/>
        </w:rPr>
        <w:t>ynamic risk</w:t>
      </w:r>
      <w:ins w:id="614" w:author="palencar1-pc.cs" w:date="2017-04-05T15:29:00Z">
        <w:r w:rsidR="00005A18">
          <w:rPr>
            <w:lang w:val="en-CA"/>
          </w:rPr>
          <w:t>-</w:t>
        </w:r>
      </w:ins>
      <w:del w:id="615" w:author="palencar1-pc.cs" w:date="2017-04-05T15:29:00Z">
        <w:r w:rsidRPr="00020498" w:rsidDel="00005A18">
          <w:rPr>
            <w:lang w:val="en-CA"/>
          </w:rPr>
          <w:delText xml:space="preserve"> </w:delText>
        </w:r>
      </w:del>
      <w:r w:rsidRPr="00020498">
        <w:rPr>
          <w:lang w:val="en-CA"/>
        </w:rPr>
        <w:t xml:space="preserve">aware </w:t>
      </w:r>
      <w:ins w:id="616" w:author="palencar1-pc.cs" w:date="2017-04-05T15:30:00Z">
        <w:r w:rsidR="00005A18">
          <w:rPr>
            <w:lang w:val="en-CA"/>
          </w:rPr>
          <w:t>RS</w:t>
        </w:r>
      </w:ins>
      <w:del w:id="617" w:author="palencar1-pc.cs" w:date="2017-04-05T15:30:00Z">
        <w:r w:rsidR="00390006" w:rsidDel="00005A18">
          <w:rPr>
            <w:lang w:val="en-CA"/>
          </w:rPr>
          <w:delText>Recommender System</w:delText>
        </w:r>
      </w:del>
      <w:r w:rsidRPr="00020498">
        <w:rPr>
          <w:lang w:val="en-CA"/>
        </w:rPr>
        <w:t>, as described in [7].</w:t>
      </w:r>
      <w:ins w:id="618" w:author="palencar1-pc.cs" w:date="2017-04-05T15:30:00Z">
        <w:r w:rsidR="00005A18">
          <w:rPr>
            <w:lang w:val="en-CA"/>
          </w:rPr>
          <w:t xml:space="preserve"> A d</w:t>
        </w:r>
      </w:ins>
      <w:del w:id="619" w:author="palencar1-pc.cs" w:date="2017-04-05T15:30:00Z">
        <w:r w:rsidRPr="00020498" w:rsidDel="00005A18">
          <w:rPr>
            <w:lang w:val="en-CA"/>
          </w:rPr>
          <w:delText>D</w:delText>
        </w:r>
      </w:del>
      <w:r w:rsidRPr="00020498">
        <w:rPr>
          <w:lang w:val="en-CA"/>
        </w:rPr>
        <w:t xml:space="preserve">ynamic </w:t>
      </w:r>
      <w:ins w:id="620" w:author="palencar1-pc.cs" w:date="2017-04-05T15:30:00Z">
        <w:r w:rsidR="00005A18">
          <w:rPr>
            <w:lang w:val="en-CA"/>
          </w:rPr>
          <w:t>r</w:t>
        </w:r>
      </w:ins>
      <w:del w:id="621" w:author="palencar1-pc.cs" w:date="2017-04-05T15:30:00Z">
        <w:r w:rsidRPr="00020498" w:rsidDel="00005A18">
          <w:rPr>
            <w:lang w:val="en-CA"/>
          </w:rPr>
          <w:delText>R</w:delText>
        </w:r>
      </w:del>
      <w:r w:rsidRPr="00020498">
        <w:rPr>
          <w:lang w:val="en-CA"/>
        </w:rPr>
        <w:t>isk</w:t>
      </w:r>
      <w:ins w:id="622" w:author="palencar1-pc.cs" w:date="2017-04-05T15:30:00Z">
        <w:r w:rsidR="00005A18">
          <w:rPr>
            <w:lang w:val="en-CA"/>
          </w:rPr>
          <w:t>-</w:t>
        </w:r>
      </w:ins>
      <w:del w:id="623" w:author="palencar1-pc.cs" w:date="2017-04-05T15:30:00Z">
        <w:r w:rsidRPr="00020498" w:rsidDel="00005A18">
          <w:rPr>
            <w:lang w:val="en-CA"/>
          </w:rPr>
          <w:delText xml:space="preserve"> </w:delText>
        </w:r>
      </w:del>
      <w:ins w:id="624" w:author="palencar1-pc.cs" w:date="2017-04-05T15:30:00Z">
        <w:r w:rsidR="00005A18">
          <w:rPr>
            <w:lang w:val="en-CA"/>
          </w:rPr>
          <w:t>a</w:t>
        </w:r>
      </w:ins>
      <w:del w:id="625" w:author="palencar1-pc.cs" w:date="2017-04-05T15:30:00Z">
        <w:r w:rsidRPr="00020498" w:rsidDel="00005A18">
          <w:rPr>
            <w:lang w:val="en-CA"/>
          </w:rPr>
          <w:delText>A</w:delText>
        </w:r>
      </w:del>
      <w:r w:rsidRPr="00020498">
        <w:rPr>
          <w:lang w:val="en-CA"/>
        </w:rPr>
        <w:t xml:space="preserve">ware </w:t>
      </w:r>
      <w:ins w:id="626" w:author="palencar1-pc.cs" w:date="2017-04-05T15:30:00Z">
        <w:r w:rsidR="00005A18">
          <w:rPr>
            <w:lang w:val="en-CA"/>
          </w:rPr>
          <w:t>r</w:t>
        </w:r>
      </w:ins>
      <w:del w:id="627" w:author="palencar1-pc.cs" w:date="2017-04-05T15:30:00Z">
        <w:r w:rsidR="00390006" w:rsidDel="00005A18">
          <w:rPr>
            <w:lang w:val="en-CA"/>
          </w:rPr>
          <w:delText>R</w:delText>
        </w:r>
      </w:del>
      <w:r w:rsidR="00390006">
        <w:rPr>
          <w:lang w:val="en-CA"/>
        </w:rPr>
        <w:t xml:space="preserve">ecommender </w:t>
      </w:r>
      <w:ins w:id="628" w:author="palencar1-pc.cs" w:date="2017-04-05T15:30:00Z">
        <w:r w:rsidR="00005A18">
          <w:rPr>
            <w:lang w:val="en-CA"/>
          </w:rPr>
          <w:t>s</w:t>
        </w:r>
      </w:ins>
      <w:del w:id="629" w:author="palencar1-pc.cs" w:date="2017-04-05T15:30:00Z">
        <w:r w:rsidR="00390006" w:rsidDel="00005A18">
          <w:rPr>
            <w:lang w:val="en-CA"/>
          </w:rPr>
          <w:delText>S</w:delText>
        </w:r>
      </w:del>
      <w:r w:rsidR="00390006">
        <w:rPr>
          <w:lang w:val="en-CA"/>
        </w:rPr>
        <w:t>ystem</w:t>
      </w:r>
      <w:r w:rsidRPr="00020498">
        <w:rPr>
          <w:lang w:val="en-CA"/>
        </w:rPr>
        <w:t xml:space="preserve"> (DRARS) </w:t>
      </w:r>
      <w:r w:rsidR="003340ED">
        <w:rPr>
          <w:lang w:val="en-CA"/>
        </w:rPr>
        <w:t>is essentially a context</w:t>
      </w:r>
      <w:ins w:id="630" w:author="palencar1-pc.cs" w:date="2017-04-05T15:30:00Z">
        <w:r w:rsidR="00005A18">
          <w:rPr>
            <w:lang w:val="en-CA"/>
          </w:rPr>
          <w:t>-</w:t>
        </w:r>
      </w:ins>
      <w:del w:id="631" w:author="palencar1-pc.cs" w:date="2017-04-05T15:30:00Z">
        <w:r w:rsidR="003340ED" w:rsidDel="00005A18">
          <w:rPr>
            <w:lang w:val="en-CA"/>
          </w:rPr>
          <w:delText xml:space="preserve"> </w:delText>
        </w:r>
      </w:del>
      <w:r w:rsidR="003340ED">
        <w:rPr>
          <w:lang w:val="en-CA"/>
        </w:rPr>
        <w:t xml:space="preserve">aware </w:t>
      </w:r>
      <w:ins w:id="632" w:author="palencar1-pc.cs" w:date="2017-04-05T15:31:00Z">
        <w:r w:rsidR="00005A18">
          <w:rPr>
            <w:lang w:val="en-CA"/>
          </w:rPr>
          <w:t>RS</w:t>
        </w:r>
      </w:ins>
      <w:del w:id="633" w:author="palencar1-pc.cs" w:date="2017-04-05T15:31:00Z">
        <w:r w:rsidR="00390006" w:rsidDel="00005A18">
          <w:rPr>
            <w:lang w:val="en-CA"/>
          </w:rPr>
          <w:delText>Recommender System</w:delText>
        </w:r>
      </w:del>
      <w:r w:rsidR="003340ED">
        <w:rPr>
          <w:lang w:val="en-CA"/>
        </w:rPr>
        <w:t xml:space="preserve"> which </w:t>
      </w:r>
      <w:ins w:id="634" w:author="palencar1-pc.cs" w:date="2017-04-05T15:32:00Z">
        <w:r w:rsidR="00005A18">
          <w:rPr>
            <w:lang w:val="en-CA"/>
          </w:rPr>
          <w:t xml:space="preserve">takes into account </w:t>
        </w:r>
      </w:ins>
      <w:del w:id="635" w:author="palencar1-pc.cs" w:date="2017-04-05T15:32:00Z">
        <w:r w:rsidR="003340ED" w:rsidDel="00005A18">
          <w:rPr>
            <w:lang w:val="en-CA"/>
          </w:rPr>
          <w:delText xml:space="preserve">uses </w:delText>
        </w:r>
      </w:del>
      <w:r w:rsidR="003340ED">
        <w:rPr>
          <w:lang w:val="en-CA"/>
        </w:rPr>
        <w:t xml:space="preserve">the exploration-exploitation trade-off using </w:t>
      </w:r>
      <w:ins w:id="636" w:author="palencar1-pc.cs" w:date="2017-04-05T15:32:00Z">
        <w:r w:rsidR="00005A18">
          <w:rPr>
            <w:lang w:val="en-CA"/>
          </w:rPr>
          <w:t>a m</w:t>
        </w:r>
      </w:ins>
      <w:del w:id="637" w:author="palencar1-pc.cs" w:date="2017-04-05T15:32:00Z">
        <w:r w:rsidR="003340ED" w:rsidDel="00005A18">
          <w:rPr>
            <w:lang w:val="en-CA"/>
          </w:rPr>
          <w:delText>M</w:delText>
        </w:r>
      </w:del>
      <w:r w:rsidR="003340ED">
        <w:rPr>
          <w:lang w:val="en-CA"/>
        </w:rPr>
        <w:t>ulti-</w:t>
      </w:r>
      <w:ins w:id="638" w:author="palencar1-pc.cs" w:date="2017-04-05T15:32:00Z">
        <w:r w:rsidR="00005A18">
          <w:rPr>
            <w:lang w:val="en-CA"/>
          </w:rPr>
          <w:t>a</w:t>
        </w:r>
      </w:ins>
      <w:del w:id="639" w:author="palencar1-pc.cs" w:date="2017-04-05T15:32:00Z">
        <w:r w:rsidR="003340ED" w:rsidDel="00005A18">
          <w:rPr>
            <w:lang w:val="en-CA"/>
          </w:rPr>
          <w:delText>A</w:delText>
        </w:r>
      </w:del>
      <w:r w:rsidR="003340ED">
        <w:rPr>
          <w:lang w:val="en-CA"/>
        </w:rPr>
        <w:t xml:space="preserve">rm bandit optimization </w:t>
      </w:r>
      <w:ins w:id="640" w:author="palencar1-pc.cs" w:date="2017-04-05T15:32:00Z">
        <w:r w:rsidR="00005A18">
          <w:rPr>
            <w:lang w:val="en-CA"/>
          </w:rPr>
          <w:t>solution</w:t>
        </w:r>
      </w:ins>
      <w:del w:id="641" w:author="palencar1-pc.cs" w:date="2017-04-05T15:32:00Z">
        <w:r w:rsidR="003340ED" w:rsidDel="00005A18">
          <w:rPr>
            <w:lang w:val="en-CA"/>
          </w:rPr>
          <w:delText>problem</w:delText>
        </w:r>
      </w:del>
      <w:r w:rsidRPr="00020498">
        <w:rPr>
          <w:lang w:val="en-CA"/>
        </w:rPr>
        <w:t>.</w:t>
      </w:r>
    </w:p>
    <w:p w:rsidR="00554EF0" w:rsidRDefault="00554EF0" w:rsidP="00554EF0">
      <w:pPr>
        <w:pStyle w:val="Heading2"/>
      </w:pPr>
      <w:bookmarkStart w:id="642" w:name="_Toc478091028"/>
      <w:r>
        <w:t xml:space="preserve">Privacy Preserving </w:t>
      </w:r>
      <w:r w:rsidR="00390006">
        <w:t>Recommender System</w:t>
      </w:r>
      <w:r w:rsidR="00EC59C4">
        <w:t>s</w:t>
      </w:r>
      <w:bookmarkEnd w:id="642"/>
    </w:p>
    <w:p w:rsidR="006E5347" w:rsidRPr="00B460AE" w:rsidRDefault="00745907" w:rsidP="006E5347">
      <w:pPr>
        <w:pStyle w:val="BodyText"/>
        <w:spacing w:line="480" w:lineRule="auto"/>
        <w:rPr>
          <w:lang w:val="en-CA"/>
        </w:rPr>
      </w:pPr>
      <w:ins w:id="643" w:author="palencar1-pc.cs" w:date="2017-04-05T15:32:00Z">
        <w:r>
          <w:rPr>
            <w:lang w:val="en-CA"/>
          </w:rPr>
          <w:t xml:space="preserve">Elmiseri, Rho and Botvich </w:t>
        </w:r>
      </w:ins>
      <w:del w:id="644" w:author="palencar1-pc.cs" w:date="2017-04-05T15:33:00Z">
        <w:r w:rsidR="006E5347" w:rsidDel="00745907">
          <w:rPr>
            <w:lang w:val="en-CA"/>
          </w:rPr>
          <w:delText xml:space="preserve">Paper [5] </w:delText>
        </w:r>
      </w:del>
      <w:r w:rsidR="006E5347">
        <w:rPr>
          <w:lang w:val="en-CA"/>
        </w:rPr>
        <w:t>present</w:t>
      </w:r>
      <w:del w:id="645" w:author="palencar1-pc.cs" w:date="2017-04-05T15:33:00Z">
        <w:r w:rsidR="006E5347" w:rsidDel="00745907">
          <w:rPr>
            <w:lang w:val="en-CA"/>
          </w:rPr>
          <w:delText>s</w:delText>
        </w:r>
      </w:del>
      <w:r w:rsidR="006E5347">
        <w:rPr>
          <w:lang w:val="en-CA"/>
        </w:rPr>
        <w:t xml:space="preserve"> </w:t>
      </w:r>
      <w:r w:rsidR="006E5347" w:rsidRPr="00C04F5A">
        <w:rPr>
          <w:lang w:val="en-CA"/>
        </w:rPr>
        <w:t>a collaborative privacy framework</w:t>
      </w:r>
      <w:r w:rsidR="006E5347">
        <w:rPr>
          <w:lang w:val="en-CA"/>
        </w:rPr>
        <w:t xml:space="preserve"> </w:t>
      </w:r>
      <w:r w:rsidR="006E5347" w:rsidRPr="00C04F5A">
        <w:rPr>
          <w:lang w:val="en-CA"/>
        </w:rPr>
        <w:t>for preserving user</w:t>
      </w:r>
      <w:del w:id="646" w:author="palencar1-pc.cs" w:date="2017-04-05T15:33:00Z">
        <w:r w:rsidR="006E5347" w:rsidRPr="00C04F5A" w:rsidDel="00745907">
          <w:rPr>
            <w:lang w:val="en-CA"/>
          </w:rPr>
          <w:delText>s</w:delText>
        </w:r>
        <w:r w:rsidR="006E5347" w:rsidRPr="00C04F5A" w:rsidDel="00745907">
          <w:rPr>
            <w:rFonts w:hint="eastAsia"/>
            <w:lang w:val="en-CA"/>
          </w:rPr>
          <w:delText>’</w:delText>
        </w:r>
      </w:del>
      <w:r w:rsidR="006E5347" w:rsidRPr="00C04F5A">
        <w:rPr>
          <w:lang w:val="en-CA"/>
        </w:rPr>
        <w:t xml:space="preserve"> profile privacy in </w:t>
      </w:r>
      <w:del w:id="647" w:author="palencar1-pc.cs" w:date="2017-04-05T15:33:00Z">
        <w:r w:rsidR="006E5347" w:rsidRPr="00C04F5A" w:rsidDel="00745907">
          <w:rPr>
            <w:lang w:val="en-CA"/>
          </w:rPr>
          <w:delText xml:space="preserve">a </w:delText>
        </w:r>
      </w:del>
      <w:r w:rsidR="006E5347" w:rsidRPr="00C04F5A">
        <w:rPr>
          <w:lang w:val="en-CA"/>
        </w:rPr>
        <w:t>social recommender service</w:t>
      </w:r>
      <w:ins w:id="648" w:author="palencar1-pc.cs" w:date="2017-04-05T15:33:00Z">
        <w:r>
          <w:rPr>
            <w:lang w:val="en-CA"/>
          </w:rPr>
          <w:t>s</w:t>
        </w:r>
      </w:ins>
      <w:ins w:id="649" w:author="palencar1-pc.cs" w:date="2017-04-05T15:36:00Z">
        <w:r>
          <w:rPr>
            <w:lang w:val="en-CA"/>
          </w:rPr>
          <w:t xml:space="preserve"> [5]</w:t>
        </w:r>
      </w:ins>
      <w:r w:rsidR="001829B6">
        <w:rPr>
          <w:lang w:val="en-CA"/>
        </w:rPr>
        <w:t>. It is a</w:t>
      </w:r>
      <w:r w:rsidR="006E5347">
        <w:rPr>
          <w:lang w:val="en-CA"/>
        </w:rPr>
        <w:t xml:space="preserve"> description of</w:t>
      </w:r>
      <w:r w:rsidR="006E5347" w:rsidRPr="00C04F5A">
        <w:rPr>
          <w:lang w:val="en-CA"/>
        </w:rPr>
        <w:t xml:space="preserve"> a novel two stage concealment process</w:t>
      </w:r>
      <w:r w:rsidR="006E5347">
        <w:rPr>
          <w:lang w:val="en-CA"/>
        </w:rPr>
        <w:t xml:space="preserve"> </w:t>
      </w:r>
      <w:r w:rsidR="006E5347" w:rsidRPr="00C04F5A">
        <w:rPr>
          <w:lang w:val="en-CA"/>
        </w:rPr>
        <w:t xml:space="preserve">that offers to the users </w:t>
      </w:r>
      <w:del w:id="650" w:author="palencar1-pc.cs" w:date="2017-04-05T15:33:00Z">
        <w:r w:rsidR="006E5347" w:rsidRPr="00C04F5A" w:rsidDel="00745907">
          <w:rPr>
            <w:lang w:val="en-CA"/>
          </w:rPr>
          <w:delText>a complete</w:delText>
        </w:r>
      </w:del>
      <w:del w:id="651" w:author="palencar1-pc.cs" w:date="2017-04-05T15:34:00Z">
        <w:r w:rsidR="006E5347" w:rsidRPr="00C04F5A" w:rsidDel="00745907">
          <w:rPr>
            <w:lang w:val="en-CA"/>
          </w:rPr>
          <w:delText xml:space="preserve"> </w:delText>
        </w:r>
      </w:del>
      <w:r w:rsidR="006E5347" w:rsidRPr="00C04F5A">
        <w:rPr>
          <w:lang w:val="en-CA"/>
        </w:rPr>
        <w:t>privacy control over their ratings profiles. The concealment</w:t>
      </w:r>
      <w:r w:rsidR="006E5347">
        <w:rPr>
          <w:lang w:val="en-CA"/>
        </w:rPr>
        <w:t xml:space="preserve"> </w:t>
      </w:r>
      <w:r w:rsidR="006E5347" w:rsidRPr="00C04F5A">
        <w:rPr>
          <w:lang w:val="en-CA"/>
        </w:rPr>
        <w:t xml:space="preserve">process utilizes </w:t>
      </w:r>
      <w:ins w:id="652" w:author="palencar1-pc.cs" w:date="2017-04-05T15:34:00Z">
        <w:r>
          <w:rPr>
            <w:lang w:val="en-CA"/>
          </w:rPr>
          <w:t xml:space="preserve">a </w:t>
        </w:r>
      </w:ins>
      <w:r w:rsidR="006E5347" w:rsidRPr="00C04F5A">
        <w:rPr>
          <w:lang w:val="en-CA"/>
        </w:rPr>
        <w:t xml:space="preserve">hierarchical topology, where users </w:t>
      </w:r>
      <w:ins w:id="653" w:author="palencar1-pc.cs" w:date="2017-04-05T15:34:00Z">
        <w:r>
          <w:rPr>
            <w:lang w:val="en-CA"/>
          </w:rPr>
          <w:t>are</w:t>
        </w:r>
      </w:ins>
      <w:del w:id="654" w:author="palencar1-pc.cs" w:date="2017-04-05T15:34:00Z">
        <w:r w:rsidR="006E5347" w:rsidRPr="00C04F5A" w:rsidDel="00745907">
          <w:rPr>
            <w:lang w:val="en-CA"/>
          </w:rPr>
          <w:delText>will be</w:delText>
        </w:r>
      </w:del>
      <w:r w:rsidR="006E5347" w:rsidRPr="00C04F5A">
        <w:rPr>
          <w:lang w:val="en-CA"/>
        </w:rPr>
        <w:t xml:space="preserve"> organized in peer-groups</w:t>
      </w:r>
      <w:r w:rsidR="00D91D4D">
        <w:rPr>
          <w:lang w:val="en-CA"/>
        </w:rPr>
        <w:t>.</w:t>
      </w:r>
      <w:r w:rsidR="006E5347" w:rsidRPr="00C04F5A">
        <w:rPr>
          <w:lang w:val="en-CA"/>
        </w:rPr>
        <w:t xml:space="preserve"> </w:t>
      </w:r>
      <w:r w:rsidR="006E5347">
        <w:rPr>
          <w:lang w:val="en-CA"/>
        </w:rPr>
        <w:t xml:space="preserve">This paper also provides a </w:t>
      </w:r>
      <w:ins w:id="655" w:author="palencar1-pc.cs" w:date="2017-04-05T15:34:00Z">
        <w:r>
          <w:rPr>
            <w:lang w:val="en-CA"/>
          </w:rPr>
          <w:t xml:space="preserve">performance </w:t>
        </w:r>
      </w:ins>
      <w:r w:rsidR="006E5347">
        <w:rPr>
          <w:lang w:val="en-CA"/>
        </w:rPr>
        <w:t xml:space="preserve">test </w:t>
      </w:r>
      <w:del w:id="656" w:author="palencar1-pc.cs" w:date="2017-04-05T15:34:00Z">
        <w:r w:rsidR="006E5347" w:rsidDel="00745907">
          <w:rPr>
            <w:lang w:val="en-CA"/>
          </w:rPr>
          <w:delText>of</w:delText>
        </w:r>
        <w:r w:rsidR="006E5347" w:rsidRPr="00C04F5A" w:rsidDel="00745907">
          <w:rPr>
            <w:lang w:val="en-CA"/>
          </w:rPr>
          <w:delText xml:space="preserve"> performance </w:delText>
        </w:r>
      </w:del>
      <w:r w:rsidR="006E5347" w:rsidRPr="00C04F5A">
        <w:rPr>
          <w:lang w:val="en-CA"/>
        </w:rPr>
        <w:t>of the propose</w:t>
      </w:r>
      <w:r w:rsidR="006E5347">
        <w:rPr>
          <w:lang w:val="en-CA"/>
        </w:rPr>
        <w:t xml:space="preserve">d framework on a real </w:t>
      </w:r>
      <w:r w:rsidR="006E5347">
        <w:rPr>
          <w:lang w:val="en-CA"/>
        </w:rPr>
        <w:lastRenderedPageBreak/>
        <w:t>dataset and the evaluation of</w:t>
      </w:r>
      <w:r w:rsidR="006E5347" w:rsidRPr="00C04F5A">
        <w:rPr>
          <w:lang w:val="en-CA"/>
        </w:rPr>
        <w:t xml:space="preserve"> how the overall accuracy of the recommendations depends on </w:t>
      </w:r>
      <w:ins w:id="657" w:author="palencar1-pc.cs" w:date="2017-04-05T15:35:00Z">
        <w:r>
          <w:rPr>
            <w:lang w:val="en-CA"/>
          </w:rPr>
          <w:t>the</w:t>
        </w:r>
      </w:ins>
      <w:del w:id="658" w:author="palencar1-pc.cs" w:date="2017-04-05T15:35:00Z">
        <w:r w:rsidR="006E5347" w:rsidRPr="00C04F5A" w:rsidDel="00745907">
          <w:rPr>
            <w:lang w:val="en-CA"/>
          </w:rPr>
          <w:delText>a</w:delText>
        </w:r>
      </w:del>
      <w:r w:rsidR="006E5347" w:rsidRPr="00C04F5A">
        <w:rPr>
          <w:lang w:val="en-CA"/>
        </w:rPr>
        <w:t xml:space="preserve"> number of users and</w:t>
      </w:r>
      <w:r w:rsidR="006E5347">
        <w:rPr>
          <w:lang w:val="en-CA"/>
        </w:rPr>
        <w:t xml:space="preserve"> </w:t>
      </w:r>
      <w:r w:rsidR="006E5347" w:rsidRPr="00C04F5A">
        <w:rPr>
          <w:lang w:val="en-CA"/>
        </w:rPr>
        <w:t xml:space="preserve">requests. The experimental and analysis results showed that privacy increases under </w:t>
      </w:r>
      <w:ins w:id="659" w:author="palencar1-pc.cs" w:date="2017-04-05T15:35:00Z">
        <w:r>
          <w:rPr>
            <w:lang w:val="en-CA"/>
          </w:rPr>
          <w:t xml:space="preserve">the </w:t>
        </w:r>
      </w:ins>
      <w:r w:rsidR="006E5347" w:rsidRPr="00C04F5A">
        <w:rPr>
          <w:lang w:val="en-CA"/>
        </w:rPr>
        <w:t>proposed</w:t>
      </w:r>
      <w:r w:rsidR="006E5347">
        <w:rPr>
          <w:lang w:val="en-CA"/>
        </w:rPr>
        <w:t xml:space="preserve"> </w:t>
      </w:r>
      <w:r w:rsidR="006E5347" w:rsidRPr="00C04F5A">
        <w:rPr>
          <w:lang w:val="en-CA"/>
        </w:rPr>
        <w:t>middleware without hampering the accuracy of recommendations. Moreover</w:t>
      </w:r>
      <w:ins w:id="660" w:author="palencar1-pc.cs" w:date="2017-04-05T15:36:00Z">
        <w:r>
          <w:rPr>
            <w:lang w:val="en-CA"/>
          </w:rPr>
          <w:t>,</w:t>
        </w:r>
      </w:ins>
      <w:r w:rsidR="006E5347">
        <w:rPr>
          <w:lang w:val="en-CA"/>
        </w:rPr>
        <w:t xml:space="preserve"> the approach used in the paper has been shown to </w:t>
      </w:r>
      <w:r w:rsidR="00782591" w:rsidRPr="00C04F5A">
        <w:rPr>
          <w:lang w:val="en-CA"/>
        </w:rPr>
        <w:t>reduce</w:t>
      </w:r>
      <w:r w:rsidR="006E5347" w:rsidRPr="00C04F5A">
        <w:rPr>
          <w:lang w:val="en-CA"/>
        </w:rPr>
        <w:t xml:space="preserve"> privacy breaches on the concealed data without severely affecting the accuracy of</w:t>
      </w:r>
      <w:r w:rsidR="007554B5">
        <w:rPr>
          <w:lang w:val="en-CA"/>
        </w:rPr>
        <w:t xml:space="preserve"> </w:t>
      </w:r>
      <w:r w:rsidR="006E5347" w:rsidRPr="00C04F5A">
        <w:rPr>
          <w:lang w:val="en-CA"/>
        </w:rPr>
        <w:t>recommendations based on col</w:t>
      </w:r>
      <w:r w:rsidR="006E5347">
        <w:rPr>
          <w:lang w:val="en-CA"/>
        </w:rPr>
        <w:t xml:space="preserve">laborative filtering techniques by realizing </w:t>
      </w:r>
      <w:r w:rsidR="006E5347" w:rsidRPr="00C04F5A">
        <w:rPr>
          <w:lang w:val="en-CA"/>
        </w:rPr>
        <w:t>that there are many challenges in building a collaborative privacy framework for</w:t>
      </w:r>
      <w:r w:rsidR="006E5347">
        <w:rPr>
          <w:lang w:val="en-CA"/>
        </w:rPr>
        <w:t xml:space="preserve"> </w:t>
      </w:r>
      <w:r w:rsidR="006E5347" w:rsidRPr="00C04F5A">
        <w:rPr>
          <w:lang w:val="en-CA"/>
        </w:rPr>
        <w:t>preserving privacy in social recommender service</w:t>
      </w:r>
      <w:ins w:id="661" w:author="palencar1-pc.cs" w:date="2017-04-05T15:36:00Z">
        <w:r>
          <w:rPr>
            <w:lang w:val="en-CA"/>
          </w:rPr>
          <w:t>s</w:t>
        </w:r>
      </w:ins>
      <w:r w:rsidR="006E5347" w:rsidRPr="00C04F5A">
        <w:rPr>
          <w:lang w:val="en-CA"/>
        </w:rPr>
        <w:t xml:space="preserve">. </w:t>
      </w:r>
      <w:ins w:id="662" w:author="palencar1-pc.cs" w:date="2017-04-05T15:37:00Z">
        <w:r w:rsidR="004C12A7">
          <w:rPr>
            <w:lang w:val="en-CA"/>
          </w:rPr>
          <w:t xml:space="preserve">Ma et al. </w:t>
        </w:r>
      </w:ins>
      <w:del w:id="663" w:author="palencar1-pc.cs" w:date="2017-04-05T15:37:00Z">
        <w:r w:rsidR="006E5347" w:rsidDel="004C12A7">
          <w:rPr>
            <w:lang w:val="en-CA"/>
          </w:rPr>
          <w:delText xml:space="preserve">Paper [6] </w:delText>
        </w:r>
      </w:del>
      <w:r w:rsidR="006E5347">
        <w:rPr>
          <w:lang w:val="en-CA"/>
        </w:rPr>
        <w:t>provide</w:t>
      </w:r>
      <w:del w:id="664" w:author="palencar1-pc.cs" w:date="2017-04-05T15:37:00Z">
        <w:r w:rsidR="006E5347" w:rsidDel="004C12A7">
          <w:rPr>
            <w:lang w:val="en-CA"/>
          </w:rPr>
          <w:delText>s</w:delText>
        </w:r>
      </w:del>
      <w:r w:rsidR="006E5347">
        <w:rPr>
          <w:lang w:val="en-CA"/>
        </w:rPr>
        <w:t xml:space="preserve"> an evidence that t</w:t>
      </w:r>
      <w:r w:rsidR="006E5347" w:rsidRPr="00271196">
        <w:rPr>
          <w:lang w:val="en-CA"/>
        </w:rPr>
        <w:t xml:space="preserve">he disclosure of user preferences in a </w:t>
      </w:r>
      <w:ins w:id="665" w:author="palencar1-pc.cs" w:date="2017-04-05T15:37:00Z">
        <w:r w:rsidR="004C12A7">
          <w:rPr>
            <w:lang w:val="en-CA"/>
          </w:rPr>
          <w:t>RS</w:t>
        </w:r>
      </w:ins>
      <w:del w:id="666" w:author="palencar1-pc.cs" w:date="2017-04-05T15:37:00Z">
        <w:r w:rsidR="00390006" w:rsidDel="004C12A7">
          <w:rPr>
            <w:lang w:val="en-CA"/>
          </w:rPr>
          <w:delText>Recommender System</w:delText>
        </w:r>
      </w:del>
      <w:r w:rsidR="006E5347" w:rsidRPr="00271196">
        <w:rPr>
          <w:lang w:val="en-CA"/>
        </w:rPr>
        <w:t xml:space="preserve"> seriously threatens </w:t>
      </w:r>
      <w:ins w:id="667" w:author="palencar1-pc.cs" w:date="2017-04-05T15:37:00Z">
        <w:r w:rsidR="004C12A7">
          <w:rPr>
            <w:lang w:val="en-CA"/>
          </w:rPr>
          <w:t xml:space="preserve">the </w:t>
        </w:r>
      </w:ins>
      <w:r w:rsidR="006E5347" w:rsidRPr="00271196">
        <w:rPr>
          <w:lang w:val="en-CA"/>
        </w:rPr>
        <w:t>users</w:t>
      </w:r>
      <w:r w:rsidR="006E5347" w:rsidRPr="00271196">
        <w:rPr>
          <w:rFonts w:hint="eastAsia"/>
          <w:lang w:val="en-CA"/>
        </w:rPr>
        <w:t>’</w:t>
      </w:r>
      <w:r w:rsidR="006E5347" w:rsidRPr="00271196">
        <w:rPr>
          <w:lang w:val="en-CA"/>
        </w:rPr>
        <w:t xml:space="preserve"> personal privacy</w:t>
      </w:r>
      <w:ins w:id="668" w:author="palencar1-pc.cs" w:date="2017-04-05T15:37:00Z">
        <w:r w:rsidR="004C12A7">
          <w:rPr>
            <w:lang w:val="en-CA"/>
          </w:rPr>
          <w:t>,</w:t>
        </w:r>
      </w:ins>
      <w:r w:rsidR="006E5347">
        <w:rPr>
          <w:lang w:val="en-CA"/>
        </w:rPr>
        <w:t xml:space="preserve"> </w:t>
      </w:r>
      <w:r w:rsidR="006E5347" w:rsidRPr="00271196">
        <w:rPr>
          <w:lang w:val="en-CA"/>
        </w:rPr>
        <w:t>especially when service providers move the</w:t>
      </w:r>
      <w:del w:id="669" w:author="palencar1-pc.cs" w:date="2017-04-05T15:38:00Z">
        <w:r w:rsidR="006E5347" w:rsidRPr="00271196" w:rsidDel="004C12A7">
          <w:rPr>
            <w:lang w:val="en-CA"/>
          </w:rPr>
          <w:delText>ir</w:delText>
        </w:r>
      </w:del>
      <w:r w:rsidR="006E5347" w:rsidRPr="00271196">
        <w:rPr>
          <w:lang w:val="en-CA"/>
        </w:rPr>
        <w:t xml:space="preserve"> user data to an untrusted cloud</w:t>
      </w:r>
      <w:ins w:id="670" w:author="palencar1-pc.cs" w:date="2017-04-05T15:38:00Z">
        <w:r w:rsidR="004C12A7">
          <w:rPr>
            <w:lang w:val="en-CA"/>
          </w:rPr>
          <w:t xml:space="preserve"> [6]</w:t>
        </w:r>
      </w:ins>
      <w:r w:rsidR="006E5347" w:rsidRPr="00271196">
        <w:rPr>
          <w:lang w:val="en-CA"/>
        </w:rPr>
        <w:t>. In this paper, a novel solution, called APPLET</w:t>
      </w:r>
      <w:r w:rsidR="006E5347">
        <w:rPr>
          <w:lang w:val="en-CA"/>
        </w:rPr>
        <w:t xml:space="preserve"> is presented</w:t>
      </w:r>
      <w:r w:rsidR="006E5347" w:rsidRPr="00271196">
        <w:rPr>
          <w:lang w:val="en-CA"/>
        </w:rPr>
        <w:t xml:space="preserve">, to address the significant challenges in privacy-preserving </w:t>
      </w:r>
      <w:r w:rsidR="005C1064" w:rsidRPr="00271196">
        <w:rPr>
          <w:lang w:val="en-CA"/>
        </w:rPr>
        <w:t>location</w:t>
      </w:r>
      <w:ins w:id="671" w:author="palencar1-pc.cs" w:date="2017-04-05T15:38:00Z">
        <w:r w:rsidR="004C12A7">
          <w:rPr>
            <w:lang w:val="en-CA"/>
          </w:rPr>
          <w:t>-</w:t>
        </w:r>
      </w:ins>
      <w:del w:id="672" w:author="palencar1-pc.cs" w:date="2017-04-05T15:38:00Z">
        <w:r w:rsidR="005C1064" w:rsidRPr="00271196" w:rsidDel="004C12A7">
          <w:rPr>
            <w:lang w:val="en-CA"/>
          </w:rPr>
          <w:delText xml:space="preserve"> </w:delText>
        </w:r>
      </w:del>
      <w:r w:rsidR="005C1064" w:rsidRPr="00271196">
        <w:rPr>
          <w:lang w:val="en-CA"/>
        </w:rPr>
        <w:t>aware</w:t>
      </w:r>
      <w:r w:rsidR="006E5347">
        <w:rPr>
          <w:lang w:val="en-CA"/>
        </w:rPr>
        <w:t xml:space="preserve"> </w:t>
      </w:r>
      <w:r w:rsidR="00390006">
        <w:rPr>
          <w:lang w:val="en-CA"/>
        </w:rPr>
        <w:t>R</w:t>
      </w:r>
      <w:ins w:id="673" w:author="palencar1-pc.cs" w:date="2017-04-05T15:38:00Z">
        <w:r w:rsidR="004C12A7">
          <w:rPr>
            <w:lang w:val="en-CA"/>
          </w:rPr>
          <w:t>Ss</w:t>
        </w:r>
      </w:ins>
      <w:del w:id="674" w:author="palencar1-pc.cs" w:date="2017-04-05T15:38:00Z">
        <w:r w:rsidR="00390006" w:rsidDel="004C12A7">
          <w:rPr>
            <w:lang w:val="en-CA"/>
          </w:rPr>
          <w:delText>ecommender System</w:delText>
        </w:r>
        <w:r w:rsidR="00EC59C4" w:rsidDel="004C12A7">
          <w:rPr>
            <w:lang w:val="en-CA"/>
          </w:rPr>
          <w:delText>s</w:delText>
        </w:r>
      </w:del>
      <w:r w:rsidR="006E5347" w:rsidRPr="00271196">
        <w:rPr>
          <w:lang w:val="en-CA"/>
        </w:rPr>
        <w:t xml:space="preserve">. </w:t>
      </w:r>
      <w:ins w:id="675" w:author="palencar1-pc.cs" w:date="2017-04-05T15:39:00Z">
        <w:r w:rsidR="004C12A7">
          <w:rPr>
            <w:lang w:val="en-CA"/>
          </w:rPr>
          <w:t>In</w:t>
        </w:r>
      </w:ins>
      <w:del w:id="676" w:author="palencar1-pc.cs" w:date="2017-04-05T15:39:00Z">
        <w:r w:rsidR="006E5347" w:rsidRPr="00271196" w:rsidDel="004C12A7">
          <w:rPr>
            <w:lang w:val="en-CA"/>
          </w:rPr>
          <w:delText>For</w:delText>
        </w:r>
      </w:del>
      <w:r w:rsidR="006E5347" w:rsidRPr="00271196">
        <w:rPr>
          <w:lang w:val="en-CA"/>
        </w:rPr>
        <w:t xml:space="preserve"> APPLET, </w:t>
      </w:r>
      <w:del w:id="677" w:author="palencar1-pc.cs" w:date="2017-04-05T15:39:00Z">
        <w:r w:rsidR="006E5347" w:rsidDel="004C12A7">
          <w:rPr>
            <w:lang w:val="en-CA"/>
          </w:rPr>
          <w:delText xml:space="preserve">an introduction of </w:delText>
        </w:r>
      </w:del>
      <w:r w:rsidR="006E5347" w:rsidRPr="00271196">
        <w:rPr>
          <w:lang w:val="en-CA"/>
        </w:rPr>
        <w:t>multiple cryptography methodologies</w:t>
      </w:r>
      <w:r w:rsidR="00A2620E">
        <w:rPr>
          <w:lang w:val="en-CA"/>
        </w:rPr>
        <w:t xml:space="preserve"> </w:t>
      </w:r>
      <w:ins w:id="678" w:author="palencar1-pc.cs" w:date="2017-04-05T15:39:00Z">
        <w:r w:rsidR="004C12A7">
          <w:rPr>
            <w:lang w:val="en-CA"/>
          </w:rPr>
          <w:t xml:space="preserve">were introduced </w:t>
        </w:r>
      </w:ins>
      <w:del w:id="679" w:author="palencar1-pc.cs" w:date="2017-04-05T15:40:00Z">
        <w:r w:rsidR="00A2620E" w:rsidDel="004C12A7">
          <w:rPr>
            <w:lang w:val="en-CA"/>
          </w:rPr>
          <w:delText>has been provided in the paper</w:delText>
        </w:r>
      </w:del>
      <w:r w:rsidR="00A2620E">
        <w:rPr>
          <w:lang w:val="en-CA"/>
        </w:rPr>
        <w:t xml:space="preserve"> in order </w:t>
      </w:r>
      <w:ins w:id="680" w:author="palencar1-pc.cs" w:date="2017-04-05T15:40:00Z">
        <w:r w:rsidR="004C12A7">
          <w:rPr>
            <w:lang w:val="en-CA"/>
          </w:rPr>
          <w:t xml:space="preserve">to </w:t>
        </w:r>
      </w:ins>
      <w:r w:rsidR="00A2620E">
        <w:rPr>
          <w:lang w:val="en-CA"/>
        </w:rPr>
        <w:t>highlight the aspect of</w:t>
      </w:r>
      <w:r w:rsidR="006E5347">
        <w:rPr>
          <w:lang w:val="en-CA"/>
        </w:rPr>
        <w:t xml:space="preserve"> protecting the privacy of the </w:t>
      </w:r>
      <w:r w:rsidR="00390006">
        <w:rPr>
          <w:lang w:val="en-CA"/>
        </w:rPr>
        <w:t>R</w:t>
      </w:r>
      <w:ins w:id="681" w:author="palencar1-pc.cs" w:date="2017-04-05T15:40:00Z">
        <w:r w:rsidR="004C12A7">
          <w:rPr>
            <w:lang w:val="en-CA"/>
          </w:rPr>
          <w:t>S</w:t>
        </w:r>
      </w:ins>
      <w:del w:id="682" w:author="palencar1-pc.cs" w:date="2017-04-05T15:40:00Z">
        <w:r w:rsidR="00390006" w:rsidDel="004C12A7">
          <w:rPr>
            <w:lang w:val="en-CA"/>
          </w:rPr>
          <w:delText>ecommender System</w:delText>
        </w:r>
      </w:del>
      <w:r w:rsidR="006E5347">
        <w:rPr>
          <w:lang w:val="en-CA"/>
        </w:rPr>
        <w:t xml:space="preserve"> users</w:t>
      </w:r>
      <w:r w:rsidR="006E5347" w:rsidRPr="00271196">
        <w:rPr>
          <w:lang w:val="en-CA"/>
        </w:rPr>
        <w:t xml:space="preserve"> without affecting the </w:t>
      </w:r>
      <w:ins w:id="683" w:author="palencar1-pc.cs" w:date="2017-04-05T15:40:00Z">
        <w:r w:rsidR="004C12A7">
          <w:rPr>
            <w:lang w:val="en-CA"/>
          </w:rPr>
          <w:t xml:space="preserve">quality of the </w:t>
        </w:r>
      </w:ins>
      <w:r w:rsidR="006E5347" w:rsidRPr="00271196">
        <w:rPr>
          <w:lang w:val="en-CA"/>
        </w:rPr>
        <w:t>recommendation</w:t>
      </w:r>
      <w:ins w:id="684" w:author="palencar1-pc.cs" w:date="2017-04-05T15:40:00Z">
        <w:r w:rsidR="004C12A7">
          <w:rPr>
            <w:lang w:val="en-CA"/>
          </w:rPr>
          <w:t>s</w:t>
        </w:r>
      </w:ins>
      <w:del w:id="685" w:author="palencar1-pc.cs" w:date="2017-04-05T15:40:00Z">
        <w:r w:rsidR="006E5347" w:rsidRPr="00271196" w:rsidDel="004C12A7">
          <w:rPr>
            <w:lang w:val="en-CA"/>
          </w:rPr>
          <w:delText xml:space="preserve"> quality</w:delText>
        </w:r>
      </w:del>
      <w:r w:rsidR="006E5347" w:rsidRPr="00271196">
        <w:rPr>
          <w:lang w:val="en-CA"/>
        </w:rPr>
        <w:t xml:space="preserve">. Moreover, </w:t>
      </w:r>
      <w:r w:rsidR="006E5347">
        <w:rPr>
          <w:lang w:val="en-CA"/>
        </w:rPr>
        <w:t xml:space="preserve">an evaluation has been provided </w:t>
      </w:r>
      <w:ins w:id="686" w:author="palencar1-pc.cs" w:date="2017-04-05T15:41:00Z">
        <w:r w:rsidR="004C12A7">
          <w:rPr>
            <w:lang w:val="en-CA"/>
          </w:rPr>
          <w:t xml:space="preserve">which shows that </w:t>
        </w:r>
      </w:ins>
      <w:del w:id="687" w:author="palencar1-pc.cs" w:date="2017-04-05T15:41:00Z">
        <w:r w:rsidR="006E5347" w:rsidDel="004C12A7">
          <w:rPr>
            <w:lang w:val="en-CA"/>
          </w:rPr>
          <w:delText xml:space="preserve">that </w:delText>
        </w:r>
      </w:del>
      <w:r w:rsidR="006E5347" w:rsidRPr="00271196">
        <w:rPr>
          <w:lang w:val="en-CA"/>
        </w:rPr>
        <w:t>the effectiveness and performance of APPLET</w:t>
      </w:r>
      <w:r w:rsidR="006E5347">
        <w:rPr>
          <w:lang w:val="en-CA"/>
        </w:rPr>
        <w:t xml:space="preserve"> turns out to be well</w:t>
      </w:r>
      <w:ins w:id="688" w:author="palencar1-pc.cs" w:date="2017-04-05T15:41:00Z">
        <w:r w:rsidR="004C12A7">
          <w:rPr>
            <w:lang w:val="en-CA"/>
          </w:rPr>
          <w:t>-</w:t>
        </w:r>
      </w:ins>
      <w:del w:id="689" w:author="palencar1-pc.cs" w:date="2017-04-05T15:41:00Z">
        <w:r w:rsidR="006E5347" w:rsidDel="004C12A7">
          <w:rPr>
            <w:lang w:val="en-CA"/>
          </w:rPr>
          <w:delText xml:space="preserve"> </w:delText>
        </w:r>
      </w:del>
      <w:r w:rsidR="006E5347">
        <w:rPr>
          <w:lang w:val="en-CA"/>
        </w:rPr>
        <w:t xml:space="preserve">suited. </w:t>
      </w:r>
      <w:ins w:id="690" w:author="palencar1-pc.cs" w:date="2017-04-05T15:42:00Z">
        <w:r w:rsidR="004C12A7">
          <w:rPr>
            <w:lang w:val="en-CA"/>
          </w:rPr>
          <w:t xml:space="preserve">Shokri et al. </w:t>
        </w:r>
      </w:ins>
      <w:del w:id="691" w:author="palencar1-pc.cs" w:date="2017-04-05T15:42:00Z">
        <w:r w:rsidR="006E5347" w:rsidDel="004C12A7">
          <w:rPr>
            <w:lang w:val="en-CA"/>
          </w:rPr>
          <w:delText>In [12], the author(s)</w:delText>
        </w:r>
      </w:del>
      <w:r w:rsidR="006E5347" w:rsidRPr="00931385">
        <w:rPr>
          <w:lang w:val="en-CA"/>
        </w:rPr>
        <w:t xml:space="preserve"> proposed a novel method for privacy</w:t>
      </w:r>
      <w:r w:rsidR="006E5347">
        <w:rPr>
          <w:lang w:val="en-CA"/>
        </w:rPr>
        <w:t xml:space="preserve"> </w:t>
      </w:r>
      <w:r w:rsidR="006E5347" w:rsidRPr="00931385">
        <w:rPr>
          <w:lang w:val="en-CA"/>
        </w:rPr>
        <w:t>preservation in collaborati</w:t>
      </w:r>
      <w:r w:rsidR="006E5347">
        <w:rPr>
          <w:lang w:val="en-CA"/>
        </w:rPr>
        <w:t xml:space="preserve">ve filtering </w:t>
      </w:r>
      <w:ins w:id="692" w:author="palencar1-pc.cs" w:date="2017-04-05T15:42:00Z">
        <w:r w:rsidR="004C12A7">
          <w:rPr>
            <w:lang w:val="en-CA"/>
          </w:rPr>
          <w:t>RSs [12].</w:t>
        </w:r>
      </w:ins>
      <w:del w:id="693" w:author="palencar1-pc.cs" w:date="2017-04-05T15:42:00Z">
        <w:r w:rsidR="006E5347" w:rsidDel="004C12A7">
          <w:rPr>
            <w:lang w:val="en-CA"/>
          </w:rPr>
          <w:delText>recommendation sys</w:delText>
        </w:r>
        <w:r w:rsidR="006E5347" w:rsidRPr="00931385" w:rsidDel="004C12A7">
          <w:rPr>
            <w:lang w:val="en-CA"/>
          </w:rPr>
          <w:delText>tems.</w:delText>
        </w:r>
      </w:del>
      <w:r w:rsidR="006E5347" w:rsidRPr="00931385">
        <w:rPr>
          <w:lang w:val="en-CA"/>
        </w:rPr>
        <w:t xml:space="preserve"> </w:t>
      </w:r>
      <w:r w:rsidR="006E5347">
        <w:rPr>
          <w:lang w:val="en-CA"/>
        </w:rPr>
        <w:t>The author</w:t>
      </w:r>
      <w:del w:id="694" w:author="palencar1-pc.cs" w:date="2017-04-05T15:44:00Z">
        <w:r w:rsidR="006E5347" w:rsidDel="009C6F25">
          <w:rPr>
            <w:lang w:val="en-CA"/>
          </w:rPr>
          <w:delText>(</w:delText>
        </w:r>
      </w:del>
      <w:r w:rsidR="006E5347">
        <w:rPr>
          <w:lang w:val="en-CA"/>
        </w:rPr>
        <w:t>s</w:t>
      </w:r>
      <w:del w:id="695" w:author="palencar1-pc.cs" w:date="2017-04-05T15:44:00Z">
        <w:r w:rsidR="006E5347" w:rsidDel="009C6F25">
          <w:rPr>
            <w:lang w:val="en-CA"/>
          </w:rPr>
          <w:delText>)</w:delText>
        </w:r>
      </w:del>
      <w:r w:rsidR="006E5347" w:rsidRPr="00931385">
        <w:rPr>
          <w:lang w:val="en-CA"/>
        </w:rPr>
        <w:t xml:space="preserve"> addressed the problem of protecting </w:t>
      </w:r>
      <w:del w:id="696" w:author="palencar1-pc.cs" w:date="2017-04-05T15:44:00Z">
        <w:r w:rsidR="006E5347" w:rsidRPr="00931385" w:rsidDel="009C6F25">
          <w:rPr>
            <w:lang w:val="en-CA"/>
          </w:rPr>
          <w:delText xml:space="preserve">the </w:delText>
        </w:r>
      </w:del>
      <w:r w:rsidR="006E5347" w:rsidRPr="00931385">
        <w:rPr>
          <w:lang w:val="en-CA"/>
        </w:rPr>
        <w:t>user</w:t>
      </w:r>
      <w:del w:id="697" w:author="palencar1-pc.cs" w:date="2017-04-05T15:44:00Z">
        <w:r w:rsidR="006E5347" w:rsidRPr="00931385" w:rsidDel="009C6F25">
          <w:rPr>
            <w:lang w:val="en-CA"/>
          </w:rPr>
          <w:delText>s’</w:delText>
        </w:r>
      </w:del>
      <w:r w:rsidR="006E5347">
        <w:rPr>
          <w:lang w:val="en-CA"/>
        </w:rPr>
        <w:t xml:space="preserve"> </w:t>
      </w:r>
      <w:r w:rsidR="006E5347" w:rsidRPr="00931385">
        <w:rPr>
          <w:lang w:val="en-CA"/>
        </w:rPr>
        <w:t>privacy in the presence of an untrusted central server, where</w:t>
      </w:r>
      <w:r w:rsidR="006E5347">
        <w:rPr>
          <w:lang w:val="en-CA"/>
        </w:rPr>
        <w:t xml:space="preserve"> </w:t>
      </w:r>
      <w:r w:rsidR="006E5347" w:rsidRPr="00931385">
        <w:rPr>
          <w:lang w:val="en-CA"/>
        </w:rPr>
        <w:t xml:space="preserve">the server has access to </w:t>
      </w:r>
      <w:ins w:id="698" w:author="palencar1-pc.cs" w:date="2017-04-05T15:44:00Z">
        <w:r w:rsidR="009C6F25">
          <w:rPr>
            <w:lang w:val="en-CA"/>
          </w:rPr>
          <w:t xml:space="preserve">the </w:t>
        </w:r>
      </w:ins>
      <w:r w:rsidR="006E5347" w:rsidRPr="00931385">
        <w:rPr>
          <w:lang w:val="en-CA"/>
        </w:rPr>
        <w:t>user</w:t>
      </w:r>
      <w:del w:id="699" w:author="palencar1-pc.cs" w:date="2017-04-05T15:45:00Z">
        <w:r w:rsidR="006E5347" w:rsidRPr="00931385" w:rsidDel="009C6F25">
          <w:rPr>
            <w:lang w:val="en-CA"/>
          </w:rPr>
          <w:delText>s’</w:delText>
        </w:r>
      </w:del>
      <w:r w:rsidR="006E5347" w:rsidRPr="00931385">
        <w:rPr>
          <w:lang w:val="en-CA"/>
        </w:rPr>
        <w:t xml:space="preserve"> profiles. To avoid privacy violation, a mechanism</w:t>
      </w:r>
      <w:r w:rsidR="006E5347">
        <w:rPr>
          <w:lang w:val="en-CA"/>
        </w:rPr>
        <w:t xml:space="preserve"> is proposed</w:t>
      </w:r>
      <w:r w:rsidR="006E5347" w:rsidRPr="00931385">
        <w:rPr>
          <w:lang w:val="en-CA"/>
        </w:rPr>
        <w:t xml:space="preserve"> where users store locally</w:t>
      </w:r>
      <w:r w:rsidR="006E5347">
        <w:rPr>
          <w:lang w:val="en-CA"/>
        </w:rPr>
        <w:t xml:space="preserve"> </w:t>
      </w:r>
      <w:r w:rsidR="006E5347" w:rsidRPr="00931385">
        <w:rPr>
          <w:lang w:val="en-CA"/>
        </w:rPr>
        <w:t xml:space="preserve">an offline profile on their </w:t>
      </w:r>
      <w:ins w:id="700" w:author="palencar1-pc.cs" w:date="2017-04-05T15:45:00Z">
        <w:r w:rsidR="009C6F25">
          <w:rPr>
            <w:lang w:val="en-CA"/>
          </w:rPr>
          <w:t>client</w:t>
        </w:r>
      </w:ins>
      <w:del w:id="701" w:author="palencar1-pc.cs" w:date="2017-04-05T15:45:00Z">
        <w:r w:rsidR="006E5347" w:rsidRPr="00931385" w:rsidDel="009C6F25">
          <w:rPr>
            <w:lang w:val="en-CA"/>
          </w:rPr>
          <w:delText>own</w:delText>
        </w:r>
      </w:del>
      <w:r w:rsidR="006E5347" w:rsidRPr="00931385">
        <w:rPr>
          <w:lang w:val="en-CA"/>
        </w:rPr>
        <w:t xml:space="preserve"> side, hidden from the server,</w:t>
      </w:r>
      <w:r w:rsidR="006E5347">
        <w:rPr>
          <w:lang w:val="en-CA"/>
        </w:rPr>
        <w:t xml:space="preserve"> </w:t>
      </w:r>
      <w:r w:rsidR="006E5347" w:rsidRPr="00931385">
        <w:rPr>
          <w:lang w:val="en-CA"/>
        </w:rPr>
        <w:t>and an online profile on the server from which the server</w:t>
      </w:r>
      <w:r w:rsidR="006E5347">
        <w:rPr>
          <w:lang w:val="en-CA"/>
        </w:rPr>
        <w:t xml:space="preserve"> </w:t>
      </w:r>
      <w:r w:rsidR="006E5347" w:rsidRPr="00931385">
        <w:rPr>
          <w:lang w:val="en-CA"/>
        </w:rPr>
        <w:t>generates the recommendations. The online profiles of different users are frequently synchronized with their offline</w:t>
      </w:r>
      <w:r w:rsidR="006E5347">
        <w:rPr>
          <w:lang w:val="en-CA"/>
        </w:rPr>
        <w:t xml:space="preserve"> </w:t>
      </w:r>
      <w:r w:rsidR="006E5347" w:rsidRPr="00931385">
        <w:rPr>
          <w:lang w:val="en-CA"/>
        </w:rPr>
        <w:t>versions in an independent and distributed way. Using a</w:t>
      </w:r>
      <w:r w:rsidR="006E5347">
        <w:rPr>
          <w:lang w:val="en-CA"/>
        </w:rPr>
        <w:t xml:space="preserve"> </w:t>
      </w:r>
      <w:r w:rsidR="006E5347" w:rsidRPr="00931385">
        <w:rPr>
          <w:lang w:val="en-CA"/>
        </w:rPr>
        <w:t xml:space="preserve">graph theoretic approach, </w:t>
      </w:r>
      <w:r w:rsidR="006E5347">
        <w:rPr>
          <w:lang w:val="en-CA"/>
        </w:rPr>
        <w:t>the author</w:t>
      </w:r>
      <w:del w:id="702" w:author="palencar1-pc.cs" w:date="2017-04-05T15:45:00Z">
        <w:r w:rsidR="006E5347" w:rsidDel="009C6F25">
          <w:rPr>
            <w:lang w:val="en-CA"/>
          </w:rPr>
          <w:delText>(</w:delText>
        </w:r>
      </w:del>
      <w:r w:rsidR="006E5347">
        <w:rPr>
          <w:lang w:val="en-CA"/>
        </w:rPr>
        <w:t>s</w:t>
      </w:r>
      <w:del w:id="703" w:author="palencar1-pc.cs" w:date="2017-04-05T15:45:00Z">
        <w:r w:rsidR="006E5347" w:rsidDel="009C6F25">
          <w:rPr>
            <w:lang w:val="en-CA"/>
          </w:rPr>
          <w:delText>)</w:delText>
        </w:r>
      </w:del>
      <w:r w:rsidR="006E5347" w:rsidRPr="00931385">
        <w:rPr>
          <w:lang w:val="en-CA"/>
        </w:rPr>
        <w:t xml:space="preserve"> developed a model where each</w:t>
      </w:r>
      <w:r w:rsidR="006E5347">
        <w:rPr>
          <w:lang w:val="en-CA"/>
        </w:rPr>
        <w:t xml:space="preserve"> </w:t>
      </w:r>
      <w:r w:rsidR="006E5347" w:rsidRPr="00931385">
        <w:rPr>
          <w:lang w:val="en-CA"/>
        </w:rPr>
        <w:t>user arbitrarily contacts other users over time, and modifies</w:t>
      </w:r>
      <w:r w:rsidR="006E5347">
        <w:rPr>
          <w:lang w:val="en-CA"/>
        </w:rPr>
        <w:t xml:space="preserve"> </w:t>
      </w:r>
      <w:r w:rsidR="006E5347" w:rsidRPr="00931385">
        <w:rPr>
          <w:lang w:val="en-CA"/>
        </w:rPr>
        <w:t>his own offline profile thr</w:t>
      </w:r>
      <w:r w:rsidR="006E5347">
        <w:rPr>
          <w:lang w:val="en-CA"/>
        </w:rPr>
        <w:t>ough a process known as aggrega</w:t>
      </w:r>
      <w:r w:rsidR="006E5347" w:rsidRPr="00931385">
        <w:rPr>
          <w:lang w:val="en-CA"/>
        </w:rPr>
        <w:t>tion. Through</w:t>
      </w:r>
      <w:r w:rsidR="006E5347">
        <w:rPr>
          <w:lang w:val="en-CA"/>
        </w:rPr>
        <w:t xml:space="preserve"> </w:t>
      </w:r>
      <w:r w:rsidR="006E5347" w:rsidRPr="00931385">
        <w:rPr>
          <w:lang w:val="en-CA"/>
        </w:rPr>
        <w:t>experiments</w:t>
      </w:r>
      <w:r w:rsidR="007B5C1F">
        <w:rPr>
          <w:lang w:val="en-CA"/>
        </w:rPr>
        <w:t xml:space="preserve"> </w:t>
      </w:r>
      <w:r w:rsidR="007B5C1F">
        <w:rPr>
          <w:lang w:val="en-CA"/>
        </w:rPr>
        <w:lastRenderedPageBreak/>
        <w:t>discussed in the paper</w:t>
      </w:r>
      <w:r w:rsidR="006E5347" w:rsidRPr="00931385">
        <w:rPr>
          <w:lang w:val="en-CA"/>
        </w:rPr>
        <w:t xml:space="preserve">, </w:t>
      </w:r>
      <w:r w:rsidR="006E5347">
        <w:rPr>
          <w:lang w:val="en-CA"/>
        </w:rPr>
        <w:t>it is concluded in the paper</w:t>
      </w:r>
      <w:r w:rsidR="006E5347" w:rsidRPr="00931385">
        <w:rPr>
          <w:lang w:val="en-CA"/>
        </w:rPr>
        <w:t xml:space="preserve"> that such a mechanism can lead to</w:t>
      </w:r>
      <w:r w:rsidR="006E5347">
        <w:rPr>
          <w:lang w:val="en-CA"/>
        </w:rPr>
        <w:t xml:space="preserve"> </w:t>
      </w:r>
      <w:r w:rsidR="006E5347" w:rsidRPr="00931385">
        <w:rPr>
          <w:lang w:val="en-CA"/>
        </w:rPr>
        <w:t xml:space="preserve">a high level of privacy through a proper choice of aggregation functions, while having a </w:t>
      </w:r>
      <w:r w:rsidR="00A847CA">
        <w:rPr>
          <w:lang w:val="en-CA"/>
        </w:rPr>
        <w:t>very little</w:t>
      </w:r>
      <w:r w:rsidR="006E5347" w:rsidRPr="00931385">
        <w:rPr>
          <w:lang w:val="en-CA"/>
        </w:rPr>
        <w:t xml:space="preserve"> effect on</w:t>
      </w:r>
      <w:r w:rsidR="006E5347">
        <w:rPr>
          <w:lang w:val="en-CA"/>
        </w:rPr>
        <w:t xml:space="preserve"> </w:t>
      </w:r>
      <w:r w:rsidR="006E5347" w:rsidRPr="00931385">
        <w:rPr>
          <w:lang w:val="en-CA"/>
        </w:rPr>
        <w:t>the accuracy of the recommendation system. The results</w:t>
      </w:r>
      <w:r w:rsidR="006E5347">
        <w:rPr>
          <w:lang w:val="en-CA"/>
        </w:rPr>
        <w:t xml:space="preserve"> </w:t>
      </w:r>
      <w:r w:rsidR="006E5347" w:rsidRPr="00931385">
        <w:rPr>
          <w:lang w:val="en-CA"/>
        </w:rPr>
        <w:t>illustrate</w:t>
      </w:r>
      <w:r w:rsidR="006E5347">
        <w:rPr>
          <w:lang w:val="en-CA"/>
        </w:rPr>
        <w:t>d</w:t>
      </w:r>
      <w:r w:rsidR="006E5347" w:rsidRPr="00931385">
        <w:rPr>
          <w:lang w:val="en-CA"/>
        </w:rPr>
        <w:t xml:space="preserve"> that similarity-based aggregation functions, where</w:t>
      </w:r>
      <w:r w:rsidR="006E5347">
        <w:rPr>
          <w:lang w:val="en-CA"/>
        </w:rPr>
        <w:t xml:space="preserve"> </w:t>
      </w:r>
      <w:r w:rsidR="006E5347" w:rsidRPr="00931385">
        <w:rPr>
          <w:lang w:val="en-CA"/>
        </w:rPr>
        <w:t>users receive items from othe</w:t>
      </w:r>
      <w:r w:rsidR="006E5347">
        <w:rPr>
          <w:lang w:val="en-CA"/>
        </w:rPr>
        <w:t>r users proportional to the sim</w:t>
      </w:r>
      <w:r w:rsidR="006E5347" w:rsidRPr="00931385">
        <w:rPr>
          <w:lang w:val="en-CA"/>
        </w:rPr>
        <w:t>ilarity between them, yield a considerable privacy level at a</w:t>
      </w:r>
      <w:r w:rsidR="006E5347">
        <w:rPr>
          <w:lang w:val="en-CA"/>
        </w:rPr>
        <w:t xml:space="preserve"> </w:t>
      </w:r>
      <w:r w:rsidR="006E5347" w:rsidRPr="00931385">
        <w:rPr>
          <w:lang w:val="en-CA"/>
        </w:rPr>
        <w:t>very low accuracy loss.</w:t>
      </w:r>
      <w:r w:rsidR="006E5347">
        <w:rPr>
          <w:lang w:val="en-CA"/>
        </w:rPr>
        <w:t xml:space="preserve"> </w:t>
      </w:r>
      <w:ins w:id="704" w:author="palencar1-pc.cs" w:date="2017-04-05T15:46:00Z">
        <w:r w:rsidR="009C6F25">
          <w:rPr>
            <w:lang w:val="en-CA"/>
          </w:rPr>
          <w:t xml:space="preserve">Other </w:t>
        </w:r>
      </w:ins>
      <w:del w:id="705" w:author="palencar1-pc.cs" w:date="2017-04-05T15:46:00Z">
        <w:r w:rsidR="006E5347" w:rsidDel="009C6F25">
          <w:rPr>
            <w:lang w:val="en-CA"/>
          </w:rPr>
          <w:delText xml:space="preserve">The </w:delText>
        </w:r>
      </w:del>
      <w:r w:rsidR="006E5347">
        <w:rPr>
          <w:lang w:val="en-CA"/>
        </w:rPr>
        <w:t xml:space="preserve">findings </w:t>
      </w:r>
      <w:del w:id="706" w:author="palencar1-pc.cs" w:date="2017-04-05T15:46:00Z">
        <w:r w:rsidR="006E5347" w:rsidDel="009C6F25">
          <w:rPr>
            <w:lang w:val="en-CA"/>
          </w:rPr>
          <w:delText xml:space="preserve">in [14] </w:delText>
        </w:r>
      </w:del>
      <w:r w:rsidR="006E5347" w:rsidRPr="00B460AE">
        <w:rPr>
          <w:lang w:val="en-CA"/>
        </w:rPr>
        <w:t xml:space="preserve">suggest that </w:t>
      </w:r>
      <w:ins w:id="707" w:author="palencar1-pc.cs" w:date="2017-04-05T15:46:00Z">
        <w:r w:rsidR="009C6F25">
          <w:rPr>
            <w:lang w:val="en-CA"/>
          </w:rPr>
          <w:t xml:space="preserve">the </w:t>
        </w:r>
      </w:ins>
      <w:r w:rsidR="006E5347" w:rsidRPr="00B460AE">
        <w:rPr>
          <w:lang w:val="en-CA"/>
        </w:rPr>
        <w:t>users’ online information</w:t>
      </w:r>
      <w:r w:rsidR="006E5347">
        <w:rPr>
          <w:lang w:val="en-CA"/>
        </w:rPr>
        <w:t xml:space="preserve"> </w:t>
      </w:r>
      <w:r w:rsidR="006E5347" w:rsidRPr="00B460AE">
        <w:rPr>
          <w:lang w:val="en-CA"/>
        </w:rPr>
        <w:t>is multi-dimensional regarding privacy concerns, especially in a</w:t>
      </w:r>
      <w:r w:rsidR="006E5347">
        <w:rPr>
          <w:lang w:val="en-CA"/>
        </w:rPr>
        <w:t xml:space="preserve"> </w:t>
      </w:r>
      <w:r w:rsidR="006E5347" w:rsidRPr="00B460AE">
        <w:rPr>
          <w:lang w:val="en-CA"/>
        </w:rPr>
        <w:t>recommender context</w:t>
      </w:r>
      <w:ins w:id="708" w:author="palencar1-pc.cs" w:date="2017-04-05T15:47:00Z">
        <w:r w:rsidR="009C6F25">
          <w:rPr>
            <w:lang w:val="en-CA"/>
          </w:rPr>
          <w:t xml:space="preserve"> [14].</w:t>
        </w:r>
      </w:ins>
      <w:del w:id="709" w:author="palencar1-pc.cs" w:date="2017-04-05T15:47:00Z">
        <w:r w:rsidR="006E5347" w:rsidRPr="00B460AE" w:rsidDel="009C6F25">
          <w:rPr>
            <w:lang w:val="en-CA"/>
          </w:rPr>
          <w:delText>.</w:delText>
        </w:r>
      </w:del>
      <w:r w:rsidR="006E5347" w:rsidRPr="00B460AE">
        <w:rPr>
          <w:lang w:val="en-CA"/>
        </w:rPr>
        <w:t xml:space="preserve"> </w:t>
      </w:r>
    </w:p>
    <w:p w:rsidR="00554EF0" w:rsidRDefault="00554EF0" w:rsidP="00554EF0">
      <w:pPr>
        <w:pStyle w:val="Heading2"/>
      </w:pPr>
      <w:bookmarkStart w:id="710" w:name="_Toc478091029"/>
      <w:r>
        <w:t>Privacy</w:t>
      </w:r>
      <w:ins w:id="711" w:author="palencar1-pc.cs" w:date="2017-04-05T15:47:00Z">
        <w:r w:rsidR="004331CF">
          <w:t>-</w:t>
        </w:r>
      </w:ins>
      <w:del w:id="712" w:author="palencar1-pc.cs" w:date="2017-04-05T15:47:00Z">
        <w:r w:rsidDel="004331CF">
          <w:delText xml:space="preserve"> </w:delText>
        </w:r>
      </w:del>
      <w:r>
        <w:t xml:space="preserve">Preserving Methodologies for </w:t>
      </w:r>
      <w:r w:rsidR="00390006">
        <w:t>Recommender System</w:t>
      </w:r>
      <w:r w:rsidR="00EC59C4">
        <w:t>s</w:t>
      </w:r>
      <w:bookmarkEnd w:id="710"/>
    </w:p>
    <w:p w:rsidR="001829B6" w:rsidRDefault="005707C4" w:rsidP="00C0413F">
      <w:pPr>
        <w:pStyle w:val="BodyText"/>
        <w:spacing w:line="480" w:lineRule="auto"/>
        <w:rPr>
          <w:lang w:val="en-CA"/>
        </w:rPr>
      </w:pPr>
      <w:r>
        <w:rPr>
          <w:lang w:val="en-CA"/>
        </w:rPr>
        <w:t>Traditional</w:t>
      </w:r>
      <w:r w:rsidR="004A3EF5" w:rsidRPr="004A3EF5">
        <w:rPr>
          <w:lang w:val="en-CA"/>
        </w:rPr>
        <w:t xml:space="preserve"> location-aware </w:t>
      </w:r>
      <w:r w:rsidR="00390006">
        <w:rPr>
          <w:lang w:val="en-CA"/>
        </w:rPr>
        <w:t>R</w:t>
      </w:r>
      <w:ins w:id="713" w:author="palencar1-pc.cs" w:date="2017-04-05T15:47:00Z">
        <w:r w:rsidR="004331CF">
          <w:rPr>
            <w:lang w:val="en-CA"/>
          </w:rPr>
          <w:t>Ss</w:t>
        </w:r>
      </w:ins>
      <w:del w:id="714" w:author="palencar1-pc.cs" w:date="2017-04-05T15:47:00Z">
        <w:r w:rsidR="00390006" w:rsidDel="004331CF">
          <w:rPr>
            <w:lang w:val="en-CA"/>
          </w:rPr>
          <w:delText>ecommender System</w:delText>
        </w:r>
        <w:r w:rsidR="00EC59C4" w:rsidDel="004331CF">
          <w:rPr>
            <w:lang w:val="en-CA"/>
          </w:rPr>
          <w:delText>s</w:delText>
        </w:r>
      </w:del>
      <w:r w:rsidR="004A3EF5" w:rsidRPr="004A3EF5">
        <w:rPr>
          <w:lang w:val="en-CA"/>
        </w:rPr>
        <w:t xml:space="preserve"> are facing a significant challenge, namely, how to protect</w:t>
      </w:r>
      <w:r>
        <w:rPr>
          <w:lang w:val="en-CA"/>
        </w:rPr>
        <w:t xml:space="preserve"> </w:t>
      </w:r>
      <w:r w:rsidR="004A3EF5" w:rsidRPr="004A3EF5">
        <w:rPr>
          <w:lang w:val="en-CA"/>
        </w:rPr>
        <w:t xml:space="preserve">the location privacy of users while preserving the </w:t>
      </w:r>
      <w:ins w:id="715" w:author="palencar1-pc.cs" w:date="2017-04-05T15:48:00Z">
        <w:r w:rsidR="004331CF">
          <w:rPr>
            <w:lang w:val="en-CA"/>
          </w:rPr>
          <w:t xml:space="preserve">quality of the </w:t>
        </w:r>
      </w:ins>
      <w:r w:rsidR="004A3EF5" w:rsidRPr="004A3EF5">
        <w:rPr>
          <w:lang w:val="en-CA"/>
        </w:rPr>
        <w:t>recommendation</w:t>
      </w:r>
      <w:ins w:id="716" w:author="palencar1-pc.cs" w:date="2017-04-05T15:48:00Z">
        <w:r w:rsidR="004331CF">
          <w:rPr>
            <w:lang w:val="en-CA"/>
          </w:rPr>
          <w:t>s</w:t>
        </w:r>
      </w:ins>
      <w:del w:id="717" w:author="palencar1-pc.cs" w:date="2017-04-05T15:48:00Z">
        <w:r w:rsidR="004A3EF5" w:rsidRPr="004A3EF5" w:rsidDel="004331CF">
          <w:rPr>
            <w:lang w:val="en-CA"/>
          </w:rPr>
          <w:delText xml:space="preserve"> quality</w:delText>
        </w:r>
      </w:del>
      <w:r w:rsidR="004A3EF5" w:rsidRPr="004A3EF5">
        <w:rPr>
          <w:lang w:val="en-CA"/>
        </w:rPr>
        <w:t>. There are several studies that have achieved location privacy, which are based on</w:t>
      </w:r>
      <w:r>
        <w:rPr>
          <w:lang w:val="en-CA"/>
        </w:rPr>
        <w:t xml:space="preserve"> </w:t>
      </w:r>
      <w:r w:rsidR="004A3EF5" w:rsidRPr="004A3EF5">
        <w:rPr>
          <w:lang w:val="en-CA"/>
        </w:rPr>
        <w:t xml:space="preserve">anonymity, differential privacy, and encryption schemes. </w:t>
      </w:r>
      <w:ins w:id="718" w:author="palencar1-pc.cs" w:date="2017-04-05T15:48:00Z">
        <w:r w:rsidR="004331CF">
          <w:rPr>
            <w:lang w:val="en-CA"/>
          </w:rPr>
          <w:t>Some</w:t>
        </w:r>
      </w:ins>
      <w:del w:id="719" w:author="palencar1-pc.cs" w:date="2017-04-05T15:48:00Z">
        <w:r w:rsidR="004A3EF5" w:rsidRPr="004A3EF5" w:rsidDel="004331CF">
          <w:rPr>
            <w:lang w:val="en-CA"/>
          </w:rPr>
          <w:delText>The</w:delText>
        </w:r>
      </w:del>
      <w:r w:rsidR="004A3EF5" w:rsidRPr="004A3EF5">
        <w:rPr>
          <w:lang w:val="en-CA"/>
        </w:rPr>
        <w:t xml:space="preserve"> authors </w:t>
      </w:r>
      <w:del w:id="720" w:author="palencar1-pc.cs" w:date="2017-04-05T15:48:00Z">
        <w:r w:rsidR="004A3EF5" w:rsidRPr="004A3EF5" w:rsidDel="004331CF">
          <w:rPr>
            <w:lang w:val="en-CA"/>
          </w:rPr>
          <w:delText>of [</w:delText>
        </w:r>
        <w:r w:rsidR="007468D2" w:rsidDel="004331CF">
          <w:rPr>
            <w:lang w:val="en-CA"/>
          </w:rPr>
          <w:delText>49</w:delText>
        </w:r>
        <w:r w:rsidR="004A3EF5" w:rsidRPr="004A3EF5" w:rsidDel="004331CF">
          <w:rPr>
            <w:rFonts w:hint="eastAsia"/>
            <w:lang w:val="en-CA"/>
          </w:rPr>
          <w:delText>–</w:delText>
        </w:r>
        <w:r w:rsidR="007468D2" w:rsidDel="004331CF">
          <w:rPr>
            <w:lang w:val="en-CA"/>
          </w:rPr>
          <w:delText>51</w:delText>
        </w:r>
        <w:r w:rsidR="004A3EF5" w:rsidRPr="004A3EF5" w:rsidDel="004331CF">
          <w:rPr>
            <w:lang w:val="en-CA"/>
          </w:rPr>
          <w:delText xml:space="preserve">] </w:delText>
        </w:r>
      </w:del>
      <w:r w:rsidR="004A3EF5" w:rsidRPr="004A3EF5">
        <w:rPr>
          <w:lang w:val="en-CA"/>
        </w:rPr>
        <w:t xml:space="preserve">proposed </w:t>
      </w:r>
      <w:del w:id="721" w:author="palencar1-pc.cs" w:date="2017-04-05T15:48:00Z">
        <w:r w:rsidR="004A3EF5" w:rsidRPr="004A3EF5" w:rsidDel="004331CF">
          <w:rPr>
            <w:lang w:val="en-CA"/>
          </w:rPr>
          <w:delText xml:space="preserve">some </w:delText>
        </w:r>
      </w:del>
      <w:r w:rsidR="004A3EF5" w:rsidRPr="004A3EF5">
        <w:rPr>
          <w:lang w:val="en-CA"/>
        </w:rPr>
        <w:t>location</w:t>
      </w:r>
      <w:r>
        <w:rPr>
          <w:lang w:val="en-CA"/>
        </w:rPr>
        <w:t>-</w:t>
      </w:r>
      <w:ins w:id="722" w:author="palencar1-pc.cs" w:date="2017-04-05T15:48:00Z">
        <w:r w:rsidR="004331CF">
          <w:rPr>
            <w:lang w:val="en-CA"/>
          </w:rPr>
          <w:t xml:space="preserve">oriented </w:t>
        </w:r>
      </w:ins>
      <w:r w:rsidR="004A3EF5" w:rsidRPr="004A3EF5">
        <w:rPr>
          <w:lang w:val="en-CA"/>
        </w:rPr>
        <w:t>privacy</w:t>
      </w:r>
      <w:ins w:id="723" w:author="palencar1-pc.cs" w:date="2017-04-05T15:49:00Z">
        <w:r w:rsidR="004331CF">
          <w:rPr>
            <w:lang w:val="en-CA"/>
          </w:rPr>
          <w:t>-</w:t>
        </w:r>
      </w:ins>
      <w:del w:id="724" w:author="palencar1-pc.cs" w:date="2017-04-05T15:49:00Z">
        <w:r w:rsidDel="004331CF">
          <w:rPr>
            <w:lang w:val="en-CA"/>
          </w:rPr>
          <w:delText xml:space="preserve"> </w:delText>
        </w:r>
      </w:del>
      <w:r w:rsidR="001829B6">
        <w:rPr>
          <w:lang w:val="en-CA"/>
        </w:rPr>
        <w:t>preserving mechanisms</w:t>
      </w:r>
      <w:r w:rsidR="004A3EF5" w:rsidRPr="004A3EF5">
        <w:rPr>
          <w:lang w:val="en-CA"/>
        </w:rPr>
        <w:t xml:space="preserve"> based on anonymity to protect </w:t>
      </w:r>
      <w:del w:id="725" w:author="palencar1-pc.cs" w:date="2017-04-05T15:49:00Z">
        <w:r w:rsidR="004A3EF5" w:rsidRPr="004A3EF5" w:rsidDel="004331CF">
          <w:rPr>
            <w:lang w:val="en-CA"/>
          </w:rPr>
          <w:delText xml:space="preserve">the </w:delText>
        </w:r>
      </w:del>
      <w:r w:rsidR="004A3EF5" w:rsidRPr="004A3EF5">
        <w:rPr>
          <w:lang w:val="en-CA"/>
        </w:rPr>
        <w:t>user</w:t>
      </w:r>
      <w:del w:id="726" w:author="palencar1-pc.cs" w:date="2017-04-05T15:49:00Z">
        <w:r w:rsidR="004A3EF5" w:rsidRPr="004A3EF5" w:rsidDel="004331CF">
          <w:rPr>
            <w:rFonts w:hint="eastAsia"/>
            <w:lang w:val="en-CA"/>
          </w:rPr>
          <w:delText>’</w:delText>
        </w:r>
        <w:r w:rsidR="004A3EF5" w:rsidRPr="004A3EF5" w:rsidDel="004331CF">
          <w:rPr>
            <w:lang w:val="en-CA"/>
          </w:rPr>
          <w:delText>s</w:delText>
        </w:r>
      </w:del>
      <w:r w:rsidR="004A3EF5" w:rsidRPr="004A3EF5">
        <w:rPr>
          <w:lang w:val="en-CA"/>
        </w:rPr>
        <w:t xml:space="preserve"> location privacy</w:t>
      </w:r>
      <w:ins w:id="727" w:author="palencar1-pc.cs" w:date="2017-04-05T15:49:00Z">
        <w:r w:rsidR="004331CF">
          <w:rPr>
            <w:lang w:val="en-CA"/>
          </w:rPr>
          <w:t xml:space="preserve"> [49-51]</w:t>
        </w:r>
      </w:ins>
      <w:r w:rsidR="004A3EF5" w:rsidRPr="004A3EF5">
        <w:rPr>
          <w:lang w:val="en-CA"/>
        </w:rPr>
        <w:t>. To solve the shortcomings of the</w:t>
      </w:r>
      <w:ins w:id="728" w:author="palencar1-pc.cs" w:date="2017-04-05T15:49:00Z">
        <w:r w:rsidR="004331CF">
          <w:rPr>
            <w:lang w:val="en-CA"/>
          </w:rPr>
          <w:t>se</w:t>
        </w:r>
      </w:ins>
      <w:r w:rsidR="004A3EF5" w:rsidRPr="004A3EF5">
        <w:rPr>
          <w:lang w:val="en-CA"/>
        </w:rPr>
        <w:t xml:space="preserve"> </w:t>
      </w:r>
      <w:ins w:id="729" w:author="palencar1-pc.cs" w:date="2017-04-05T15:49:00Z">
        <w:r w:rsidR="004331CF">
          <w:rPr>
            <w:lang w:val="en-CA"/>
          </w:rPr>
          <w:t xml:space="preserve">solutions, </w:t>
        </w:r>
      </w:ins>
      <w:del w:id="730" w:author="palencar1-pc.cs" w:date="2017-04-05T15:49:00Z">
        <w:r w:rsidR="004A3EF5" w:rsidRPr="004A3EF5" w:rsidDel="004331CF">
          <w:rPr>
            <w:lang w:val="en-CA"/>
          </w:rPr>
          <w:delText>above schemes,</w:delText>
        </w:r>
      </w:del>
      <w:r w:rsidR="004A3EF5" w:rsidRPr="004A3EF5">
        <w:rPr>
          <w:lang w:val="en-CA"/>
        </w:rPr>
        <w:t xml:space="preserve"> </w:t>
      </w:r>
      <w:ins w:id="731" w:author="palencar1-pc.cs" w:date="2017-04-05T15:49:00Z">
        <w:r w:rsidR="004331CF">
          <w:rPr>
            <w:lang w:val="en-CA"/>
          </w:rPr>
          <w:t>other</w:t>
        </w:r>
      </w:ins>
      <w:del w:id="732" w:author="palencar1-pc.cs" w:date="2017-04-05T15:49:00Z">
        <w:r w:rsidR="004A3EF5" w:rsidRPr="004A3EF5" w:rsidDel="004331CF">
          <w:rPr>
            <w:lang w:val="en-CA"/>
          </w:rPr>
          <w:delText>the</w:delText>
        </w:r>
      </w:del>
      <w:r w:rsidR="004A3EF5" w:rsidRPr="004A3EF5">
        <w:rPr>
          <w:lang w:val="en-CA"/>
        </w:rPr>
        <w:t xml:space="preserve"> authors </w:t>
      </w:r>
      <w:del w:id="733" w:author="palencar1-pc.cs" w:date="2017-04-05T15:50:00Z">
        <w:r w:rsidR="004A3EF5" w:rsidRPr="004A3EF5" w:rsidDel="004331CF">
          <w:rPr>
            <w:lang w:val="en-CA"/>
          </w:rPr>
          <w:delText>of [</w:delText>
        </w:r>
        <w:r w:rsidR="007468D2" w:rsidDel="004331CF">
          <w:rPr>
            <w:lang w:val="en-CA"/>
          </w:rPr>
          <w:delText>52</w:delText>
        </w:r>
        <w:r w:rsidR="004A3EF5" w:rsidRPr="004A3EF5" w:rsidDel="004331CF">
          <w:rPr>
            <w:rFonts w:hint="eastAsia"/>
            <w:lang w:val="en-CA"/>
          </w:rPr>
          <w:delText>–</w:delText>
        </w:r>
        <w:r w:rsidR="007468D2" w:rsidDel="004331CF">
          <w:rPr>
            <w:lang w:val="en-CA"/>
          </w:rPr>
          <w:delText>54</w:delText>
        </w:r>
        <w:r w:rsidR="004A3EF5" w:rsidRPr="004A3EF5" w:rsidDel="004331CF">
          <w:rPr>
            <w:lang w:val="en-CA"/>
          </w:rPr>
          <w:delText xml:space="preserve">] </w:delText>
        </w:r>
      </w:del>
      <w:r w:rsidR="004A3EF5" w:rsidRPr="004A3EF5">
        <w:rPr>
          <w:lang w:val="en-CA"/>
        </w:rPr>
        <w:t>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ins w:id="734" w:author="palencar1-pc.cs" w:date="2017-04-05T15:50:00Z">
        <w:r w:rsidR="004331CF">
          <w:rPr>
            <w:lang w:val="en-CA"/>
          </w:rPr>
          <w:t xml:space="preserve"> [52-54]</w:t>
        </w:r>
      </w:ins>
      <w:r w:rsidR="006B270D">
        <w:rPr>
          <w:lang w:val="en-CA"/>
        </w:rPr>
        <w:t>.</w:t>
      </w:r>
    </w:p>
    <w:p w:rsidR="004A3EF5" w:rsidRPr="00804A09" w:rsidRDefault="001829B6" w:rsidP="00804A09">
      <w:pPr>
        <w:spacing w:line="240" w:lineRule="auto"/>
        <w:rPr>
          <w:lang w:val="en-CA"/>
        </w:rPr>
      </w:pPr>
      <w:r>
        <w:rPr>
          <w:lang w:val="en-CA"/>
        </w:rPr>
        <w:br w:type="page"/>
      </w:r>
    </w:p>
    <w:p w:rsidR="00CE12C1" w:rsidRDefault="00CE12C1" w:rsidP="00866177">
      <w:pPr>
        <w:pStyle w:val="Heading1"/>
        <w:spacing w:line="480" w:lineRule="auto"/>
      </w:pPr>
      <w:r>
        <w:lastRenderedPageBreak/>
        <w:br/>
      </w:r>
      <w:bookmarkStart w:id="735" w:name="_Toc478091030"/>
      <w:r>
        <w:t>Proposed Approach</w:t>
      </w:r>
      <w:bookmarkEnd w:id="735"/>
    </w:p>
    <w:p w:rsidR="006C29CC" w:rsidRPr="006C29CC" w:rsidRDefault="006C29CC" w:rsidP="00866177">
      <w:pPr>
        <w:pStyle w:val="BodyText"/>
        <w:spacing w:line="480" w:lineRule="auto"/>
      </w:pPr>
    </w:p>
    <w:p w:rsidR="00D24154" w:rsidRDefault="000C5725" w:rsidP="000B0C54">
      <w:pPr>
        <w:pStyle w:val="BodyTextFirstIndent"/>
        <w:keepNext/>
        <w:spacing w:line="480" w:lineRule="auto"/>
      </w:pPr>
      <w:r>
        <w:lastRenderedPageBreak/>
        <w:t xml:space="preserve">In this chapter we will discuss </w:t>
      </w:r>
      <w:r w:rsidR="0076153C">
        <w:t xml:space="preserve">the proposed approach to tackle the challenges described in the previous sections. </w:t>
      </w:r>
      <w:r w:rsidR="00486091">
        <w:t xml:space="preserve">Let us start with a conceptual model </w:t>
      </w:r>
      <w:ins w:id="736" w:author="Paulo Alencar" w:date="2017-04-05T23:18:00Z">
        <w:r w:rsidR="00FD7691">
          <w:t xml:space="preserve">depicted in Figure </w:t>
        </w:r>
      </w:ins>
      <w:ins w:id="737" w:author="Paulo Alencar" w:date="2017-04-05T23:19:00Z">
        <w:r w:rsidR="00FD7691">
          <w:t>1</w:t>
        </w:r>
      </w:ins>
      <w:r w:rsidR="00486091">
        <w:t xml:space="preserve">of a </w:t>
      </w:r>
      <w:r w:rsidR="00390006">
        <w:t>R</w:t>
      </w:r>
      <w:ins w:id="738" w:author="Paulo Alencar" w:date="2017-04-05T23:18:00Z">
        <w:r w:rsidR="00FD7691">
          <w:t>S</w:t>
        </w:r>
      </w:ins>
      <w:del w:id="739" w:author="Paulo Alencar" w:date="2017-04-05T23:18:00Z">
        <w:r w:rsidR="00390006" w:rsidDel="00FD7691">
          <w:delText>ecommender System</w:delText>
        </w:r>
      </w:del>
      <w:r w:rsidR="00486091">
        <w:t xml:space="preserve"> as a system where the resultant recommendations are affected by the privacy factors (e.g. user controls, privacy settings etc.) and the contextual risk factors (e.g. location, social connections etc.). </w:t>
      </w:r>
      <w:r w:rsidR="00F70158">
        <w:t>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w:t>
      </w:r>
      <w:ins w:id="740" w:author="Paulo Alencar" w:date="2017-04-05T23:19:00Z">
        <w:r w:rsidR="002B350C">
          <w:t xml:space="preserve"> or</w:t>
        </w:r>
      </w:ins>
      <w:del w:id="741" w:author="Paulo Alencar" w:date="2017-04-05T23:19:00Z">
        <w:r w:rsidR="00F70158" w:rsidDel="002B350C">
          <w:delText>/</w:delText>
        </w:r>
      </w:del>
      <w:ins w:id="742" w:author="Paulo Alencar" w:date="2017-04-05T23:19:00Z">
        <w:r w:rsidR="002B350C">
          <w:t xml:space="preserve"> </w:t>
        </w:r>
      </w:ins>
      <w:r w:rsidR="00F70158">
        <w:t>periodical stream</w:t>
      </w:r>
      <w:ins w:id="743" w:author="Paulo Alencar" w:date="2017-04-05T23:19:00Z">
        <w:r w:rsidR="002B350C">
          <w:t>s</w:t>
        </w:r>
      </w:ins>
      <w:r w:rsidR="00F70158">
        <w:t xml:space="preserve"> of </w:t>
      </w:r>
      <w:del w:id="744" w:author="Paulo Alencar" w:date="2017-04-05T23:19:00Z">
        <w:r w:rsidR="00F70158" w:rsidDel="002B350C">
          <w:delText xml:space="preserve">the </w:delText>
        </w:r>
      </w:del>
      <w:r w:rsidR="00F70158">
        <w:t xml:space="preserve">user data followed by </w:t>
      </w:r>
      <w:del w:id="745" w:author="Paulo Alencar" w:date="2017-04-05T23:20:00Z">
        <w:r w:rsidR="00F70158" w:rsidDel="002B350C">
          <w:delText xml:space="preserve">the </w:delText>
        </w:r>
      </w:del>
      <w:r w:rsidR="00F70158">
        <w:t>filtering by the privacy parameters</w:t>
      </w:r>
      <w:ins w:id="746" w:author="Paulo Alencar" w:date="2017-04-05T23:20:00Z">
        <w:r w:rsidR="002B350C">
          <w:t xml:space="preserve">, </w:t>
        </w:r>
      </w:ins>
      <w:del w:id="747" w:author="Paulo Alencar" w:date="2017-04-05T23:20:00Z">
        <w:r w:rsidR="00F70158" w:rsidDel="002B350C">
          <w:delText xml:space="preserve"> and </w:delText>
        </w:r>
      </w:del>
      <w:r w:rsidR="00F70158">
        <w:t>which are used as one of the data source</w:t>
      </w:r>
      <w:ins w:id="748" w:author="Paulo Alencar" w:date="2017-04-05T23:21:00Z">
        <w:r w:rsidR="002B350C">
          <w:t>s</w:t>
        </w:r>
      </w:ins>
      <w:r w:rsidR="00F70158">
        <w:t xml:space="preserve"> for generating the recommendations. </w:t>
      </w:r>
      <w:r w:rsidR="00486091">
        <w:t xml:space="preserve">Thus, in order to propose a model for the </w:t>
      </w:r>
      <w:ins w:id="749" w:author="Paulo Alencar" w:date="2017-04-05T23:21:00Z">
        <w:r w:rsidR="002B350C">
          <w:t xml:space="preserve">Risk-Aware Privacy-Preserving </w:t>
        </w:r>
      </w:ins>
      <w:r w:rsidR="00390006">
        <w:t>Recommender System</w:t>
      </w:r>
      <w:ins w:id="750" w:author="Paulo Alencar" w:date="2017-04-05T23:21:00Z">
        <w:r w:rsidR="002B350C">
          <w:t xml:space="preserve"> (RPRS)</w:t>
        </w:r>
      </w:ins>
      <w:r w:rsidR="00486091">
        <w:t xml:space="preserve">, we need to have model </w:t>
      </w:r>
      <w:ins w:id="751" w:author="Paulo Alencar" w:date="2017-04-05T23:21:00Z">
        <w:r w:rsidR="002B350C">
          <w:t xml:space="preserve">that </w:t>
        </w:r>
      </w:ins>
      <w:del w:id="752" w:author="Paulo Alencar" w:date="2017-04-05T23:21:00Z">
        <w:r w:rsidR="00486091" w:rsidDel="002B350C">
          <w:delText xml:space="preserve">which </w:delText>
        </w:r>
      </w:del>
      <w:r w:rsidR="00486091">
        <w:t>takes into account these two factors affecting the system</w:t>
      </w:r>
      <w:ins w:id="753" w:author="Paulo Alencar" w:date="2017-04-05T23:21:00Z">
        <w:r w:rsidR="002B350C">
          <w:t>, namely privacy and contextual risk</w:t>
        </w:r>
      </w:ins>
      <w:r w:rsidR="00486091">
        <w:t>.</w:t>
      </w:r>
    </w:p>
    <w:p w:rsidR="00AA266C" w:rsidRDefault="0034642A" w:rsidP="008C02B6">
      <w:pPr>
        <w:pStyle w:val="BodyTextFirstIndent"/>
        <w:keepNext/>
        <w:spacing w:line="480" w:lineRule="auto"/>
        <w:ind w:firstLine="0"/>
        <w:rPr>
          <w:noProof/>
          <w:lang w:val="en-CA" w:eastAsia="en-CA"/>
        </w:rPr>
      </w:pPr>
      <w:r>
        <w:t xml:space="preserve">The proposed approach to </w:t>
      </w:r>
      <w:del w:id="754" w:author="Paulo Alencar" w:date="2017-04-05T23:22:00Z">
        <w:r w:rsidDel="002B350C">
          <w:delText xml:space="preserve">describe a </w:delText>
        </w:r>
      </w:del>
      <w:r>
        <w:t xml:space="preserve">model </w:t>
      </w:r>
      <w:del w:id="755" w:author="Paulo Alencar" w:date="2017-04-05T23:22:00Z">
        <w:r w:rsidDel="002B350C">
          <w:delText xml:space="preserve">for </w:delText>
        </w:r>
      </w:del>
      <w:r>
        <w:t xml:space="preserve">the </w:t>
      </w:r>
      <w:r w:rsidR="00390006">
        <w:t>R</w:t>
      </w:r>
      <w:ins w:id="756" w:author="Paulo Alencar" w:date="2017-04-05T23:22:00Z">
        <w:r w:rsidR="002B350C">
          <w:t xml:space="preserve">PRS </w:t>
        </w:r>
      </w:ins>
      <w:del w:id="757" w:author="Paulo Alencar" w:date="2017-04-05T23:22:00Z">
        <w:r w:rsidR="00390006" w:rsidDel="002B350C">
          <w:delText>ecommender System</w:delText>
        </w:r>
        <w:r w:rsidDel="002B350C">
          <w:delText xml:space="preserve"> </w:delText>
        </w:r>
      </w:del>
      <w:r>
        <w:t xml:space="preserve">follows a sequence of steps in order to </w:t>
      </w:r>
      <w:ins w:id="758" w:author="Paulo Alencar" w:date="2017-04-05T23:22:00Z">
        <w:r w:rsidR="002B350C">
          <w:t>produce a</w:t>
        </w:r>
      </w:ins>
      <w:del w:id="759" w:author="Paulo Alencar" w:date="2017-04-05T23:23:00Z">
        <w:r w:rsidDel="002B350C">
          <w:delText>describe a</w:delText>
        </w:r>
      </w:del>
      <w:r>
        <w:t xml:space="preserve"> model of the system</w:t>
      </w:r>
      <w:ins w:id="760" w:author="Paulo Alencar" w:date="2017-04-05T23:23:00Z">
        <w:r w:rsidR="002B350C">
          <w:t xml:space="preserve"> (Figure 2)</w:t>
        </w:r>
      </w:ins>
      <w:r>
        <w:t xml:space="preserve">. In the first step the </w:t>
      </w:r>
      <w:del w:id="761" w:author="Paulo Alencar" w:date="2017-04-05T23:23:00Z">
        <w:r w:rsidDel="002B350C">
          <w:delText xml:space="preserve">conceptual </w:delText>
        </w:r>
      </w:del>
      <w:r>
        <w:t xml:space="preserve">system is </w:t>
      </w:r>
      <w:ins w:id="762" w:author="Paulo Alencar" w:date="2017-04-05T23:23:00Z">
        <w:r w:rsidR="002B350C">
          <w:t xml:space="preserve">conceptually </w:t>
        </w:r>
      </w:ins>
      <w:r>
        <w:t xml:space="preserve">broken down into </w:t>
      </w:r>
      <w:ins w:id="763" w:author="Paulo Alencar" w:date="2017-04-05T23:24:00Z">
        <w:r w:rsidR="002B350C">
          <w:t>three</w:t>
        </w:r>
      </w:ins>
      <w:del w:id="764" w:author="Paulo Alencar" w:date="2017-04-05T23:24:00Z">
        <w:r w:rsidDel="002B350C">
          <w:delText>3</w:delText>
        </w:r>
      </w:del>
      <w:r>
        <w:t xml:space="preserve"> subsystems (i.e. the Data Subsystem, the Contextual Risk Subsy</w:t>
      </w:r>
      <w:r w:rsidR="00A97B39">
        <w:t>stem</w:t>
      </w:r>
      <w:del w:id="765" w:author="Paulo Alencar" w:date="2017-04-05T23:24:00Z">
        <w:r w:rsidR="00A97B39" w:rsidDel="002B350C">
          <w:delText>s</w:delText>
        </w:r>
      </w:del>
      <w:r w:rsidR="00A97B39">
        <w:t xml:space="preserve"> and the Privacy Subsystem</w:t>
      </w:r>
      <w:r>
        <w:t>)</w:t>
      </w:r>
      <w:r w:rsidR="00A97B39">
        <w:t xml:space="preserve"> to </w:t>
      </w:r>
      <w:ins w:id="766" w:author="Paulo Alencar" w:date="2017-04-05T23:25:00Z">
        <w:r w:rsidR="002B350C">
          <w:t>consider</w:t>
        </w:r>
      </w:ins>
      <w:del w:id="767" w:author="Paulo Alencar" w:date="2017-04-05T23:25:00Z">
        <w:r w:rsidR="00A97B39" w:rsidDel="002B350C">
          <w:delText>discuss</w:delText>
        </w:r>
      </w:del>
      <w:r w:rsidR="00A97B39">
        <w:t xml:space="preserve"> the impact of the privacy and the risk factor on the overall objective of the system</w:t>
      </w:r>
      <w:ins w:id="768" w:author="Paulo Alencar" w:date="2017-04-05T23:25:00Z">
        <w:r w:rsidR="002B350C">
          <w:t>, which is</w:t>
        </w:r>
      </w:ins>
      <w:del w:id="769" w:author="Paulo Alencar" w:date="2017-04-05T23:25:00Z">
        <w:r w:rsidR="00A97B39" w:rsidDel="002B350C">
          <w:delText xml:space="preserve"> </w:delText>
        </w:r>
        <w:r w:rsidR="00006A44" w:rsidDel="002B350C">
          <w:delText xml:space="preserve">i.e. </w:delText>
        </w:r>
      </w:del>
      <w:ins w:id="770" w:author="Paulo Alencar" w:date="2017-04-05T23:25:00Z">
        <w:r w:rsidR="002B350C">
          <w:t xml:space="preserve"> </w:t>
        </w:r>
      </w:ins>
      <w:r w:rsidR="00006A44">
        <w:t>to</w:t>
      </w:r>
      <w:r w:rsidR="00A97B39">
        <w:t xml:space="preserve"> produce </w:t>
      </w:r>
      <w:del w:id="771" w:author="Paulo Alencar" w:date="2017-04-05T23:25:00Z">
        <w:r w:rsidR="00A97B39" w:rsidDel="002B350C">
          <w:delText xml:space="preserve">the </w:delText>
        </w:r>
      </w:del>
      <w:r w:rsidR="00A97B39">
        <w:t>recomme</w:t>
      </w:r>
      <w:r w:rsidR="00006A44">
        <w:t xml:space="preserve">ndations. This step also involves the introduction of </w:t>
      </w:r>
      <w:r w:rsidR="00C020E4">
        <w:t>an</w:t>
      </w:r>
      <w:r w:rsidR="00006A44">
        <w:t xml:space="preserve"> agent</w:t>
      </w:r>
      <w:ins w:id="772" w:author="Paulo Alencar" w:date="2017-04-05T23:25:00Z">
        <w:r w:rsidR="002B350C">
          <w:t>-</w:t>
        </w:r>
      </w:ins>
      <w:del w:id="773" w:author="Paulo Alencar" w:date="2017-04-05T23:25:00Z">
        <w:r w:rsidR="00006A44" w:rsidDel="002B350C">
          <w:delText xml:space="preserve"> </w:delText>
        </w:r>
      </w:del>
      <w:r w:rsidR="00006A44">
        <w:t>based approach where each subsystem</w:t>
      </w:r>
      <w:del w:id="774" w:author="Paulo Alencar" w:date="2017-04-05T23:26:00Z">
        <w:r w:rsidR="00006A44" w:rsidDel="002B350C">
          <w:delText>s</w:delText>
        </w:r>
      </w:del>
      <w:r w:rsidR="00006A44">
        <w:t xml:space="preserve"> is </w:t>
      </w:r>
      <w:ins w:id="775" w:author="Paulo Alencar" w:date="2017-04-05T23:26:00Z">
        <w:r w:rsidR="002B350C">
          <w:t xml:space="preserve">assumed to be modeled </w:t>
        </w:r>
      </w:ins>
      <w:del w:id="776" w:author="Paulo Alencar" w:date="2017-04-05T23:26:00Z">
        <w:r w:rsidR="00006A44" w:rsidDel="002B350C">
          <w:delText xml:space="preserve">considered to be operated </w:delText>
        </w:r>
      </w:del>
      <w:r w:rsidR="00006A44">
        <w:t>by one or more agents in order to accomplish the objective of that subsystem.</w:t>
      </w:r>
      <w:r w:rsidR="000B0C54" w:rsidRPr="000B0C54">
        <w:rPr>
          <w:noProof/>
          <w:lang w:val="en-CA" w:eastAsia="en-CA"/>
        </w:rPr>
        <w:t xml:space="preserve"> </w:t>
      </w:r>
    </w:p>
    <w:p w:rsidR="000B0C54" w:rsidRDefault="000B0C54" w:rsidP="000B0C54">
      <w:pPr>
        <w:pStyle w:val="BodyTextFirstIndent"/>
        <w:keepNext/>
        <w:spacing w:line="480" w:lineRule="auto"/>
      </w:pPr>
      <w:r>
        <w:rPr>
          <w:noProof/>
          <w:lang w:val="en-CA" w:eastAsia="en-CA"/>
        </w:rPr>
        <w:lastRenderedPageBreak/>
        <w:drawing>
          <wp:inline distT="0" distB="0" distL="0" distR="0" wp14:anchorId="7A9FC901" wp14:editId="5EEF1862">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6">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0B0C54" w:rsidRDefault="000B0C54" w:rsidP="000B0C54">
      <w:pPr>
        <w:pStyle w:val="Caption"/>
      </w:pPr>
      <w:r>
        <w:t xml:space="preserve">Figure </w:t>
      </w:r>
      <w:r>
        <w:fldChar w:fldCharType="begin"/>
      </w:r>
      <w:r>
        <w:instrText xml:space="preserve"> SEQ Figure \* ARABIC </w:instrText>
      </w:r>
      <w:r>
        <w:fldChar w:fldCharType="separate"/>
      </w:r>
      <w:r w:rsidR="00823832">
        <w:rPr>
          <w:noProof/>
        </w:rPr>
        <w:t>1</w:t>
      </w:r>
      <w:r>
        <w:fldChar w:fldCharType="end"/>
      </w:r>
      <w:r>
        <w:t xml:space="preserve"> </w:t>
      </w:r>
      <w:r w:rsidRPr="0087028F">
        <w:t>Conceptual</w:t>
      </w:r>
      <w:r>
        <w:t xml:space="preserve"> </w:t>
      </w:r>
      <w:ins w:id="777" w:author="Paulo Alencar" w:date="2017-04-05T23:27:00Z">
        <w:r w:rsidR="002B350C">
          <w:t>D</w:t>
        </w:r>
      </w:ins>
      <w:del w:id="778" w:author="Paulo Alencar" w:date="2017-04-05T23:27:00Z">
        <w:r w:rsidDel="002B350C">
          <w:delText>d</w:delText>
        </w:r>
      </w:del>
      <w:r>
        <w:t xml:space="preserve">iagram </w:t>
      </w:r>
      <w:r w:rsidRPr="0087028F">
        <w:t xml:space="preserve">of </w:t>
      </w:r>
      <w:ins w:id="779" w:author="Paulo Alencar" w:date="2017-04-05T23:27:00Z">
        <w:r w:rsidR="002B350C">
          <w:t xml:space="preserve">the Risk-Aware Privacy-Preserving </w:t>
        </w:r>
      </w:ins>
      <w:del w:id="780" w:author="Paulo Alencar" w:date="2017-04-05T23:27:00Z">
        <w:r w:rsidRPr="0087028F" w:rsidDel="002B350C">
          <w:delText xml:space="preserve">a </w:delText>
        </w:r>
      </w:del>
      <w:r w:rsidRPr="0087028F">
        <w:t>Recommender System</w:t>
      </w:r>
    </w:p>
    <w:p w:rsidR="000324DC" w:rsidRPr="0034642A" w:rsidRDefault="000324DC" w:rsidP="00D24154">
      <w:pPr>
        <w:pStyle w:val="BodyTextFirstIndent"/>
        <w:keepNext/>
        <w:spacing w:line="480" w:lineRule="auto"/>
      </w:pPr>
    </w:p>
    <w:p w:rsidR="000324DC" w:rsidRDefault="0034642A" w:rsidP="00463B29">
      <w:pPr>
        <w:pStyle w:val="Caption"/>
      </w:pPr>
      <w:bookmarkStart w:id="781" w:name="_Toc478091079"/>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p>
    <w:p w:rsidR="00463B29" w:rsidRDefault="00463B29" w:rsidP="00463B29">
      <w:pPr>
        <w:pStyle w:val="Caption"/>
      </w:pPr>
      <w:r>
        <w:t xml:space="preserve">Figure </w:t>
      </w:r>
      <w:r>
        <w:fldChar w:fldCharType="begin"/>
      </w:r>
      <w:r>
        <w:instrText xml:space="preserve"> SEQ Figure \* ARABIC </w:instrText>
      </w:r>
      <w:r>
        <w:fldChar w:fldCharType="separate"/>
      </w:r>
      <w:r w:rsidR="00823832">
        <w:rPr>
          <w:noProof/>
        </w:rPr>
        <w:t>2</w:t>
      </w:r>
      <w:r>
        <w:fldChar w:fldCharType="end"/>
      </w:r>
      <w:r>
        <w:t xml:space="preserve"> Proposed </w:t>
      </w:r>
      <w:bookmarkEnd w:id="781"/>
      <w:ins w:id="782" w:author="Paulo Alencar" w:date="2017-04-05T23:28:00Z">
        <w:r w:rsidR="002B350C">
          <w:t>Steps of the Modeling Approach</w:t>
        </w:r>
      </w:ins>
      <w:del w:id="783" w:author="Paulo Alencar" w:date="2017-04-05T23:28:00Z">
        <w:r w:rsidR="00027DB6" w:rsidDel="002B350C">
          <w:delText>Workflow</w:delText>
        </w:r>
      </w:del>
    </w:p>
    <w:p w:rsidR="00616D56" w:rsidRPr="00616D56" w:rsidRDefault="00006A44" w:rsidP="00463B29">
      <w:pPr>
        <w:pStyle w:val="BodyText"/>
        <w:keepNext/>
        <w:spacing w:line="480" w:lineRule="auto"/>
      </w:pPr>
      <w:r>
        <w:t>In the next step, we provide a goal model for each subsystem</w:t>
      </w:r>
      <w:del w:id="784" w:author="Paulo Alencar" w:date="2017-04-05T23:29:00Z">
        <w:r w:rsidDel="002B350C">
          <w:delText>s</w:delText>
        </w:r>
      </w:del>
      <w:r>
        <w:t xml:space="preserve"> within </w:t>
      </w:r>
      <w:ins w:id="785" w:author="Paulo Alencar" w:date="2017-04-05T23:29:00Z">
        <w:r w:rsidR="007A2372">
          <w:t xml:space="preserve">the entire </w:t>
        </w:r>
      </w:ins>
      <w:del w:id="786" w:author="Paulo Alencar" w:date="2017-04-05T23:29:00Z">
        <w:r w:rsidDel="007A2372">
          <w:delText xml:space="preserve">our </w:delText>
        </w:r>
      </w:del>
      <w:r>
        <w:t>system</w:t>
      </w:r>
      <w:del w:id="787" w:author="Paulo Alencar" w:date="2017-04-05T23:29:00Z">
        <w:r w:rsidDel="007A2372">
          <w:delText>s</w:delText>
        </w:r>
      </w:del>
      <w:r>
        <w:t xml:space="preserve">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 xml:space="preserve">relationship model which provides a set of </w:t>
      </w:r>
      <w:ins w:id="788" w:author="Paulo Alencar" w:date="2017-04-05T23:30:00Z">
        <w:r w:rsidR="007A2372">
          <w:t xml:space="preserve">attributes displayed </w:t>
        </w:r>
      </w:ins>
      <w:del w:id="789" w:author="Paulo Alencar" w:date="2017-04-05T23:30:00Z">
        <w:r w:rsidR="00616D56" w:rsidDel="007A2372">
          <w:delText xml:space="preserve">principle followed </w:delText>
        </w:r>
      </w:del>
      <w:r w:rsidR="00616D56">
        <w:t xml:space="preserve">by each agent </w:t>
      </w:r>
      <w:ins w:id="790" w:author="Paulo Alencar" w:date="2017-04-05T23:30:00Z">
        <w:r w:rsidR="007A2372">
          <w:t xml:space="preserve">and their associated relationships </w:t>
        </w:r>
      </w:ins>
      <w:r w:rsidR="00616D56">
        <w:t>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w:t>
      </w:r>
      <w:del w:id="791" w:author="Paulo Alencar" w:date="2017-04-05T23:31:00Z">
        <w:r w:rsidDel="007A2372">
          <w:delText>s</w:delText>
        </w:r>
      </w:del>
      <w:r>
        <w:t xml:space="preserve"> in understanding the system </w:t>
      </w:r>
      <w:del w:id="792" w:author="Paulo Alencar" w:date="2017-04-05T23:31:00Z">
        <w:r w:rsidDel="007A2372">
          <w:delText xml:space="preserve">even better </w:delText>
        </w:r>
      </w:del>
      <w:r>
        <w:t xml:space="preserve">by providing the internal </w:t>
      </w:r>
      <w:ins w:id="793" w:author="Paulo Alencar" w:date="2017-04-05T23:31:00Z">
        <w:r w:rsidR="007A2372">
          <w:t>behavior</w:t>
        </w:r>
      </w:ins>
      <w:del w:id="794" w:author="Paulo Alencar" w:date="2017-04-05T23:31:00Z">
        <w:r w:rsidDel="007A2372">
          <w:delText>working</w:delText>
        </w:r>
      </w:del>
      <w:r>
        <w:t xml:space="preserve"> of each subsystem. The first </w:t>
      </w:r>
      <w:del w:id="795" w:author="Paulo Alencar" w:date="2017-04-05T23:32:00Z">
        <w:r w:rsidDel="007A2372">
          <w:delText xml:space="preserve">design </w:delText>
        </w:r>
      </w:del>
      <w:r>
        <w:t>behavior</w:t>
      </w:r>
      <w:ins w:id="796" w:author="Paulo Alencar" w:date="2017-04-05T23:32:00Z">
        <w:r w:rsidR="007A2372">
          <w:t xml:space="preserve"> design</w:t>
        </w:r>
      </w:ins>
      <w:r>
        <w:t xml:space="preserve"> we discuss is the </w:t>
      </w:r>
      <w:ins w:id="797" w:author="Paulo Alencar" w:date="2017-04-05T23:31:00Z">
        <w:r w:rsidR="007A2372">
          <w:t>a</w:t>
        </w:r>
      </w:ins>
      <w:del w:id="798" w:author="Paulo Alencar" w:date="2017-04-05T23:31:00Z">
        <w:r w:rsidDel="007A2372">
          <w:delText>A</w:delText>
        </w:r>
      </w:del>
      <w:r>
        <w:t>ctivity model of the subsystem</w:t>
      </w:r>
      <w:r w:rsidR="00F76AAE">
        <w:t xml:space="preserve">s. It describes the </w:t>
      </w:r>
      <w:ins w:id="799" w:author="Paulo Alencar" w:date="2017-04-05T23:32:00Z">
        <w:r w:rsidR="007A2372">
          <w:t>behavior</w:t>
        </w:r>
      </w:ins>
      <w:del w:id="800" w:author="Paulo Alencar" w:date="2017-04-05T23:32:00Z">
        <w:r w:rsidR="00F76AAE" w:rsidDel="007A2372">
          <w:delText>working</w:delText>
        </w:r>
      </w:del>
      <w:r w:rsidR="00F76AAE">
        <w:t xml:space="preserve"> of the subsystem in context of the relationship model discussed </w:t>
      </w:r>
      <w:ins w:id="801" w:author="Paulo Alencar" w:date="2017-04-05T23:33:00Z">
        <w:r w:rsidR="007A2372">
          <w:t>previously</w:t>
        </w:r>
      </w:ins>
      <w:del w:id="802" w:author="Paulo Alencar" w:date="2017-04-05T23:33:00Z">
        <w:r w:rsidR="00F76AAE" w:rsidDel="007A2372">
          <w:delText>earlier</w:delText>
        </w:r>
      </w:del>
      <w:r w:rsidR="00F76AAE">
        <w:t xml:space="preserve">. The </w:t>
      </w:r>
      <w:ins w:id="803" w:author="Paulo Alencar" w:date="2017-04-05T23:33:00Z">
        <w:r w:rsidR="007A2372">
          <w:t>a</w:t>
        </w:r>
      </w:ins>
      <w:del w:id="804" w:author="Paulo Alencar" w:date="2017-04-05T23:33:00Z">
        <w:r w:rsidR="00F76AAE" w:rsidDel="007A2372">
          <w:delText>A</w:delText>
        </w:r>
      </w:del>
      <w:r w:rsidR="00F76AAE">
        <w:t>ctivity model</w:t>
      </w:r>
      <w:ins w:id="805" w:author="Paulo Alencar" w:date="2017-04-05T23:33:00Z">
        <w:r w:rsidR="007A2372">
          <w:t>s</w:t>
        </w:r>
      </w:ins>
      <w:r w:rsidR="00F76AAE">
        <w:t xml:space="preserve"> for each subsystem</w:t>
      </w:r>
      <w:del w:id="806" w:author="Paulo Alencar" w:date="2017-04-05T23:33:00Z">
        <w:r w:rsidR="00F76AAE" w:rsidDel="007A2372">
          <w:delText>s</w:delText>
        </w:r>
      </w:del>
      <w:r w:rsidR="00F76AAE">
        <w:t xml:space="preserve"> </w:t>
      </w:r>
      <w:ins w:id="807" w:author="Paulo Alencar" w:date="2017-04-05T23:33:00Z">
        <w:r w:rsidR="007A2372">
          <w:t>are</w:t>
        </w:r>
      </w:ins>
      <w:del w:id="808" w:author="Paulo Alencar" w:date="2017-04-05T23:33:00Z">
        <w:r w:rsidR="00F76AAE" w:rsidDel="007A2372">
          <w:delText>are</w:delText>
        </w:r>
      </w:del>
      <w:r w:rsidR="00F76AAE">
        <w:t xml:space="preserve"> then combined to form </w:t>
      </w:r>
      <w:r w:rsidR="00BB1D55">
        <w:t>an</w:t>
      </w:r>
      <w:r w:rsidR="00F76AAE">
        <w:t xml:space="preserve"> activity model of the entire </w:t>
      </w:r>
      <w:r w:rsidR="00390006">
        <w:t>R</w:t>
      </w:r>
      <w:ins w:id="809" w:author="Paulo Alencar" w:date="2017-04-05T23:34:00Z">
        <w:r w:rsidR="007A2372">
          <w:t>PRS</w:t>
        </w:r>
      </w:ins>
      <w:del w:id="810" w:author="Paulo Alencar" w:date="2017-04-05T23:34:00Z">
        <w:r w:rsidR="00390006" w:rsidDel="007A2372">
          <w:delText>ecommender System</w:delText>
        </w:r>
      </w:del>
      <w:r w:rsidR="00F76AAE">
        <w:t>.</w:t>
      </w:r>
    </w:p>
    <w:p w:rsidR="00F76AAE" w:rsidRPr="00F76AAE" w:rsidRDefault="00F76AAE" w:rsidP="00BB1D55">
      <w:pPr>
        <w:pStyle w:val="BodyTextFirstIndent"/>
        <w:spacing w:line="480" w:lineRule="auto"/>
        <w:ind w:firstLine="0"/>
      </w:pPr>
      <w:r>
        <w:t xml:space="preserve">The second </w:t>
      </w:r>
      <w:ins w:id="811" w:author="Paulo Alencar" w:date="2017-04-05T23:34:00Z">
        <w:r w:rsidR="007A2372">
          <w:t xml:space="preserve">behavior </w:t>
        </w:r>
      </w:ins>
      <w:r>
        <w:t xml:space="preserve">design </w:t>
      </w:r>
      <w:del w:id="812" w:author="Paulo Alencar" w:date="2017-04-05T23:34:00Z">
        <w:r w:rsidDel="007A2372">
          <w:delText xml:space="preserve">behavior </w:delText>
        </w:r>
      </w:del>
      <w:r>
        <w:t xml:space="preserve">which is discussed is the </w:t>
      </w:r>
      <w:ins w:id="813" w:author="Paulo Alencar" w:date="2017-04-05T23:34:00Z">
        <w:r w:rsidR="007A2372">
          <w:t>s</w:t>
        </w:r>
      </w:ins>
      <w:del w:id="814" w:author="Paulo Alencar" w:date="2017-04-05T23:34:00Z">
        <w:r w:rsidDel="007A2372">
          <w:delText>S</w:delText>
        </w:r>
      </w:del>
      <w:r>
        <w:t>equence diagram</w:t>
      </w:r>
      <w:ins w:id="815" w:author="Paulo Alencar" w:date="2017-04-05T23:34:00Z">
        <w:r w:rsidR="007A2372">
          <w:t>s</w:t>
        </w:r>
      </w:ins>
      <w:r>
        <w:t xml:space="preserve"> of the </w:t>
      </w:r>
      <w:r w:rsidR="00BB1D55">
        <w:t>subsystems. The sequence diagram</w:t>
      </w:r>
      <w:ins w:id="816" w:author="Paulo Alencar" w:date="2017-04-05T23:35:00Z">
        <w:r w:rsidR="007A2372">
          <w:t>s</w:t>
        </w:r>
      </w:ins>
      <w:r w:rsidR="00BB1D55">
        <w:t xml:space="preserve"> describe</w:t>
      </w:r>
      <w:del w:id="817" w:author="Paulo Alencar" w:date="2017-04-05T23:35:00Z">
        <w:r w:rsidR="00BB1D55" w:rsidDel="007A2372">
          <w:delText>s</w:delText>
        </w:r>
      </w:del>
      <w:r w:rsidR="00BB1D55">
        <w:t xml:space="preserve"> the sequence of events that occur within the subsystems. These sequence diagrams are then combined to form the sequence diagram of the </w:t>
      </w:r>
      <w:ins w:id="818" w:author="Paulo Alencar" w:date="2017-04-05T23:35:00Z">
        <w:r w:rsidR="007A2372">
          <w:t>whole RPRS</w:t>
        </w:r>
      </w:ins>
      <w:del w:id="819" w:author="Paulo Alencar" w:date="2017-04-05T23:35:00Z">
        <w:r w:rsidR="00390006" w:rsidDel="007A2372">
          <w:delText>Recommender System</w:delText>
        </w:r>
      </w:del>
      <w:r w:rsidR="00BB1D55">
        <w:t xml:space="preserve">. The </w:t>
      </w:r>
      <w:ins w:id="820" w:author="Paulo Alencar" w:date="2017-04-05T23:36:00Z">
        <w:r w:rsidR="007A2372">
          <w:t>behavior</w:t>
        </w:r>
      </w:ins>
      <w:ins w:id="821" w:author="Paulo Alencar" w:date="2017-04-05T23:37:00Z">
        <w:r w:rsidR="007A2372">
          <w:t>s</w:t>
        </w:r>
      </w:ins>
      <w:ins w:id="822" w:author="Paulo Alencar" w:date="2017-04-05T23:36:00Z">
        <w:r w:rsidR="007A2372">
          <w:t xml:space="preserve"> defined by</w:t>
        </w:r>
      </w:ins>
      <w:del w:id="823" w:author="Paulo Alencar" w:date="2017-04-05T23:36:00Z">
        <w:r w:rsidR="00BB1D55" w:rsidDel="007A2372">
          <w:delText>working of</w:delText>
        </w:r>
      </w:del>
      <w:r w:rsidR="00BB1D55">
        <w:t xml:space="preserve"> the sequence diagram</w:t>
      </w:r>
      <w:ins w:id="824" w:author="Paulo Alencar" w:date="2017-04-05T23:36:00Z">
        <w:r w:rsidR="007A2372">
          <w:t>s</w:t>
        </w:r>
      </w:ins>
      <w:r w:rsidR="00BB1D55">
        <w:t xml:space="preserve"> are based on the contextual information from </w:t>
      </w:r>
      <w:ins w:id="825" w:author="Paulo Alencar" w:date="2017-04-05T23:39:00Z">
        <w:r w:rsidR="007A2372">
          <w:t>a</w:t>
        </w:r>
      </w:ins>
      <w:del w:id="826" w:author="Paulo Alencar" w:date="2017-04-05T23:39:00Z">
        <w:r w:rsidR="00BB1D55" w:rsidDel="007A2372">
          <w:delText>the</w:delText>
        </w:r>
      </w:del>
      <w:r w:rsidR="00BB1D55">
        <w:t xml:space="preserve"> </w:t>
      </w:r>
      <w:ins w:id="827" w:author="Paulo Alencar" w:date="2017-04-05T23:38:00Z">
        <w:r w:rsidR="007A2372">
          <w:t>r</w:t>
        </w:r>
      </w:ins>
      <w:del w:id="828" w:author="Paulo Alencar" w:date="2017-04-05T23:38:00Z">
        <w:r w:rsidR="00BB1D55" w:rsidDel="007A2372">
          <w:delText>R</w:delText>
        </w:r>
      </w:del>
      <w:r w:rsidR="00BB1D55">
        <w:t>elationship model</w:t>
      </w:r>
      <w:ins w:id="829" w:author="Paulo Alencar" w:date="2017-04-05T23:39:00Z">
        <w:r w:rsidR="007A2372">
          <w:t>.</w:t>
        </w:r>
      </w:ins>
      <w:del w:id="830" w:author="Paulo Alencar" w:date="2017-04-05T23:39:00Z">
        <w:r w:rsidR="00BB1D55" w:rsidDel="007A2372">
          <w:delText xml:space="preserve"> of the </w:delText>
        </w:r>
        <w:r w:rsidR="000F27C0" w:rsidDel="007A2372">
          <w:delText>subsystems</w:delText>
        </w:r>
        <w:r w:rsidR="00BB1D55" w:rsidDel="007A2372">
          <w:delText>.</w:delText>
        </w:r>
      </w:del>
    </w:p>
    <w:p w:rsidR="00606601" w:rsidRDefault="0076153C" w:rsidP="00866177">
      <w:pPr>
        <w:pStyle w:val="BodyText"/>
        <w:keepNext/>
        <w:spacing w:line="480" w:lineRule="auto"/>
      </w:pPr>
      <w:del w:id="831" w:author="Paulo Alencar" w:date="2017-04-05T23:40:00Z">
        <w:r w:rsidDel="00FA30F6">
          <w:delText xml:space="preserve">The starting point </w:delText>
        </w:r>
        <w:r w:rsidR="000F27C0" w:rsidDel="00FA30F6">
          <w:delText xml:space="preserve">of the description of the proposed approach is to discuss the UML modelling techniques. </w:delText>
        </w:r>
      </w:del>
      <w:r w:rsidR="000F27C0">
        <w:t>Before</w:t>
      </w:r>
      <w:r w:rsidR="00606601">
        <w:t xml:space="preserve"> going further in the description of the system model, it is</w:t>
      </w:r>
      <w:r w:rsidR="00606601" w:rsidRPr="00606601">
        <w:t xml:space="preserve"> indispensable</w:t>
      </w:r>
      <w:r w:rsidR="00606601">
        <w:t xml:space="preserve"> to describe the notations used in this approach</w:t>
      </w:r>
      <w:ins w:id="832" w:author="Paulo Alencar" w:date="2017-04-05T23:40:00Z">
        <w:r w:rsidR="00FA30F6">
          <w:t>, which involve UML modeling techniques</w:t>
        </w:r>
      </w:ins>
      <w:r w:rsidR="00606601">
        <w:t>. Various types of UML diagrams are used</w:t>
      </w:r>
      <w:r w:rsidR="000F27C0">
        <w:t xml:space="preserve"> (</w:t>
      </w:r>
      <w:ins w:id="833" w:author="Paulo Alencar" w:date="2017-04-05T23:40:00Z">
        <w:r w:rsidR="00FA30F6">
          <w:t xml:space="preserve">e.g. </w:t>
        </w:r>
      </w:ins>
      <w:r w:rsidR="000F27C0">
        <w:t>activity diagram and sequence models)</w:t>
      </w:r>
      <w:r w:rsidR="00606601">
        <w:t xml:space="preserve"> to provide the system </w:t>
      </w:r>
      <w:ins w:id="834" w:author="Paulo Alencar" w:date="2017-04-05T23:42:00Z">
        <w:r w:rsidR="00FA30F6">
          <w:t>models</w:t>
        </w:r>
      </w:ins>
      <w:del w:id="835" w:author="Paulo Alencar" w:date="2017-04-05T23:42:00Z">
        <w:r w:rsidR="00606601" w:rsidDel="00FA30F6">
          <w:delText>description</w:delText>
        </w:r>
      </w:del>
      <w:r w:rsidR="000F27C0">
        <w:t xml:space="preserve"> and to gain understanding of the</w:t>
      </w:r>
      <w:r w:rsidR="00FA133B">
        <w:t xml:space="preserve"> </w:t>
      </w:r>
      <w:ins w:id="836" w:author="Paulo Alencar" w:date="2017-04-05T23:42:00Z">
        <w:r w:rsidR="00FA30F6">
          <w:t>behavior</w:t>
        </w:r>
      </w:ins>
      <w:del w:id="837" w:author="Paulo Alencar" w:date="2017-04-05T23:42:00Z">
        <w:r w:rsidR="00FA133B" w:rsidDel="00FA30F6">
          <w:delText>workings</w:delText>
        </w:r>
      </w:del>
      <w:r w:rsidR="00FA133B">
        <w:t xml:space="preserve"> of the subsystems an</w:t>
      </w:r>
      <w:r w:rsidR="000F27C0">
        <w:t xml:space="preserve">d the </w:t>
      </w:r>
      <w:ins w:id="838" w:author="Paulo Alencar" w:date="2017-04-05T23:42:00Z">
        <w:r w:rsidR="00FA30F6">
          <w:t>r</w:t>
        </w:r>
      </w:ins>
      <w:del w:id="839" w:author="Paulo Alencar" w:date="2017-04-05T23:42:00Z">
        <w:r w:rsidR="00390006" w:rsidDel="00FA30F6">
          <w:delText>R</w:delText>
        </w:r>
      </w:del>
      <w:r w:rsidR="00390006">
        <w:t xml:space="preserve">ecommender </w:t>
      </w:r>
      <w:ins w:id="840" w:author="Paulo Alencar" w:date="2017-04-05T23:42:00Z">
        <w:r w:rsidR="00FA30F6">
          <w:t>s</w:t>
        </w:r>
      </w:ins>
      <w:del w:id="841" w:author="Paulo Alencar" w:date="2017-04-05T23:42:00Z">
        <w:r w:rsidR="00390006" w:rsidDel="00FA30F6">
          <w:delText>S</w:delText>
        </w:r>
      </w:del>
      <w:r w:rsidR="00390006">
        <w:t>ystem</w:t>
      </w:r>
      <w:r w:rsidR="00EC59C4">
        <w:t>s</w:t>
      </w:r>
      <w:r w:rsidR="000F27C0">
        <w:t xml:space="preserve">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842" w:name="_Toc478091031"/>
      <w:r>
        <w:lastRenderedPageBreak/>
        <w:t>UML Diagrams</w:t>
      </w:r>
      <w:bookmarkEnd w:id="842"/>
    </w:p>
    <w:p w:rsidR="00A41A59" w:rsidRDefault="00A41A59" w:rsidP="004746DF">
      <w:pPr>
        <w:pStyle w:val="BodyText"/>
        <w:spacing w:line="480" w:lineRule="auto"/>
      </w:pPr>
      <w:r>
        <w:t>UML stands for Unified Modeling Language and is used in object</w:t>
      </w:r>
      <w:ins w:id="843" w:author="Paulo Alencar" w:date="2017-04-06T00:21:00Z">
        <w:r w:rsidR="00790A93">
          <w:t>-</w:t>
        </w:r>
      </w:ins>
      <w:del w:id="844" w:author="Paulo Alencar" w:date="2017-04-06T00:21:00Z">
        <w:r w:rsidDel="00790A93">
          <w:delText xml:space="preserve"> </w:delText>
        </w:r>
      </w:del>
      <w:r>
        <w:t>oriented software engineering. Although typically used in software engineering</w:t>
      </w:r>
      <w:r w:rsidR="009717C5">
        <w:t>,</w:t>
      </w:r>
      <w:r>
        <w:t xml:space="preserve"> it is a rich language that can be used to model </w:t>
      </w:r>
      <w:del w:id="845" w:author="Paulo Alencar" w:date="2017-04-06T00:21:00Z">
        <w:r w:rsidDel="00CD1AC2">
          <w:delText>an</w:delText>
        </w:r>
      </w:del>
      <w:r>
        <w:t xml:space="preserve"> application structures, behavior and even business processes. There are 14 UML diagram types but for the purpose of this thesis, we will be focusing only on </w:t>
      </w:r>
      <w:del w:id="846" w:author="Paulo Alencar" w:date="2017-04-06T00:22:00Z">
        <w:r w:rsidDel="00CD1AC2">
          <w:delText>the A</w:delText>
        </w:r>
      </w:del>
      <w:ins w:id="847" w:author="Paulo Alencar" w:date="2017-04-06T00:22:00Z">
        <w:r w:rsidR="00CD1AC2">
          <w:t>a</w:t>
        </w:r>
      </w:ins>
      <w:r>
        <w:t xml:space="preserve">ctivity </w:t>
      </w:r>
      <w:ins w:id="848" w:author="Paulo Alencar" w:date="2017-04-06T00:22:00Z">
        <w:r w:rsidR="00CD1AC2">
          <w:t>d</w:t>
        </w:r>
      </w:ins>
      <w:del w:id="849" w:author="Paulo Alencar" w:date="2017-04-06T00:22:00Z">
        <w:r w:rsidDel="00CD1AC2">
          <w:delText>D</w:delText>
        </w:r>
      </w:del>
      <w:r>
        <w:t xml:space="preserve">iagram and the </w:t>
      </w:r>
      <w:ins w:id="850" w:author="Paulo Alencar" w:date="2017-04-06T00:22:00Z">
        <w:r w:rsidR="00CD1AC2">
          <w:t>s</w:t>
        </w:r>
      </w:ins>
      <w:del w:id="851" w:author="Paulo Alencar" w:date="2017-04-06T00:22:00Z">
        <w:r w:rsidDel="00CD1AC2">
          <w:delText>S</w:delText>
        </w:r>
      </w:del>
      <w:r>
        <w:t xml:space="preserve">equence </w:t>
      </w:r>
      <w:ins w:id="852" w:author="Paulo Alencar" w:date="2017-04-06T00:22:00Z">
        <w:r w:rsidR="00CD1AC2">
          <w:t>d</w:t>
        </w:r>
      </w:ins>
      <w:del w:id="853" w:author="Paulo Alencar" w:date="2017-04-06T00:22:00Z">
        <w:r w:rsidDel="00CD1AC2">
          <w:delText>D</w:delText>
        </w:r>
      </w:del>
      <w:r>
        <w:t>iagram</w:t>
      </w:r>
      <w:ins w:id="854" w:author="Paulo Alencar" w:date="2017-04-06T00:22:00Z">
        <w:r w:rsidR="00CD1AC2">
          <w:t>s</w:t>
        </w:r>
      </w:ins>
      <w:r>
        <w:t>.</w:t>
      </w:r>
    </w:p>
    <w:p w:rsidR="00A41A59" w:rsidRDefault="00A41A59" w:rsidP="00A41A59">
      <w:pPr>
        <w:pStyle w:val="Heading3"/>
      </w:pPr>
      <w:bookmarkStart w:id="855" w:name="_Toc478091032"/>
      <w:r>
        <w:t>Activity Diagram</w:t>
      </w:r>
      <w:bookmarkEnd w:id="855"/>
      <w:ins w:id="856" w:author="Paulo Alencar" w:date="2017-04-06T00:22:00Z">
        <w:r w:rsidR="00CD1AC2">
          <w:t>s</w:t>
        </w:r>
      </w:ins>
    </w:p>
    <w:p w:rsidR="0054482E" w:rsidRDefault="0054482E" w:rsidP="004746DF">
      <w:pPr>
        <w:pStyle w:val="BodyText"/>
        <w:spacing w:line="480" w:lineRule="auto"/>
      </w:pPr>
      <w:r>
        <w:t xml:space="preserve">The basic purposes of activity diagrams </w:t>
      </w:r>
      <w:r w:rsidR="00E40DF8">
        <w:t>is to</w:t>
      </w:r>
      <w:r>
        <w:t xml:space="preserve">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t>
      </w:r>
      <w:ins w:id="857" w:author="Paulo Alencar" w:date="2017-04-06T00:23:00Z">
        <w:r w:rsidR="00CD1AC2">
          <w:t>within</w:t>
        </w:r>
      </w:ins>
      <w:del w:id="858" w:author="Paulo Alencar" w:date="2017-04-06T00:23:00Z">
        <w:r w:rsidDel="00CD1AC2">
          <w:delText>by using</w:delText>
        </w:r>
      </w:del>
      <w:r>
        <w:t xml:space="preserve"> forward and reverse engineering techniques. </w:t>
      </w:r>
      <w:ins w:id="859" w:author="Paulo Alencar" w:date="2017-04-06T00:23:00Z">
        <w:r w:rsidR="00CD1AC2">
          <w:t>A</w:t>
        </w:r>
      </w:ins>
      <w:del w:id="860" w:author="Paulo Alencar" w:date="2017-04-06T00:23:00Z">
        <w:r w:rsidDel="00CD1AC2">
          <w:delText>The only</w:delText>
        </w:r>
      </w:del>
      <w:r>
        <w:t xml:space="preserve"> missing </w:t>
      </w:r>
      <w:ins w:id="861" w:author="Paulo Alencar" w:date="2017-04-06T00:23:00Z">
        <w:r w:rsidR="00CD1AC2">
          <w:t>element</w:t>
        </w:r>
      </w:ins>
      <w:del w:id="862" w:author="Paulo Alencar" w:date="2017-04-06T00:23:00Z">
        <w:r w:rsidDel="00CD1AC2">
          <w:delText>thing</w:delText>
        </w:r>
      </w:del>
      <w:r>
        <w:t xml:space="preserve"> in activity diagram</w:t>
      </w:r>
      <w:ins w:id="863" w:author="Paulo Alencar" w:date="2017-04-06T00:23:00Z">
        <w:r w:rsidR="00CD1AC2">
          <w:t>s</w:t>
        </w:r>
      </w:ins>
      <w:r>
        <w:t xml:space="preserve"> is the message part</w:t>
      </w:r>
      <w:ins w:id="864" w:author="Paulo Alencar" w:date="2017-04-06T00:24:00Z">
        <w:r w:rsidR="00CD1AC2">
          <w:t>:</w:t>
        </w:r>
      </w:ins>
      <w:del w:id="865" w:author="Paulo Alencar" w:date="2017-04-06T00:24:00Z">
        <w:r w:rsidDel="00CD1AC2">
          <w:delText>.</w:delText>
        </w:r>
      </w:del>
      <w:ins w:id="866" w:author="Paulo Alencar" w:date="2017-04-06T00:24:00Z">
        <w:r w:rsidR="00CD1AC2">
          <w:t xml:space="preserve"> i</w:t>
        </w:r>
      </w:ins>
      <w:del w:id="867" w:author="Paulo Alencar" w:date="2017-04-06T00:24:00Z">
        <w:r w:rsidDel="00CD1AC2">
          <w:delText xml:space="preserve"> I</w:delText>
        </w:r>
      </w:del>
      <w:r>
        <w:t xml:space="preserve">t does not show any message flow from one activity to another. </w:t>
      </w:r>
      <w:ins w:id="868" w:author="Paulo Alencar" w:date="2017-04-06T00:25:00Z">
        <w:r w:rsidR="00CD1AC2">
          <w:t>Although a</w:t>
        </w:r>
      </w:ins>
      <w:del w:id="869" w:author="Paulo Alencar" w:date="2017-04-06T00:25:00Z">
        <w:r w:rsidDel="00CD1AC2">
          <w:delText>A</w:delText>
        </w:r>
      </w:del>
      <w:r>
        <w:t>ctivity diagram</w:t>
      </w:r>
      <w:ins w:id="870" w:author="Paulo Alencar" w:date="2017-04-06T00:24:00Z">
        <w:r w:rsidR="00CD1AC2">
          <w:t>s</w:t>
        </w:r>
      </w:ins>
      <w:r>
        <w:t xml:space="preserve"> </w:t>
      </w:r>
      <w:ins w:id="871" w:author="Paulo Alencar" w:date="2017-04-06T00:25:00Z">
        <w:r w:rsidR="00CD1AC2">
          <w:t xml:space="preserve">bear some similarities </w:t>
        </w:r>
      </w:ins>
      <w:ins w:id="872" w:author="Paulo Alencar" w:date="2017-04-06T00:26:00Z">
        <w:r w:rsidR="00CD1AC2">
          <w:t xml:space="preserve">to flow charts, they different in that they </w:t>
        </w:r>
      </w:ins>
      <w:ins w:id="873" w:author="Paulo Alencar" w:date="2017-04-06T00:27:00Z">
        <w:r w:rsidR="00CD1AC2">
          <w:t xml:space="preserve">depict flow such as parallel, concurrent, single and branched flows. </w:t>
        </w:r>
      </w:ins>
      <w:del w:id="874" w:author="Paulo Alencar" w:date="2017-04-06T00:24:00Z">
        <w:r w:rsidDel="00CD1AC2">
          <w:delText>is</w:delText>
        </w:r>
      </w:del>
      <w:del w:id="875" w:author="Paulo Alencar" w:date="2017-04-06T00:27:00Z">
        <w:r w:rsidDel="00CD1AC2">
          <w:delText xml:space="preserve"> some</w:delText>
        </w:r>
      </w:del>
      <w:del w:id="876" w:author="Paulo Alencar" w:date="2017-04-06T00:24:00Z">
        <w:r w:rsidDel="00CD1AC2">
          <w:delText xml:space="preserve"> </w:delText>
        </w:r>
      </w:del>
      <w:del w:id="877" w:author="Paulo Alencar" w:date="2017-04-06T00:27:00Z">
        <w:r w:rsidDel="00CD1AC2">
          <w:delText xml:space="preserve">time considered </w:delText>
        </w:r>
      </w:del>
      <w:del w:id="878" w:author="Paulo Alencar" w:date="2017-04-06T00:24:00Z">
        <w:r w:rsidDel="00CD1AC2">
          <w:delText xml:space="preserve">as the </w:delText>
        </w:r>
      </w:del>
      <w:del w:id="879" w:author="Paulo Alencar" w:date="2017-04-06T00:27:00Z">
        <w:r w:rsidDel="00CD1AC2">
          <w:delText>flow chart. Although the diagrams looks like a flow chart but it is not. It shows different flow like parallel, branched, concurrent and single.</w:delText>
        </w:r>
      </w:del>
    </w:p>
    <w:p w:rsidR="000C3B42" w:rsidRPr="000C3B42" w:rsidRDefault="000C3B42" w:rsidP="000C3B42">
      <w:pPr>
        <w:pStyle w:val="Heading3"/>
      </w:pPr>
      <w:bookmarkStart w:id="880" w:name="_Toc478091033"/>
      <w:r>
        <w:t>Sequence Diagrams</w:t>
      </w:r>
      <w:bookmarkEnd w:id="880"/>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w:t>
      </w:r>
      <w:r>
        <w:lastRenderedPageBreak/>
        <w:t>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w:t>
      </w:r>
      <w:ins w:id="881" w:author="Paulo Alencar" w:date="2017-04-06T00:28:00Z">
        <w:r w:rsidR="00CD1AC2">
          <w:t xml:space="preserve"> </w:t>
        </w:r>
      </w:ins>
      <w:del w:id="882" w:author="Paulo Alencar" w:date="2017-04-06T00:28:00Z">
        <w:r w:rsidDel="00CD1AC2">
          <w:delText xml:space="preserve">, </w:delText>
        </w:r>
      </w:del>
      <w:ins w:id="883" w:author="Paulo Alencar" w:date="2017-04-06T00:28:00Z">
        <w:r w:rsidR="00CD1AC2">
          <w:t xml:space="preserve">and </w:t>
        </w:r>
      </w:ins>
      <w:r>
        <w:t xml:space="preserve">as message sequence charts </w:t>
      </w:r>
      <w:del w:id="884" w:author="Paulo Alencar" w:date="2017-04-06T00:29:00Z">
        <w:r w:rsidDel="00CD1AC2">
          <w:delText xml:space="preserve">and </w:delText>
        </w:r>
      </w:del>
      <w:r>
        <w:t>for protocol stack design and analysis.</w:t>
      </w:r>
    </w:p>
    <w:p w:rsidR="00344312" w:rsidRDefault="00344312" w:rsidP="00B83837">
      <w:pPr>
        <w:pStyle w:val="Heading2"/>
      </w:pPr>
      <w:bookmarkStart w:id="885" w:name="_Toc478091034"/>
      <w:r>
        <w:t>Goal Model</w:t>
      </w:r>
      <w:bookmarkEnd w:id="885"/>
    </w:p>
    <w:p w:rsidR="005D58B6" w:rsidRPr="005D58B6" w:rsidRDefault="005D58B6" w:rsidP="0028294A">
      <w:pPr>
        <w:pStyle w:val="BodyText"/>
        <w:spacing w:line="480" w:lineRule="auto"/>
      </w:pPr>
      <w:r>
        <w:t xml:space="preserve">Goal models for the </w:t>
      </w:r>
      <w:r w:rsidR="00390006">
        <w:t>R</w:t>
      </w:r>
      <w:ins w:id="886" w:author="Paulo Alencar" w:date="2017-04-06T00:29:00Z">
        <w:r w:rsidR="00CD1AC2">
          <w:t>Ss</w:t>
        </w:r>
      </w:ins>
      <w:del w:id="887" w:author="Paulo Alencar" w:date="2017-04-06T00:29:00Z">
        <w:r w:rsidR="00390006" w:rsidDel="00CD1AC2">
          <w:delText>ecommender System</w:delText>
        </w:r>
        <w:r w:rsidR="00EC59C4" w:rsidDel="00CD1AC2">
          <w:delText>s</w:delText>
        </w:r>
        <w:r w:rsidR="0028294A" w:rsidDel="00CD1AC2">
          <w:delText xml:space="preserve"> </w:delText>
        </w:r>
      </w:del>
      <w:ins w:id="888" w:author="Paulo Alencar" w:date="2017-04-06T00:29:00Z">
        <w:r w:rsidR="00CD1AC2">
          <w:t xml:space="preserve"> </w:t>
        </w:r>
      </w:ins>
      <w:r w:rsidR="0028294A">
        <w:t xml:space="preserve">were introduced in [1]. In this thesis, </w:t>
      </w:r>
      <w:del w:id="889" w:author="Paulo Alencar" w:date="2017-04-06T00:29:00Z">
        <w:r w:rsidR="0028294A" w:rsidDel="00CD1AC2">
          <w:delText xml:space="preserve">the </w:delText>
        </w:r>
      </w:del>
      <w:r w:rsidR="0028294A">
        <w:t xml:space="preserve">goal models are </w:t>
      </w:r>
      <w:ins w:id="890" w:author="Paulo Alencar" w:date="2017-04-06T00:30:00Z">
        <w:r w:rsidR="00CD1AC2">
          <w:t>used</w:t>
        </w:r>
      </w:ins>
      <w:del w:id="891" w:author="Paulo Alencar" w:date="2017-04-06T00:30:00Z">
        <w:r w:rsidR="0028294A" w:rsidDel="00CD1AC2">
          <w:delText>generalized</w:delText>
        </w:r>
      </w:del>
      <w:r w:rsidR="0028294A">
        <w:t xml:space="preserve"> to </w:t>
      </w:r>
      <w:ins w:id="892" w:author="Paulo Alencar" w:date="2017-04-06T00:30:00Z">
        <w:r w:rsidR="00CD1AC2">
          <w:t xml:space="preserve">model </w:t>
        </w:r>
      </w:ins>
      <w:del w:id="893" w:author="Paulo Alencar" w:date="2017-04-06T00:30:00Z">
        <w:r w:rsidR="0028294A" w:rsidDel="00CD1AC2">
          <w:delText>the</w:delText>
        </w:r>
      </w:del>
      <w:r>
        <w:t xml:space="preserve"> </w:t>
      </w:r>
      <w:r w:rsidR="00142F82">
        <w:t>subsystem</w:t>
      </w:r>
      <w:ins w:id="894" w:author="Paulo Alencar" w:date="2017-04-06T00:30:00Z">
        <w:r w:rsidR="00CD1AC2">
          <w:t>s</w:t>
        </w:r>
      </w:ins>
      <w:r w:rsidR="00142F82">
        <w:t xml:space="preserve"> </w:t>
      </w:r>
      <w:del w:id="895" w:author="Paulo Alencar" w:date="2017-04-06T00:30:00Z">
        <w:r w:rsidR="00142F82" w:rsidDel="00CD1AC2">
          <w:delText xml:space="preserve">model </w:delText>
        </w:r>
      </w:del>
      <w:r w:rsidR="00142F82">
        <w:t xml:space="preserve">of </w:t>
      </w:r>
      <w:ins w:id="896" w:author="Paulo Alencar" w:date="2017-04-06T00:30:00Z">
        <w:r w:rsidR="00CD1AC2">
          <w:t xml:space="preserve">the RPRS </w:t>
        </w:r>
      </w:ins>
      <w:del w:id="897" w:author="Paulo Alencar" w:date="2017-04-06T00:30:00Z">
        <w:r w:rsidR="00142F82" w:rsidDel="00CD1AC2">
          <w:delText xml:space="preserve">the </w:delText>
        </w:r>
      </w:del>
      <w:del w:id="898" w:author="Paulo Alencar" w:date="2017-04-06T00:31:00Z">
        <w:r w:rsidR="00390006" w:rsidDel="00CD1AC2">
          <w:delText>Recommender System</w:delText>
        </w:r>
        <w:r w:rsidR="00142F82" w:rsidDel="00CD1AC2">
          <w:delText xml:space="preserve"> </w:delText>
        </w:r>
      </w:del>
      <w:r w:rsidR="00142F82">
        <w:t xml:space="preserve">in order to describe the </w:t>
      </w:r>
      <w:ins w:id="899" w:author="Paulo Alencar" w:date="2017-04-06T00:31:00Z">
        <w:r w:rsidR="00CD1AC2">
          <w:t xml:space="preserve">objectives of </w:t>
        </w:r>
      </w:ins>
      <w:del w:id="900" w:author="Paulo Alencar" w:date="2017-04-06T00:31:00Z">
        <w:r w:rsidR="00142F82" w:rsidDel="00CD1AC2">
          <w:delText xml:space="preserve">workings of </w:delText>
        </w:r>
      </w:del>
      <w:r w:rsidR="00142F82">
        <w:t>the subsystems. This is an agent</w:t>
      </w:r>
      <w:ins w:id="901" w:author="Paulo Alencar" w:date="2017-04-06T00:31:00Z">
        <w:r w:rsidR="00CD1AC2">
          <w:t>-</w:t>
        </w:r>
      </w:ins>
      <w:del w:id="902" w:author="Paulo Alencar" w:date="2017-04-06T00:31:00Z">
        <w:r w:rsidR="00142F82" w:rsidDel="00CD1AC2">
          <w:delText xml:space="preserve"> </w:delText>
        </w:r>
      </w:del>
      <w:r w:rsidR="00142F82">
        <w:t xml:space="preserve">based model </w:t>
      </w:r>
      <w:ins w:id="903" w:author="Paulo Alencar" w:date="2017-04-06T00:32:00Z">
        <w:r w:rsidR="00462DA3">
          <w:t xml:space="preserve">in which the goals of each </w:t>
        </w:r>
      </w:ins>
      <w:del w:id="904" w:author="Paulo Alencar" w:date="2017-04-06T00:32:00Z">
        <w:r w:rsidR="00142F82" w:rsidDel="00462DA3">
          <w:delText xml:space="preserve">and the workings of the </w:delText>
        </w:r>
      </w:del>
      <w:r w:rsidR="00142F82">
        <w:t>subsystem</w:t>
      </w:r>
      <w:del w:id="905" w:author="Paulo Alencar" w:date="2017-04-06T00:32:00Z">
        <w:r w:rsidR="00142F82" w:rsidDel="00462DA3">
          <w:delText>s</w:delText>
        </w:r>
      </w:del>
      <w:r w:rsidR="00142F82">
        <w:t xml:space="preserve"> is represented diagrammatically </w:t>
      </w:r>
      <w:ins w:id="906" w:author="Paulo Alencar" w:date="2017-04-06T00:33:00Z">
        <w:r w:rsidR="00462DA3">
          <w:t xml:space="preserve">and that </w:t>
        </w:r>
      </w:ins>
      <w:ins w:id="907" w:author="Paulo Alencar" w:date="2017-04-06T00:34:00Z">
        <w:r w:rsidR="00462DA3">
          <w:t xml:space="preserve">relies on information provided by a relationship model. </w:t>
        </w:r>
      </w:ins>
      <w:del w:id="908" w:author="Paulo Alencar" w:date="2017-04-06T00:34:00Z">
        <w:r w:rsidR="00142F82" w:rsidDel="00462DA3">
          <w:delText>with the help of the relationship model.</w:delText>
        </w:r>
      </w:del>
      <w:r w:rsidR="00142F82">
        <w:t xml:space="preserve"> </w:t>
      </w:r>
    </w:p>
    <w:p w:rsidR="00E37B3D" w:rsidRDefault="00F40573" w:rsidP="00E37B3D">
      <w:pPr>
        <w:pStyle w:val="Heading2"/>
      </w:pPr>
      <w:bookmarkStart w:id="909" w:name="_Toc478091035"/>
      <w:r>
        <w:lastRenderedPageBreak/>
        <w:t xml:space="preserve">Multi-agent </w:t>
      </w:r>
      <w:ins w:id="910" w:author="Paulo Alencar" w:date="2017-04-06T00:34:00Z">
        <w:r w:rsidR="00462DA3">
          <w:t>S</w:t>
        </w:r>
      </w:ins>
      <w:del w:id="911" w:author="Paulo Alencar" w:date="2017-04-06T00:34:00Z">
        <w:r w:rsidDel="00462DA3">
          <w:delText>s</w:delText>
        </w:r>
      </w:del>
      <w:r>
        <w:t xml:space="preserve">ystem Model and </w:t>
      </w:r>
      <w:r w:rsidR="008C23C3">
        <w:t>System Description</w:t>
      </w:r>
      <w:bookmarkEnd w:id="909"/>
    </w:p>
    <w:p w:rsidR="00A00295" w:rsidRDefault="00606601" w:rsidP="00A00295">
      <w:pPr>
        <w:pStyle w:val="BodyText"/>
        <w:keepNext/>
        <w:spacing w:line="480" w:lineRule="auto"/>
        <w:rPr>
          <w:lang w:val="en-CA"/>
        </w:rPr>
      </w:pPr>
      <w:r>
        <w:t xml:space="preserve"> </w:t>
      </w:r>
      <w:r w:rsidR="00200BFA">
        <w:t>In th</w:t>
      </w:r>
      <w:ins w:id="912" w:author="Paulo Alencar" w:date="2017-04-06T00:37:00Z">
        <w:r w:rsidR="002F1382">
          <w:t xml:space="preserve">e proposed </w:t>
        </w:r>
      </w:ins>
      <w:del w:id="913" w:author="Paulo Alencar" w:date="2017-04-06T00:37:00Z">
        <w:r w:rsidR="00200BFA" w:rsidDel="002F1382">
          <w:delText xml:space="preserve">is </w:delText>
        </w:r>
      </w:del>
      <w:r w:rsidR="00FE680D">
        <w:t>approach</w:t>
      </w:r>
      <w:ins w:id="914" w:author="Paulo Alencar" w:date="2017-04-06T00:36:00Z">
        <w:r w:rsidR="002F1382">
          <w:t>,</w:t>
        </w:r>
      </w:ins>
      <w:r w:rsidR="00200BFA">
        <w:t xml:space="preserve"> we will </w:t>
      </w:r>
      <w:r w:rsidR="00FE680D">
        <w:t xml:space="preserve">start </w:t>
      </w:r>
      <w:ins w:id="915" w:author="Paulo Alencar" w:date="2017-04-06T00:35:00Z">
        <w:r w:rsidR="002F1382">
          <w:t>by</w:t>
        </w:r>
      </w:ins>
      <w:del w:id="916" w:author="Paulo Alencar" w:date="2017-04-06T00:35:00Z">
        <w:r w:rsidR="00FE680D" w:rsidDel="002F1382">
          <w:delText>with</w:delText>
        </w:r>
      </w:del>
      <w:r w:rsidR="00FE680D">
        <w:t xml:space="preserve">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w:t>
      </w:r>
      <w:ins w:id="917" w:author="Paulo Alencar" w:date="2017-04-06T00:37:00Z">
        <w:r w:rsidR="002F1382">
          <w:t xml:space="preserve"> and </w:t>
        </w:r>
      </w:ins>
      <w:del w:id="918" w:author="Paulo Alencar" w:date="2017-04-06T00:37:00Z">
        <w:r w:rsidR="00200BFA" w:rsidDel="002F1382">
          <w:delText>. Each sub</w:delText>
        </w:r>
      </w:del>
      <w:del w:id="919" w:author="Paulo Alencar" w:date="2017-04-06T00:35:00Z">
        <w:r w:rsidR="00200BFA" w:rsidDel="002F1382">
          <w:delText xml:space="preserve"> </w:delText>
        </w:r>
      </w:del>
      <w:del w:id="920" w:author="Paulo Alencar" w:date="2017-04-06T00:37:00Z">
        <w:r w:rsidR="00200BFA" w:rsidDel="002F1382">
          <w:delText xml:space="preserve">system </w:delText>
        </w:r>
      </w:del>
      <w:r w:rsidR="00200BFA">
        <w:t>will</w:t>
      </w:r>
      <w:r w:rsidR="00FE680D">
        <w:t xml:space="preserve"> </w:t>
      </w:r>
      <w:ins w:id="921" w:author="Paulo Alencar" w:date="2017-04-06T00:35:00Z">
        <w:r w:rsidR="002F1382">
          <w:t xml:space="preserve">be modeled using agents. </w:t>
        </w:r>
      </w:ins>
      <w:del w:id="922" w:author="Paulo Alencar" w:date="2017-04-06T00:35:00Z">
        <w:r w:rsidR="00FE680D" w:rsidDel="002F1382">
          <w:delText>also</w:delText>
        </w:r>
        <w:r w:rsidR="00200BFA" w:rsidDel="002F1382">
          <w:delText xml:space="preserve"> consist of an agent. </w:delText>
        </w:r>
      </w:del>
      <w:del w:id="923" w:author="Paulo Alencar" w:date="2017-04-06T00:39:00Z">
        <w:r w:rsidR="000C5725" w:rsidRPr="000C5725" w:rsidDel="002F1382">
          <w:rPr>
            <w:lang w:val="en-CA"/>
          </w:rPr>
          <w:delText>For the specification of the problem domain to be</w:delText>
        </w:r>
        <w:r w:rsidR="0063483A" w:rsidDel="002F1382">
          <w:rPr>
            <w:lang w:val="en-CA"/>
          </w:rPr>
          <w:delText xml:space="preserve"> </w:delText>
        </w:r>
        <w:r w:rsidR="000C5725" w:rsidRPr="000C5725" w:rsidDel="002F1382">
          <w:rPr>
            <w:lang w:val="en-CA"/>
          </w:rPr>
          <w:delText xml:space="preserve">solved, </w:delText>
        </w:r>
        <w:r w:rsidR="00914F25" w:rsidDel="002F1382">
          <w:rPr>
            <w:lang w:val="en-CA"/>
          </w:rPr>
          <w:delText>w</w:delText>
        </w:r>
      </w:del>
      <w:ins w:id="924" w:author="Paulo Alencar" w:date="2017-04-06T00:39:00Z">
        <w:r w:rsidR="002F1382">
          <w:rPr>
            <w:lang w:val="en-CA"/>
          </w:rPr>
          <w:t>W</w:t>
        </w:r>
      </w:ins>
      <w:r w:rsidR="00914F25">
        <w:rPr>
          <w:lang w:val="en-CA"/>
        </w:rPr>
        <w:t>e will</w:t>
      </w:r>
      <w:r w:rsidR="000C5725" w:rsidRPr="000C5725">
        <w:rPr>
          <w:lang w:val="en-CA"/>
        </w:rPr>
        <w:t xml:space="preserve"> focus</w:t>
      </w:r>
      <w:del w:id="925" w:author="Paulo Alencar" w:date="2017-04-06T00:35:00Z">
        <w:r w:rsidR="000C5725" w:rsidRPr="000C5725" w:rsidDel="002F1382">
          <w:rPr>
            <w:lang w:val="en-CA"/>
          </w:rPr>
          <w:delText>es</w:delText>
        </w:r>
      </w:del>
      <w:r w:rsidR="000C5725" w:rsidRPr="000C5725">
        <w:rPr>
          <w:lang w:val="en-CA"/>
        </w:rPr>
        <w:t xml:space="preserve"> on modeling </w:t>
      </w:r>
      <w:ins w:id="926" w:author="Paulo Alencar" w:date="2017-04-06T00:35:00Z">
        <w:r w:rsidR="002F1382">
          <w:rPr>
            <w:lang w:val="en-CA"/>
          </w:rPr>
          <w:t xml:space="preserve">the </w:t>
        </w:r>
      </w:ins>
      <w:r w:rsidR="000C5725" w:rsidRPr="000C5725">
        <w:rPr>
          <w:lang w:val="en-CA"/>
        </w:rPr>
        <w:t>goals</w:t>
      </w:r>
      <w:r w:rsidR="00FE680D">
        <w:rPr>
          <w:lang w:val="en-CA"/>
        </w:rPr>
        <w:t xml:space="preserve"> of the subsystem</w:t>
      </w:r>
      <w:ins w:id="927" w:author="Paulo Alencar" w:date="2017-04-06T00:39:00Z">
        <w:r w:rsidR="002F1382">
          <w:rPr>
            <w:lang w:val="en-CA"/>
          </w:rPr>
          <w:t>s</w:t>
        </w:r>
      </w:ins>
      <w:r w:rsidR="000C5725" w:rsidRPr="000C5725">
        <w:rPr>
          <w:lang w:val="en-CA"/>
        </w:rPr>
        <w:t xml:space="preserve">, </w:t>
      </w:r>
      <w:ins w:id="928" w:author="Paulo Alencar" w:date="2017-04-06T00:39:00Z">
        <w:r w:rsidR="002F1382">
          <w:rPr>
            <w:lang w:val="en-CA"/>
          </w:rPr>
          <w:t xml:space="preserve">the </w:t>
        </w:r>
      </w:ins>
      <w:r w:rsidR="000C5725" w:rsidRPr="000C5725">
        <w:rPr>
          <w:lang w:val="en-CA"/>
        </w:rPr>
        <w:t>roles</w:t>
      </w:r>
      <w:r w:rsidR="00FE680D">
        <w:rPr>
          <w:lang w:val="en-CA"/>
        </w:rPr>
        <w:t xml:space="preserve"> of the agents</w:t>
      </w:r>
      <w:r w:rsidR="000C5725" w:rsidRPr="000C5725">
        <w:rPr>
          <w:lang w:val="en-CA"/>
        </w:rPr>
        <w:t>,</w:t>
      </w:r>
      <w:r w:rsidR="0063483A">
        <w:rPr>
          <w:lang w:val="en-CA"/>
        </w:rPr>
        <w:t xml:space="preserve"> </w:t>
      </w:r>
      <w:ins w:id="929" w:author="Paulo Alencar" w:date="2017-04-06T00:39:00Z">
        <w:r w:rsidR="002F1382">
          <w:rPr>
            <w:lang w:val="en-CA"/>
          </w:rPr>
          <w:t xml:space="preserve">the </w:t>
        </w:r>
      </w:ins>
      <w:r w:rsidR="000C5725" w:rsidRPr="000C5725">
        <w:rPr>
          <w:lang w:val="en-CA"/>
        </w:rPr>
        <w:t>activities</w:t>
      </w:r>
      <w:r w:rsidR="00FE680D">
        <w:rPr>
          <w:lang w:val="en-CA"/>
        </w:rPr>
        <w:t xml:space="preserve"> performed by the agents</w:t>
      </w:r>
      <w:ins w:id="930" w:author="Paulo Alencar" w:date="2017-04-06T00:39:00Z">
        <w:r w:rsidR="002F1382">
          <w:rPr>
            <w:lang w:val="en-CA"/>
          </w:rPr>
          <w:t>,</w:t>
        </w:r>
      </w:ins>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possess</w:t>
      </w:r>
      <w:del w:id="931" w:author="Paulo Alencar" w:date="2017-04-06T00:39:00Z">
        <w:r w:rsidDel="002F1382">
          <w:rPr>
            <w:lang w:val="en-CA"/>
          </w:rPr>
          <w:delText>es</w:delText>
        </w:r>
      </w:del>
      <w:r>
        <w:rPr>
          <w:lang w:val="en-CA"/>
        </w:rPr>
        <w:t xml:space="preserve"> </w:t>
      </w:r>
      <w:r w:rsidRPr="000C5725">
        <w:rPr>
          <w:lang w:val="en-CA"/>
        </w:rPr>
        <w:t>knowledge</w:t>
      </w:r>
      <w:r w:rsidR="000C5725" w:rsidRPr="000C5725">
        <w:rPr>
          <w:lang w:val="en-CA"/>
        </w:rPr>
        <w:t xml:space="preserve"> </w:t>
      </w:r>
      <w:del w:id="932" w:author="Paulo Alencar" w:date="2017-04-06T00:40:00Z">
        <w:r w:rsidR="000C5725" w:rsidRPr="000C5725" w:rsidDel="002F1382">
          <w:rPr>
            <w:lang w:val="en-CA"/>
          </w:rPr>
          <w:delText xml:space="preserve">and </w:delText>
        </w:r>
        <w:r w:rsidR="00E541A3" w:rsidDel="002F1382">
          <w:rPr>
            <w:lang w:val="en-CA"/>
          </w:rPr>
          <w:delText>th</w:delText>
        </w:r>
      </w:del>
      <w:ins w:id="933" w:author="Paulo Alencar" w:date="2017-04-06T00:40:00Z">
        <w:r w:rsidR="002F1382">
          <w:rPr>
            <w:lang w:val="en-CA"/>
          </w:rPr>
          <w:t>th</w:t>
        </w:r>
      </w:ins>
      <w:r w:rsidR="00E541A3">
        <w:rPr>
          <w:lang w:val="en-CA"/>
        </w:rPr>
        <w:t xml:space="preserve">at </w:t>
      </w:r>
      <w:del w:id="934" w:author="Paulo Alencar" w:date="2017-04-06T00:40:00Z">
        <w:r w:rsidR="00E541A3" w:rsidDel="002F1382">
          <w:rPr>
            <w:lang w:val="en-CA"/>
          </w:rPr>
          <w:delText xml:space="preserve">knowledge </w:delText>
        </w:r>
      </w:del>
      <w:r w:rsidR="00E541A3">
        <w:rPr>
          <w:lang w:val="en-CA"/>
        </w:rPr>
        <w:t xml:space="preserve">is </w:t>
      </w:r>
      <w:r w:rsidR="000C5725" w:rsidRPr="000C5725">
        <w:rPr>
          <w:lang w:val="en-CA"/>
        </w:rPr>
        <w:t>use</w:t>
      </w:r>
      <w:r w:rsidR="00E541A3">
        <w:rPr>
          <w:lang w:val="en-CA"/>
        </w:rPr>
        <w:t xml:space="preserve">d </w:t>
      </w:r>
      <w:del w:id="935" w:author="Paulo Alencar" w:date="2017-04-06T00:40:00Z">
        <w:r w:rsidR="00E541A3" w:rsidDel="002F1382">
          <w:rPr>
            <w:lang w:val="en-CA"/>
          </w:rPr>
          <w:delText>by</w:delText>
        </w:r>
        <w:r w:rsidR="000C5725" w:rsidRPr="000C5725" w:rsidDel="002F1382">
          <w:rPr>
            <w:lang w:val="en-CA"/>
          </w:rPr>
          <w:delText xml:space="preserve"> it </w:delText>
        </w:r>
      </w:del>
      <w:r w:rsidR="000C5725" w:rsidRPr="000C5725">
        <w:rPr>
          <w:lang w:val="en-CA"/>
        </w:rPr>
        <w:t xml:space="preserve">to </w:t>
      </w:r>
      <w:ins w:id="936" w:author="Paulo Alencar" w:date="2017-04-06T00:41:00Z">
        <w:r w:rsidR="002F1382">
          <w:rPr>
            <w:lang w:val="en-CA"/>
          </w:rPr>
          <w:t xml:space="preserve">help reach their goals. </w:t>
        </w:r>
      </w:ins>
      <w:del w:id="937" w:author="Paulo Alencar" w:date="2017-04-06T00:41:00Z">
        <w:r w:rsidR="000C5725" w:rsidRPr="000C5725" w:rsidDel="002F1382">
          <w:rPr>
            <w:lang w:val="en-CA"/>
          </w:rPr>
          <w:delText>exhibit autonomous</w:delText>
        </w:r>
        <w:r w:rsidR="0063483A" w:rsidDel="002F1382">
          <w:rPr>
            <w:lang w:val="en-CA"/>
          </w:rPr>
          <w:delText xml:space="preserve"> </w:delText>
        </w:r>
        <w:r w:rsidR="000C5725" w:rsidRPr="000C5725" w:rsidDel="002F1382">
          <w:rPr>
            <w:lang w:val="en-CA"/>
          </w:rPr>
          <w:delText xml:space="preserve">behavior. </w:delText>
        </w:r>
      </w:del>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del w:id="938" w:author="Paulo Alencar" w:date="2017-04-06T00:42:00Z">
        <w:r w:rsidR="00E541A3" w:rsidDel="00540A08">
          <w:rPr>
            <w:lang w:val="en-CA"/>
          </w:rPr>
          <w:delText>,</w:delText>
        </w:r>
      </w:del>
      <w:r w:rsidR="000C5725" w:rsidRPr="000C5725">
        <w:rPr>
          <w:lang w:val="en-CA"/>
        </w:rPr>
        <w:t xml:space="preserve"> allows </w:t>
      </w:r>
      <w:ins w:id="939" w:author="Paulo Alencar" w:date="2017-04-06T00:42:00Z">
        <w:r w:rsidR="00540A08">
          <w:rPr>
            <w:lang w:val="en-CA"/>
          </w:rPr>
          <w:t>the entire system to reach its goal when the sub</w:t>
        </w:r>
      </w:ins>
      <w:ins w:id="940" w:author="Paulo Alencar" w:date="2017-04-06T00:43:00Z">
        <w:r w:rsidR="00540A08">
          <w:rPr>
            <w:lang w:val="en-CA"/>
          </w:rPr>
          <w:t>s</w:t>
        </w:r>
      </w:ins>
      <w:ins w:id="941" w:author="Paulo Alencar" w:date="2017-04-06T00:42:00Z">
        <w:r w:rsidR="00540A08">
          <w:rPr>
            <w:lang w:val="en-CA"/>
          </w:rPr>
          <w:t xml:space="preserve">ystems are </w:t>
        </w:r>
      </w:ins>
      <w:ins w:id="942" w:author="Paulo Alencar" w:date="2017-04-06T00:43:00Z">
        <w:r w:rsidR="00540A08">
          <w:rPr>
            <w:lang w:val="en-CA"/>
          </w:rPr>
          <w:t xml:space="preserve">put together. </w:t>
        </w:r>
      </w:ins>
      <w:del w:id="943" w:author="Paulo Alencar" w:date="2017-04-06T00:42:00Z">
        <w:r w:rsidR="000C5725" w:rsidRPr="000C5725" w:rsidDel="00540A08">
          <w:rPr>
            <w:lang w:val="en-CA"/>
          </w:rPr>
          <w:delText>r</w:delText>
        </w:r>
      </w:del>
      <w:del w:id="944" w:author="Paulo Alencar" w:date="2017-04-06T00:43:00Z">
        <w:r w:rsidR="000C5725" w:rsidRPr="000C5725" w:rsidDel="00540A08">
          <w:rPr>
            <w:lang w:val="en-CA"/>
          </w:rPr>
          <w:delText>eaching the general goal of the</w:delText>
        </w:r>
        <w:r w:rsidR="003202A1" w:rsidDel="00540A08">
          <w:rPr>
            <w:lang w:val="en-CA"/>
          </w:rPr>
          <w:delText xml:space="preserve"> entire system</w:delText>
        </w:r>
        <w:r w:rsidR="00E541A3" w:rsidDel="00540A08">
          <w:rPr>
            <w:lang w:val="en-CA"/>
          </w:rPr>
          <w:delText xml:space="preserve"> when put together</w:delText>
        </w:r>
        <w:r w:rsidR="003202A1" w:rsidDel="00540A08">
          <w:rPr>
            <w:lang w:val="en-CA"/>
          </w:rPr>
          <w:delText>.</w:delText>
        </w:r>
      </w:del>
      <w:r w:rsidR="003202A1">
        <w:rPr>
          <w:lang w:val="en-CA"/>
        </w:rPr>
        <w:t xml:space="preserve"> </w:t>
      </w:r>
    </w:p>
    <w:p w:rsidR="00902D6F" w:rsidRDefault="00902D6F" w:rsidP="00A00295">
      <w:pPr>
        <w:pStyle w:val="BodyTextFirstIndent"/>
        <w:keepNext/>
        <w:spacing w:line="480" w:lineRule="auto"/>
        <w:ind w:firstLine="0"/>
      </w:pPr>
      <w:r>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Pr="00902D6F">
        <w:t xml:space="preserve"> </w:t>
      </w:r>
    </w:p>
    <w:p w:rsidR="00902D6F" w:rsidRPr="005D58B6" w:rsidRDefault="00902D6F" w:rsidP="00902D6F">
      <w:pPr>
        <w:pStyle w:val="Caption"/>
        <w:rPr>
          <w:lang w:val="en-CA"/>
        </w:rPr>
      </w:pPr>
      <w:bookmarkStart w:id="945" w:name="_Toc478091080"/>
      <w:r>
        <w:t xml:space="preserve">Figure </w:t>
      </w:r>
      <w:r>
        <w:fldChar w:fldCharType="begin"/>
      </w:r>
      <w:r>
        <w:instrText xml:space="preserve"> SEQ Figure \* ARABIC </w:instrText>
      </w:r>
      <w:r>
        <w:fldChar w:fldCharType="separate"/>
      </w:r>
      <w:r w:rsidR="00823832">
        <w:rPr>
          <w:noProof/>
        </w:rPr>
        <w:t>3</w:t>
      </w:r>
      <w:r>
        <w:fldChar w:fldCharType="end"/>
      </w:r>
      <w:r>
        <w:t xml:space="preserve"> </w:t>
      </w:r>
      <w:ins w:id="946" w:author="Paulo Alencar" w:date="2017-04-06T00:43:00Z">
        <w:r w:rsidR="00540A08">
          <w:t>Combining Subsystem Goals to Achieve the System Goal</w:t>
        </w:r>
      </w:ins>
      <w:del w:id="947" w:author="Paulo Alencar" w:date="2017-04-06T00:43:00Z">
        <w:r w:rsidDel="00540A08">
          <w:delText>Proposed Approach</w:delText>
        </w:r>
      </w:del>
      <w:bookmarkEnd w:id="94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w:t>
      </w:r>
      <w:ins w:id="948" w:author="Paulo Alencar" w:date="2017-04-06T00:44:00Z">
        <w:r w:rsidR="00F6414B">
          <w:rPr>
            <w:lang w:val="en-CA"/>
          </w:rPr>
          <w:t xml:space="preserve">of an </w:t>
        </w:r>
      </w:ins>
      <w:del w:id="949" w:author="Paulo Alencar" w:date="2017-04-06T00:44:00Z">
        <w:r w:rsidR="00E541A3" w:rsidDel="00F6414B">
          <w:rPr>
            <w:lang w:val="en-CA"/>
          </w:rPr>
          <w:delText xml:space="preserve">by the </w:delText>
        </w:r>
      </w:del>
      <w:r w:rsidR="00E541A3">
        <w:rPr>
          <w:lang w:val="en-CA"/>
        </w:rPr>
        <w:t>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w:t>
      </w:r>
      <w:ins w:id="950" w:author="Paulo Alencar" w:date="2017-04-06T00:44:00Z">
        <w:r w:rsidR="00F6414B">
          <w:rPr>
            <w:lang w:val="en-CA"/>
          </w:rPr>
          <w:t xml:space="preserve">in which the agent plays </w:t>
        </w:r>
      </w:ins>
      <w:del w:id="951" w:author="Paulo Alencar" w:date="2017-04-06T00:44:00Z">
        <w:r w:rsidRPr="000C5725" w:rsidDel="00F6414B">
          <w:rPr>
            <w:lang w:val="en-CA"/>
          </w:rPr>
          <w:delText xml:space="preserve">by playing </w:delText>
        </w:r>
      </w:del>
      <w:r w:rsidRPr="000C5725">
        <w:rPr>
          <w:lang w:val="en-CA"/>
        </w:rPr>
        <w:t>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 xml:space="preserve">functional </w:t>
      </w:r>
      <w:r w:rsidRPr="000C5725">
        <w:rPr>
          <w:lang w:val="en-CA"/>
        </w:rPr>
        <w:lastRenderedPageBreak/>
        <w:t>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w:t>
      </w:r>
      <w:ins w:id="952" w:author="Paulo Alencar" w:date="2017-04-06T00:45:00Z">
        <w:r w:rsidR="00F6414B">
          <w:rPr>
            <w:lang w:val="en-CA"/>
          </w:rPr>
          <w:t>-</w:t>
        </w:r>
      </w:ins>
      <w:r w:rsidRPr="000C5725">
        <w:rPr>
          <w:lang w:val="en-CA"/>
        </w:rPr>
        <w:t>conditions</w:t>
      </w:r>
      <w:r w:rsidR="0063483A">
        <w:rPr>
          <w:lang w:val="en-CA"/>
        </w:rPr>
        <w:t xml:space="preserve"> </w:t>
      </w:r>
      <w:r w:rsidRPr="000C5725">
        <w:rPr>
          <w:lang w:val="en-CA"/>
        </w:rPr>
        <w:t>and post-conditions may need to be satisfied</w:t>
      </w:r>
      <w:r w:rsidR="0063483A">
        <w:rPr>
          <w:lang w:val="en-CA"/>
        </w:rPr>
        <w:t xml:space="preserve"> </w:t>
      </w:r>
      <w:ins w:id="953" w:author="Paulo Alencar" w:date="2017-04-06T00:45:00Z">
        <w:r w:rsidR="00F6414B">
          <w:rPr>
            <w:lang w:val="en-CA"/>
          </w:rPr>
          <w:t xml:space="preserve">before or </w:t>
        </w:r>
      </w:ins>
      <w:del w:id="954" w:author="Paulo Alencar" w:date="2017-04-06T00:45:00Z">
        <w:r w:rsidRPr="0063483A" w:rsidDel="00F6414B">
          <w:rPr>
            <w:szCs w:val="22"/>
            <w:lang w:val="en-CA"/>
          </w:rPr>
          <w:delText>for/a</w:delText>
        </w:r>
      </w:del>
      <w:ins w:id="955" w:author="Paulo Alencar" w:date="2017-04-06T00:45:00Z">
        <w:r w:rsidR="00F6414B">
          <w:rPr>
            <w:szCs w:val="22"/>
            <w:lang w:val="en-CA"/>
          </w:rPr>
          <w:t>a</w:t>
        </w:r>
      </w:ins>
      <w:r w:rsidRPr="0063483A">
        <w:rPr>
          <w:szCs w:val="22"/>
          <w:lang w:val="en-CA"/>
        </w:rPr>
        <w:t>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w:t>
      </w:r>
      <w:ins w:id="956" w:author="Paulo Alencar" w:date="2017-04-06T00:46:00Z">
        <w:r w:rsidR="00F6414B">
          <w:rPr>
            <w:szCs w:val="22"/>
            <w:lang w:val="en-CA"/>
          </w:rPr>
          <w:t xml:space="preserve">in order </w:t>
        </w:r>
      </w:ins>
      <w:r w:rsidRPr="0063483A">
        <w:rPr>
          <w:szCs w:val="22"/>
          <w:lang w:val="en-CA"/>
        </w:rPr>
        <w:t>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957" w:name="_Toc478091081"/>
      <w:r>
        <w:t xml:space="preserve">Figure </w:t>
      </w:r>
      <w:r>
        <w:fldChar w:fldCharType="begin"/>
      </w:r>
      <w:r>
        <w:instrText xml:space="preserve"> SEQ Figure \* ARABIC </w:instrText>
      </w:r>
      <w:r>
        <w:fldChar w:fldCharType="separate"/>
      </w:r>
      <w:r w:rsidR="00823832">
        <w:rPr>
          <w:noProof/>
        </w:rPr>
        <w:t>4</w:t>
      </w:r>
      <w:r>
        <w:fldChar w:fldCharType="end"/>
      </w:r>
      <w:r>
        <w:t xml:space="preserve"> Relationship model for subsystems</w:t>
      </w:r>
      <w:bookmarkEnd w:id="957"/>
    </w:p>
    <w:p w:rsidR="004F4C11" w:rsidRDefault="004F4C11" w:rsidP="004F4C11">
      <w:pPr>
        <w:pStyle w:val="Heading2"/>
      </w:pPr>
      <w:bookmarkStart w:id="958" w:name="_Toc478091036"/>
      <w:r>
        <w:lastRenderedPageBreak/>
        <w:t>Goal Models</w:t>
      </w:r>
      <w:r w:rsidR="007A51E3">
        <w:t xml:space="preserve"> for the Subsystems</w:t>
      </w:r>
      <w:bookmarkEnd w:id="958"/>
    </w:p>
    <w:p w:rsidR="003354E9" w:rsidRPr="003354E9" w:rsidRDefault="003354E9" w:rsidP="003354E9">
      <w:pPr>
        <w:pStyle w:val="BodyText"/>
        <w:spacing w:line="480" w:lineRule="auto"/>
        <w:rPr>
          <w:lang w:val="en-CA"/>
        </w:rPr>
      </w:pPr>
      <w:r>
        <w:rPr>
          <w:lang w:val="en-CA"/>
        </w:rPr>
        <w:t>We will now discuss the goal models of the subsystems</w:t>
      </w:r>
      <w:ins w:id="959" w:author="Paulo Alencar" w:date="2017-04-06T00:47:00Z">
        <w:r w:rsidR="007E3703">
          <w:rPr>
            <w:lang w:val="en-CA"/>
          </w:rPr>
          <w:t xml:space="preserve"> </w:t>
        </w:r>
      </w:ins>
      <w:del w:id="960" w:author="Paulo Alencar" w:date="2017-04-06T00:48:00Z">
        <w:r w:rsidDel="007E3703">
          <w:rPr>
            <w:lang w:val="en-CA"/>
          </w:rPr>
          <w:delText xml:space="preserve"> </w:delText>
        </w:r>
      </w:del>
      <w:r>
        <w:rPr>
          <w:lang w:val="en-CA"/>
        </w:rPr>
        <w:t>which make</w:t>
      </w:r>
      <w:del w:id="961" w:author="Paulo Alencar" w:date="2017-04-06T00:47:00Z">
        <w:r w:rsidDel="007E3703">
          <w:rPr>
            <w:lang w:val="en-CA"/>
          </w:rPr>
          <w:delText>s</w:delText>
        </w:r>
      </w:del>
      <w:r>
        <w:rPr>
          <w:lang w:val="en-CA"/>
        </w:rPr>
        <w:t xml:space="preserve"> up a </w:t>
      </w:r>
      <w:ins w:id="962" w:author="Paulo Alencar" w:date="2017-04-06T00:47:00Z">
        <w:r w:rsidR="007E3703">
          <w:rPr>
            <w:lang w:val="en-CA"/>
          </w:rPr>
          <w:t xml:space="preserve">RPRS and </w:t>
        </w:r>
      </w:ins>
      <w:del w:id="963" w:author="Paulo Alencar" w:date="2017-04-06T00:47:00Z">
        <w:r w:rsidDel="007E3703">
          <w:rPr>
            <w:lang w:val="en-CA"/>
          </w:rPr>
          <w:delText xml:space="preserve">risk aware and privacy preserving </w:delText>
        </w:r>
        <w:r w:rsidR="00390006" w:rsidDel="007E3703">
          <w:rPr>
            <w:lang w:val="en-CA"/>
          </w:rPr>
          <w:delText>Recommender System</w:delText>
        </w:r>
        <w:r w:rsidDel="007E3703">
          <w:rPr>
            <w:lang w:val="en-CA"/>
          </w:rPr>
          <w:delText xml:space="preserve"> and </w:delText>
        </w:r>
      </w:del>
      <w:r>
        <w:rPr>
          <w:lang w:val="en-CA"/>
        </w:rPr>
        <w:t>also explain the contribution of each subsystem</w:t>
      </w:r>
      <w:del w:id="964" w:author="Paulo Alencar" w:date="2017-04-06T00:47:00Z">
        <w:r w:rsidDel="007E3703">
          <w:rPr>
            <w:lang w:val="en-CA"/>
          </w:rPr>
          <w:delText>s</w:delText>
        </w:r>
      </w:del>
      <w:r>
        <w:rPr>
          <w:lang w:val="en-CA"/>
        </w:rPr>
        <w:t xml:space="preserve"> and the agents involved in the</w:t>
      </w:r>
      <w:ins w:id="965" w:author="Paulo Alencar" w:date="2017-04-06T00:49:00Z">
        <w:r w:rsidR="007E3703">
          <w:rPr>
            <w:lang w:val="en-CA"/>
          </w:rPr>
          <w:t>se</w:t>
        </w:r>
      </w:ins>
      <w:del w:id="966" w:author="Paulo Alencar" w:date="2017-04-06T00:49:00Z">
        <w:r w:rsidDel="007E3703">
          <w:rPr>
            <w:lang w:val="en-CA"/>
          </w:rPr>
          <w:delText xml:space="preserve"> respective</w:delText>
        </w:r>
      </w:del>
      <w:r>
        <w:rPr>
          <w:lang w:val="en-CA"/>
        </w:rPr>
        <w:t xml:space="preserve"> subsystems.</w:t>
      </w:r>
    </w:p>
    <w:p w:rsidR="004F4C11" w:rsidRDefault="004F4C11" w:rsidP="004F4C11">
      <w:pPr>
        <w:pStyle w:val="Heading3"/>
      </w:pPr>
      <w:bookmarkStart w:id="967" w:name="_Toc478091037"/>
      <w:r>
        <w:t>Goal Model: Data Subsystem</w:t>
      </w:r>
      <w:bookmarkEnd w:id="967"/>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968" w:name="_Toc478091082"/>
      <w:r>
        <w:t xml:space="preserve">Figure </w:t>
      </w:r>
      <w:r>
        <w:fldChar w:fldCharType="begin"/>
      </w:r>
      <w:r>
        <w:instrText xml:space="preserve"> SEQ Figure \* ARABIC </w:instrText>
      </w:r>
      <w:r>
        <w:fldChar w:fldCharType="separate"/>
      </w:r>
      <w:r w:rsidR="00823832">
        <w:rPr>
          <w:noProof/>
        </w:rPr>
        <w:t>5</w:t>
      </w:r>
      <w:r>
        <w:fldChar w:fldCharType="end"/>
      </w:r>
      <w:r>
        <w:t xml:space="preserve"> </w:t>
      </w:r>
      <w:r w:rsidRPr="00093142">
        <w:t xml:space="preserve">Goal </w:t>
      </w:r>
      <w:ins w:id="969" w:author="Paulo Alencar" w:date="2017-04-06T00:50:00Z">
        <w:r w:rsidR="007E3703">
          <w:t>M</w:t>
        </w:r>
      </w:ins>
      <w:del w:id="970" w:author="Paulo Alencar" w:date="2017-04-06T00:50:00Z">
        <w:r w:rsidRPr="00093142" w:rsidDel="007E3703">
          <w:delText>m</w:delText>
        </w:r>
      </w:del>
      <w:r w:rsidRPr="00093142">
        <w:t xml:space="preserve">odel for the </w:t>
      </w:r>
      <w:ins w:id="971" w:author="Paulo Alencar" w:date="2017-04-06T00:50:00Z">
        <w:r w:rsidR="007E3703">
          <w:t>D</w:t>
        </w:r>
      </w:ins>
      <w:del w:id="972" w:author="Paulo Alencar" w:date="2017-04-06T00:50:00Z">
        <w:r w:rsidRPr="00093142" w:rsidDel="007E3703">
          <w:delText>d</w:delText>
        </w:r>
      </w:del>
      <w:r w:rsidRPr="00093142">
        <w:t xml:space="preserve">ata </w:t>
      </w:r>
      <w:ins w:id="973" w:author="Paulo Alencar" w:date="2017-04-06T00:50:00Z">
        <w:r w:rsidR="007E3703">
          <w:t>A</w:t>
        </w:r>
      </w:ins>
      <w:del w:id="974" w:author="Paulo Alencar" w:date="2017-04-06T00:50:00Z">
        <w:r w:rsidRPr="00093142" w:rsidDel="007E3703">
          <w:delText>a</w:delText>
        </w:r>
      </w:del>
      <w:r w:rsidRPr="00093142">
        <w:t xml:space="preserve">gent and the </w:t>
      </w:r>
      <w:ins w:id="975" w:author="Paulo Alencar" w:date="2017-04-06T00:50:00Z">
        <w:r w:rsidR="007E3703">
          <w:t>A</w:t>
        </w:r>
      </w:ins>
      <w:del w:id="976" w:author="Paulo Alencar" w:date="2017-04-06T00:50:00Z">
        <w:r w:rsidRPr="00093142" w:rsidDel="007E3703">
          <w:delText>a</w:delText>
        </w:r>
      </w:del>
      <w:r w:rsidRPr="00093142">
        <w:t xml:space="preserve">ggregator </w:t>
      </w:r>
      <w:ins w:id="977" w:author="Paulo Alencar" w:date="2017-04-06T00:50:00Z">
        <w:r w:rsidR="007E3703">
          <w:t>A</w:t>
        </w:r>
      </w:ins>
      <w:del w:id="978" w:author="Paulo Alencar" w:date="2017-04-06T00:50:00Z">
        <w:r w:rsidRPr="00093142" w:rsidDel="007E3703">
          <w:delText>a</w:delText>
        </w:r>
      </w:del>
      <w:r w:rsidRPr="00093142">
        <w:t>gent</w:t>
      </w:r>
      <w:bookmarkEnd w:id="968"/>
    </w:p>
    <w:p w:rsidR="004F4C11" w:rsidRDefault="0046089A" w:rsidP="00306EBC">
      <w:pPr>
        <w:spacing w:line="480" w:lineRule="auto"/>
      </w:pPr>
      <w:r w:rsidRPr="0046089A">
        <w:rPr>
          <w:lang w:val="en-CA"/>
        </w:rPr>
        <w:t xml:space="preserve">Let us </w:t>
      </w:r>
      <w:del w:id="979" w:author="Paulo Alencar" w:date="2017-04-06T00:50:00Z">
        <w:r w:rsidRPr="0046089A" w:rsidDel="007E3703">
          <w:rPr>
            <w:lang w:val="en-CA"/>
          </w:rPr>
          <w:delText xml:space="preserve">first </w:delText>
        </w:r>
      </w:del>
      <w:r w:rsidRPr="0046089A">
        <w:rPr>
          <w:lang w:val="en-CA"/>
        </w:rPr>
        <w:t xml:space="preserve">start with the data </w:t>
      </w:r>
      <w:ins w:id="980" w:author="Paulo Alencar" w:date="2017-04-06T00:51:00Z">
        <w:r w:rsidR="007E3703">
          <w:rPr>
            <w:lang w:val="en-CA"/>
          </w:rPr>
          <w:t xml:space="preserve">management </w:t>
        </w:r>
      </w:ins>
      <w:r w:rsidRPr="0046089A">
        <w:rPr>
          <w:lang w:val="en-CA"/>
        </w:rPr>
        <w:t>subsystem</w:t>
      </w:r>
      <w:del w:id="981" w:author="Paulo Alencar" w:date="2017-04-06T00:51:00Z">
        <w:r w:rsidRPr="0046089A" w:rsidDel="007E3703">
          <w:rPr>
            <w:lang w:val="en-CA"/>
          </w:rPr>
          <w:delText xml:space="preserve"> manages</w:delText>
        </w:r>
      </w:del>
      <w:r w:rsidRPr="0046089A">
        <w:rPr>
          <w:lang w:val="en-CA"/>
        </w:rPr>
        <w:t xml:space="preserve">. This subsystem is responsible for managing the data inflow and outflow from the </w:t>
      </w:r>
      <w:r w:rsidR="00390006">
        <w:rPr>
          <w:lang w:val="en-CA"/>
        </w:rPr>
        <w:t>R</w:t>
      </w:r>
      <w:ins w:id="982" w:author="Paulo Alencar" w:date="2017-04-06T00:51:00Z">
        <w:r w:rsidR="007E3703">
          <w:rPr>
            <w:lang w:val="en-CA"/>
          </w:rPr>
          <w:t>PRS</w:t>
        </w:r>
      </w:ins>
      <w:del w:id="983" w:author="Paulo Alencar" w:date="2017-04-06T00:51:00Z">
        <w:r w:rsidR="00390006" w:rsidDel="007E3703">
          <w:rPr>
            <w:lang w:val="en-CA"/>
          </w:rPr>
          <w:delText>ecommender System</w:delText>
        </w:r>
      </w:del>
      <w:r w:rsidRPr="0046089A">
        <w:rPr>
          <w:lang w:val="en-CA"/>
        </w:rPr>
        <w:t>. Th</w:t>
      </w:r>
      <w:ins w:id="984" w:author="Paulo Alencar" w:date="2017-04-06T00:51:00Z">
        <w:r w:rsidR="007E3703">
          <w:rPr>
            <w:lang w:val="en-CA"/>
          </w:rPr>
          <w:t>e</w:t>
        </w:r>
      </w:ins>
      <w:del w:id="985" w:author="Paulo Alencar" w:date="2017-04-06T00:51:00Z">
        <w:r w:rsidRPr="0046089A" w:rsidDel="007E3703">
          <w:rPr>
            <w:lang w:val="en-CA"/>
          </w:rPr>
          <w:delText>is</w:delText>
        </w:r>
      </w:del>
      <w:r w:rsidRPr="0046089A">
        <w:rPr>
          <w:lang w:val="en-CA"/>
        </w:rPr>
        <w:t xml:space="preserve"> subsystem consists of two agent</w:t>
      </w:r>
      <w:ins w:id="986" w:author="Paulo Alencar" w:date="2017-04-06T00:51:00Z">
        <w:r w:rsidR="007E3703">
          <w:rPr>
            <w:lang w:val="en-CA"/>
          </w:rPr>
          <w:t xml:space="preserve">s, </w:t>
        </w:r>
      </w:ins>
      <w:del w:id="987" w:author="Paulo Alencar" w:date="2017-04-06T00:51:00Z">
        <w:r w:rsidRPr="0046089A" w:rsidDel="007E3703">
          <w:rPr>
            <w:lang w:val="en-CA"/>
          </w:rPr>
          <w:delText xml:space="preserve"> which are </w:delText>
        </w:r>
      </w:del>
      <w:r w:rsidRPr="0046089A">
        <w:rPr>
          <w:lang w:val="en-CA"/>
        </w:rPr>
        <w:t>the Data Manager Agent and the Aggregator Agent.</w:t>
      </w:r>
      <w:ins w:id="988" w:author="Paulo Alencar" w:date="2017-04-06T00:51:00Z">
        <w:r w:rsidR="007E3703">
          <w:rPr>
            <w:lang w:val="en-CA"/>
          </w:rPr>
          <w:t xml:space="preserve"> </w:t>
        </w:r>
      </w:ins>
      <w:r w:rsidRPr="0046089A">
        <w:t xml:space="preserve">The goal of the </w:t>
      </w:r>
      <w:ins w:id="989" w:author="Paulo Alencar" w:date="2017-04-06T00:51:00Z">
        <w:r w:rsidR="007E3703">
          <w:t>D</w:t>
        </w:r>
      </w:ins>
      <w:del w:id="990" w:author="Paulo Alencar" w:date="2017-04-06T00:51:00Z">
        <w:r w:rsidRPr="0046089A" w:rsidDel="007E3703">
          <w:delText>d</w:delText>
        </w:r>
      </w:del>
      <w:r w:rsidRPr="0046089A">
        <w:t xml:space="preserve">ata </w:t>
      </w:r>
      <w:ins w:id="991" w:author="Paulo Alencar" w:date="2017-04-06T00:51:00Z">
        <w:r w:rsidR="007E3703">
          <w:t>M</w:t>
        </w:r>
      </w:ins>
      <w:del w:id="992" w:author="Paulo Alencar" w:date="2017-04-06T00:51:00Z">
        <w:r w:rsidRPr="0046089A" w:rsidDel="007E3703">
          <w:delText>m</w:delText>
        </w:r>
      </w:del>
      <w:r w:rsidRPr="0046089A">
        <w:t xml:space="preserve">anager </w:t>
      </w:r>
      <w:ins w:id="993" w:author="Paulo Alencar" w:date="2017-04-06T00:52:00Z">
        <w:r w:rsidR="007E3703">
          <w:t>A</w:t>
        </w:r>
      </w:ins>
      <w:del w:id="994" w:author="Paulo Alencar" w:date="2017-04-06T00:52:00Z">
        <w:r w:rsidRPr="0046089A" w:rsidDel="007E3703">
          <w:delText>a</w:delText>
        </w:r>
      </w:del>
      <w:r w:rsidRPr="0046089A">
        <w:t xml:space="preserve">gent is to maintain the authenticity of the data by preventing it from getting corrupted and also to manage the piping of data from </w:t>
      </w:r>
      <w:ins w:id="995" w:author="Paulo Alencar" w:date="2017-04-06T00:53:00Z">
        <w:r w:rsidR="00A75807">
          <w:t xml:space="preserve">data </w:t>
        </w:r>
      </w:ins>
      <w:r w:rsidRPr="0046089A">
        <w:t>source</w:t>
      </w:r>
      <w:ins w:id="996" w:author="Paulo Alencar" w:date="2017-04-06T00:53:00Z">
        <w:r w:rsidR="00A75807">
          <w:t>s</w:t>
        </w:r>
      </w:ins>
      <w:r w:rsidRPr="0046089A">
        <w:t xml:space="preserve"> to the desired destination</w:t>
      </w:r>
      <w:ins w:id="997" w:author="Paulo Alencar" w:date="2017-04-06T00:53:00Z">
        <w:r w:rsidR="00A75807">
          <w:t>s</w:t>
        </w:r>
      </w:ins>
      <w:r w:rsidRPr="0046089A">
        <w:t xml:space="preserve">. This goal </w:t>
      </w:r>
      <w:ins w:id="998" w:author="Paulo Alencar" w:date="2017-04-06T00:53:00Z">
        <w:r w:rsidR="00A75807">
          <w:t>of</w:t>
        </w:r>
      </w:ins>
      <w:del w:id="999" w:author="Paulo Alencar" w:date="2017-04-06T00:53:00Z">
        <w:r w:rsidRPr="0046089A" w:rsidDel="00A75807">
          <w:delText>for</w:delText>
        </w:r>
      </w:del>
      <w:r w:rsidRPr="0046089A">
        <w:t xml:space="preserve"> the data agent is achieved by fulfilling two responsibilities</w:t>
      </w:r>
      <w:ins w:id="1000" w:author="Paulo Alencar" w:date="2017-04-06T00:53:00Z">
        <w:r w:rsidR="00A75807">
          <w:t>:</w:t>
        </w:r>
      </w:ins>
      <w:del w:id="1001" w:author="Paulo Alencar" w:date="2017-04-06T00:53:00Z">
        <w:r w:rsidRPr="0046089A" w:rsidDel="00A75807">
          <w:delText xml:space="preserve"> i.e.</w:delText>
        </w:r>
      </w:del>
      <w:r w:rsidRPr="0046089A">
        <w:t xml:space="preserve"> the responsibility of properly encrypting and decrypting the data from the source and the destination</w:t>
      </w:r>
      <w:ins w:id="1002" w:author="Paulo Alencar" w:date="2017-04-06T00:54:00Z">
        <w:r w:rsidR="00A75807">
          <w:t>,</w:t>
        </w:r>
      </w:ins>
      <w:r w:rsidRPr="0046089A">
        <w:t xml:space="preserve"> respectively</w:t>
      </w:r>
      <w:ins w:id="1003" w:author="Paulo Alencar" w:date="2017-04-06T00:54:00Z">
        <w:r w:rsidR="00A75807">
          <w:t>,</w:t>
        </w:r>
      </w:ins>
      <w:r w:rsidRPr="0046089A">
        <w:t xml:space="preserve"> and </w:t>
      </w:r>
      <w:ins w:id="1004" w:author="Paulo Alencar" w:date="2017-04-06T00:54:00Z">
        <w:r w:rsidR="00A75807">
          <w:t>of</w:t>
        </w:r>
      </w:ins>
      <w:del w:id="1005" w:author="Paulo Alencar" w:date="2017-04-06T00:54:00Z">
        <w:r w:rsidRPr="0046089A" w:rsidDel="00A75807">
          <w:delText>by</w:delText>
        </w:r>
      </w:del>
      <w:r w:rsidRPr="0046089A">
        <w:t xml:space="preserve"> updating the proper locations of source and destination </w:t>
      </w:r>
      <w:ins w:id="1006" w:author="Paulo Alencar" w:date="2017-04-06T00:54:00Z">
        <w:r w:rsidR="00A75807">
          <w:t>of</w:t>
        </w:r>
      </w:ins>
      <w:del w:id="1007" w:author="Paulo Alencar" w:date="2017-04-06T00:54:00Z">
        <w:r w:rsidRPr="0046089A" w:rsidDel="00A75807">
          <w:delText>for</w:delText>
        </w:r>
      </w:del>
      <w:r w:rsidRPr="0046089A">
        <w:t xml:space="preserve"> the data to be used by the system.</w:t>
      </w:r>
      <w:r w:rsidR="00A122E3">
        <w:t xml:space="preserve"> </w:t>
      </w:r>
      <w:del w:id="1008" w:author="Paulo Alencar" w:date="2017-04-06T00:55:00Z">
        <w:r w:rsidR="00A122E3" w:rsidRPr="0046089A" w:rsidDel="00A75807">
          <w:rPr>
            <w:lang w:val="en-CA"/>
          </w:rPr>
          <w:delText>.</w:delText>
        </w:r>
        <w:r w:rsidR="00A122E3" w:rsidRPr="00A122E3" w:rsidDel="00A75807">
          <w:delText xml:space="preserve"> </w:delText>
        </w:r>
      </w:del>
      <w:r w:rsidR="00A122E3">
        <w:t xml:space="preserve">The </w:t>
      </w:r>
      <w:r w:rsidR="00A122E3">
        <w:lastRenderedPageBreak/>
        <w:t xml:space="preserve">main task of the Aggregator </w:t>
      </w:r>
      <w:ins w:id="1009" w:author="Paulo Alencar" w:date="2017-04-06T00:55:00Z">
        <w:r w:rsidR="00A75807">
          <w:t>A</w:t>
        </w:r>
      </w:ins>
      <w:del w:id="1010" w:author="Paulo Alencar" w:date="2017-04-06T00:55:00Z">
        <w:r w:rsidR="00A122E3" w:rsidDel="00A75807">
          <w:delText>a</w:delText>
        </w:r>
      </w:del>
      <w:r w:rsidR="00A122E3">
        <w:t xml:space="preserve">gent is to channel between the user interface and the various servers </w:t>
      </w:r>
      <w:ins w:id="1011" w:author="Paulo Alencar" w:date="2017-04-06T00:56:00Z">
        <w:r w:rsidR="00A75807">
          <w:t>to support</w:t>
        </w:r>
      </w:ins>
      <w:del w:id="1012" w:author="Paulo Alencar" w:date="2017-04-06T00:56:00Z">
        <w:r w:rsidR="00A122E3" w:rsidDel="00A75807">
          <w:delText>for</w:delText>
        </w:r>
      </w:del>
      <w:r w:rsidR="00A122E3">
        <w:t xml:space="preserve"> computation, storage and generating recommendations. This specific goal is achieved by the proper distribution and redistribution of data within the system.</w:t>
      </w:r>
    </w:p>
    <w:p w:rsidR="004F4C11" w:rsidRDefault="004F4C11" w:rsidP="004F4C11">
      <w:pPr>
        <w:pStyle w:val="Heading3"/>
      </w:pPr>
      <w:bookmarkStart w:id="1013" w:name="_Toc478091038"/>
      <w:r>
        <w:t>Goal Model: Privacy Subsystem</w:t>
      </w:r>
      <w:bookmarkEnd w:id="1013"/>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1014" w:name="_Toc478091083"/>
      <w:r>
        <w:t xml:space="preserve">Figure </w:t>
      </w:r>
      <w:r>
        <w:fldChar w:fldCharType="begin"/>
      </w:r>
      <w:r>
        <w:instrText xml:space="preserve"> SEQ Figure \* ARABIC </w:instrText>
      </w:r>
      <w:r>
        <w:fldChar w:fldCharType="separate"/>
      </w:r>
      <w:r w:rsidR="00823832">
        <w:rPr>
          <w:noProof/>
        </w:rPr>
        <w:t>6</w:t>
      </w:r>
      <w:r>
        <w:fldChar w:fldCharType="end"/>
      </w:r>
      <w:r>
        <w:t xml:space="preserve"> </w:t>
      </w:r>
      <w:r w:rsidRPr="00733A4C">
        <w:t xml:space="preserve">Goal model for the </w:t>
      </w:r>
      <w:ins w:id="1015" w:author="Paulo Alencar" w:date="2017-04-06T00:57:00Z">
        <w:r w:rsidR="00A75807">
          <w:t>U</w:t>
        </w:r>
      </w:ins>
      <w:del w:id="1016" w:author="Paulo Alencar" w:date="2017-04-06T00:57:00Z">
        <w:r w:rsidRPr="00733A4C" w:rsidDel="00A75807">
          <w:delText>u</w:delText>
        </w:r>
      </w:del>
      <w:r w:rsidRPr="00733A4C">
        <w:t xml:space="preserve">ser </w:t>
      </w:r>
      <w:ins w:id="1017" w:author="Paulo Alencar" w:date="2017-04-06T00:57:00Z">
        <w:r w:rsidR="00A75807">
          <w:t>P</w:t>
        </w:r>
      </w:ins>
      <w:del w:id="1018" w:author="Paulo Alencar" w:date="2017-04-06T00:57:00Z">
        <w:r w:rsidRPr="00733A4C" w:rsidDel="00A75807">
          <w:delText>p</w:delText>
        </w:r>
      </w:del>
      <w:r w:rsidRPr="00733A4C">
        <w:t xml:space="preserve">rivacy </w:t>
      </w:r>
      <w:ins w:id="1019" w:author="Paulo Alencar" w:date="2017-04-06T00:57:00Z">
        <w:r w:rsidR="00A75807">
          <w:t>A</w:t>
        </w:r>
      </w:ins>
      <w:del w:id="1020" w:author="Paulo Alencar" w:date="2017-04-06T00:57:00Z">
        <w:r w:rsidRPr="00733A4C" w:rsidDel="00A75807">
          <w:delText>a</w:delText>
        </w:r>
      </w:del>
      <w:r w:rsidRPr="00733A4C">
        <w:t>gent</w:t>
      </w:r>
      <w:bookmarkEnd w:id="1014"/>
    </w:p>
    <w:p w:rsidR="006E75FA" w:rsidRDefault="006E75FA" w:rsidP="004828CA">
      <w:pPr>
        <w:pStyle w:val="BodyText"/>
        <w:spacing w:line="480" w:lineRule="auto"/>
      </w:pPr>
      <w:r>
        <w:rPr>
          <w:lang w:val="en-CA"/>
        </w:rPr>
        <w:t xml:space="preserve">The </w:t>
      </w:r>
      <w:ins w:id="1021" w:author="Paulo Alencar" w:date="2017-04-06T00:57:00Z">
        <w:r w:rsidR="00A75807">
          <w:rPr>
            <w:lang w:val="en-CA"/>
          </w:rPr>
          <w:t>p</w:t>
        </w:r>
      </w:ins>
      <w:del w:id="1022" w:author="Paulo Alencar" w:date="2017-04-06T00:57:00Z">
        <w:r w:rsidDel="00A75807">
          <w:rPr>
            <w:lang w:val="en-CA"/>
          </w:rPr>
          <w:delText>P</w:delText>
        </w:r>
      </w:del>
      <w:r>
        <w:rPr>
          <w:lang w:val="en-CA"/>
        </w:rPr>
        <w:t xml:space="preserve">rivacy subsystem manages the privacy aspect of the </w:t>
      </w:r>
      <w:r w:rsidR="00390006">
        <w:rPr>
          <w:lang w:val="en-CA"/>
        </w:rPr>
        <w:t>R</w:t>
      </w:r>
      <w:ins w:id="1023" w:author="Paulo Alencar" w:date="2017-04-06T00:57:00Z">
        <w:r w:rsidR="00A75807">
          <w:rPr>
            <w:lang w:val="en-CA"/>
          </w:rPr>
          <w:t>PRS.</w:t>
        </w:r>
      </w:ins>
      <w:del w:id="1024" w:author="Paulo Alencar" w:date="2017-04-06T00:57:00Z">
        <w:r w:rsidR="00390006" w:rsidDel="00A75807">
          <w:rPr>
            <w:lang w:val="en-CA"/>
          </w:rPr>
          <w:delText>ecommender System</w:delText>
        </w:r>
        <w:r w:rsidDel="00A75807">
          <w:rPr>
            <w:lang w:val="en-CA"/>
          </w:rPr>
          <w:delText>.</w:delText>
        </w:r>
      </w:del>
      <w:r>
        <w:rPr>
          <w:lang w:val="en-CA"/>
        </w:rPr>
        <w:t xml:space="preserve"> This sub</w:t>
      </w:r>
      <w:del w:id="1025" w:author="Paulo Alencar" w:date="2017-04-06T00:57:00Z">
        <w:r w:rsidDel="00A75807">
          <w:rPr>
            <w:lang w:val="en-CA"/>
          </w:rPr>
          <w:delText xml:space="preserve"> </w:delText>
        </w:r>
      </w:del>
      <w:r>
        <w:rPr>
          <w:lang w:val="en-CA"/>
        </w:rPr>
        <w:t xml:space="preserve">system </w:t>
      </w:r>
      <w:ins w:id="1026" w:author="Paulo Alencar" w:date="2017-04-06T00:58:00Z">
        <w:r w:rsidR="00A75807">
          <w:rPr>
            <w:lang w:val="en-CA"/>
          </w:rPr>
          <w:t xml:space="preserve">relies on </w:t>
        </w:r>
      </w:ins>
      <w:del w:id="1027" w:author="Paulo Alencar" w:date="2017-04-06T00:58:00Z">
        <w:r w:rsidDel="00A75807">
          <w:rPr>
            <w:lang w:val="en-CA"/>
          </w:rPr>
          <w:delText xml:space="preserve">consist of </w:delText>
        </w:r>
      </w:del>
      <w:r>
        <w:rPr>
          <w:lang w:val="en-CA"/>
        </w:rPr>
        <w:t xml:space="preserve">the User Privacy Agent to carry out its operations. </w:t>
      </w:r>
      <w:r>
        <w:t xml:space="preserve">The main role of this subsystem is to provide </w:t>
      </w:r>
      <w:del w:id="1028" w:author="Paulo Alencar" w:date="2017-04-06T00:58:00Z">
        <w:r w:rsidDel="00A75807">
          <w:delText xml:space="preserve">the </w:delText>
        </w:r>
      </w:del>
      <w:r>
        <w:t>user</w:t>
      </w:r>
      <w:del w:id="1029" w:author="Paulo Alencar" w:date="2017-04-06T00:58:00Z">
        <w:r w:rsidDel="00A75807">
          <w:delText>’s</w:delText>
        </w:r>
      </w:del>
      <w:r>
        <w:t xml:space="preserve"> contextual data and the historic data </w:t>
      </w:r>
      <w:del w:id="1030" w:author="Paulo Alencar" w:date="2017-04-06T00:58:00Z">
        <w:r w:rsidDel="00A75807">
          <w:delText xml:space="preserve">of the user </w:delText>
        </w:r>
      </w:del>
      <w:r>
        <w:t xml:space="preserve">to the computation server in order to generate recommendations for the users. The contextual information </w:t>
      </w:r>
      <w:ins w:id="1031" w:author="Paulo Alencar" w:date="2017-04-06T00:59:00Z">
        <w:r w:rsidR="00A75807">
          <w:t xml:space="preserve">about </w:t>
        </w:r>
      </w:ins>
      <w:del w:id="1032" w:author="Paulo Alencar" w:date="2017-04-06T00:59:00Z">
        <w:r w:rsidDel="00A75807">
          <w:delText xml:space="preserve">from </w:delText>
        </w:r>
      </w:del>
      <w:r>
        <w:t>the user</w:t>
      </w:r>
      <w:ins w:id="1033" w:author="Paulo Alencar" w:date="2017-04-06T00:59:00Z">
        <w:r w:rsidR="00A75807">
          <w:t>s</w:t>
        </w:r>
      </w:ins>
      <w:r>
        <w:t xml:space="preserve"> can </w:t>
      </w:r>
      <w:ins w:id="1034" w:author="Paulo Alencar" w:date="2017-04-06T00:59:00Z">
        <w:r w:rsidR="00A75807">
          <w:t>involve</w:t>
        </w:r>
      </w:ins>
      <w:del w:id="1035" w:author="Paulo Alencar" w:date="2017-04-06T00:59:00Z">
        <w:r w:rsidDel="00A75807">
          <w:delText xml:space="preserve">be in from of </w:delText>
        </w:r>
      </w:del>
      <w:ins w:id="1036" w:author="Paulo Alencar" w:date="2017-04-06T00:59:00Z">
        <w:r w:rsidR="00A75807">
          <w:t xml:space="preserve"> </w:t>
        </w:r>
      </w:ins>
      <w:ins w:id="1037" w:author="Paulo Alencar" w:date="2017-04-06T01:01:00Z">
        <w:r w:rsidR="00A75807">
          <w:t xml:space="preserve">user </w:t>
        </w:r>
      </w:ins>
      <w:r>
        <w:t>location</w:t>
      </w:r>
      <w:ins w:id="1038" w:author="Paulo Alencar" w:date="2017-04-06T00:59:00Z">
        <w:r w:rsidR="00A75807">
          <w:t xml:space="preserve"> </w:t>
        </w:r>
      </w:ins>
      <w:ins w:id="1039" w:author="Paulo Alencar" w:date="2017-04-06T01:00:00Z">
        <w:r w:rsidR="00A75807">
          <w:t xml:space="preserve">and </w:t>
        </w:r>
      </w:ins>
      <w:del w:id="1040" w:author="Paulo Alencar" w:date="2017-04-06T01:01:00Z">
        <w:r w:rsidDel="00A75807">
          <w:delText xml:space="preserve">, </w:delText>
        </w:r>
      </w:del>
      <w:r>
        <w:t xml:space="preserve">social </w:t>
      </w:r>
      <w:ins w:id="1041" w:author="Paulo Alencar" w:date="2017-04-06T01:00:00Z">
        <w:r w:rsidR="00A75807">
          <w:t xml:space="preserve">user </w:t>
        </w:r>
      </w:ins>
      <w:r>
        <w:t>information</w:t>
      </w:r>
      <w:ins w:id="1042" w:author="Paulo Alencar" w:date="2017-04-06T01:01:00Z">
        <w:r w:rsidR="00A75807">
          <w:t xml:space="preserve">, </w:t>
        </w:r>
      </w:ins>
      <w:del w:id="1043" w:author="Paulo Alencar" w:date="2017-04-06T01:01:00Z">
        <w:r w:rsidDel="00A75807">
          <w:delText xml:space="preserve"> of the user, </w:delText>
        </w:r>
      </w:del>
      <w:r>
        <w:t xml:space="preserve">combined </w:t>
      </w:r>
      <w:r>
        <w:lastRenderedPageBreak/>
        <w:t>with the timing of the information. The user history data refers to the user</w:t>
      </w:r>
      <w:del w:id="1044" w:author="Paulo Alencar" w:date="2017-04-06T01:02:00Z">
        <w:r w:rsidDel="00A75807">
          <w:delText>’s</w:delText>
        </w:r>
      </w:del>
      <w:r>
        <w:t xml:space="preserve"> behavior </w:t>
      </w:r>
      <w:ins w:id="1045" w:author="Paulo Alencar" w:date="2017-04-06T01:01:00Z">
        <w:r w:rsidR="00A75807">
          <w:t xml:space="preserve">that is recorded </w:t>
        </w:r>
      </w:ins>
      <w:ins w:id="1046" w:author="Paulo Alencar" w:date="2017-04-06T01:02:00Z">
        <w:r w:rsidR="00A75807">
          <w:t xml:space="preserve">at runtime for </w:t>
        </w:r>
      </w:ins>
      <w:del w:id="1047" w:author="Paulo Alencar" w:date="2017-04-06T01:02:00Z">
        <w:r w:rsidDel="00A75807">
          <w:delText xml:space="preserve">while using the system that </w:delText>
        </w:r>
        <w:r w:rsidR="004828CA" w:rsidDel="00A75807">
          <w:delText xml:space="preserve">is being recorded for </w:delText>
        </w:r>
      </w:del>
      <w:r w:rsidR="004828CA">
        <w:t>analysis</w:t>
      </w:r>
      <w:ins w:id="1048" w:author="Paulo Alencar" w:date="2017-04-06T01:02:00Z">
        <w:r w:rsidR="00A75807">
          <w:t xml:space="preserve"> purposes</w:t>
        </w:r>
      </w:ins>
      <w:r w:rsidR="004828CA">
        <w:t>.</w:t>
      </w:r>
    </w:p>
    <w:p w:rsidR="006E75FA" w:rsidRPr="007173C9" w:rsidRDefault="006E75FA" w:rsidP="006E75FA">
      <w:pPr>
        <w:spacing w:line="480" w:lineRule="auto"/>
      </w:pPr>
      <w:r>
        <w:t xml:space="preserve">To understand the role of the privacy subsystem within the </w:t>
      </w:r>
      <w:ins w:id="1049" w:author="Paulo Alencar" w:date="2017-04-06T01:03:00Z">
        <w:r w:rsidR="005C7B15">
          <w:t>RPRS</w:t>
        </w:r>
      </w:ins>
      <w:del w:id="1050" w:author="Paulo Alencar" w:date="2017-04-06T01:03:00Z">
        <w:r w:rsidR="00390006" w:rsidDel="005C7B15">
          <w:delText>Recommender System</w:delText>
        </w:r>
        <w:r w:rsidDel="005C7B15">
          <w:delText xml:space="preserve"> mode</w:delText>
        </w:r>
      </w:del>
      <w:r>
        <w:t xml:space="preserve">, we need to look at the goals of the </w:t>
      </w:r>
      <w:ins w:id="1051" w:author="Paulo Alencar" w:date="2017-04-06T01:03:00Z">
        <w:r w:rsidR="003013EA">
          <w:t>U</w:t>
        </w:r>
      </w:ins>
      <w:del w:id="1052" w:author="Paulo Alencar" w:date="2017-04-06T01:03:00Z">
        <w:r w:rsidDel="003013EA">
          <w:delText>u</w:delText>
        </w:r>
      </w:del>
      <w:r>
        <w:t xml:space="preserve">ser </w:t>
      </w:r>
      <w:ins w:id="1053" w:author="Paulo Alencar" w:date="2017-04-06T01:03:00Z">
        <w:r w:rsidR="003013EA">
          <w:t>P</w:t>
        </w:r>
      </w:ins>
      <w:del w:id="1054" w:author="Paulo Alencar" w:date="2017-04-06T01:03:00Z">
        <w:r w:rsidDel="003013EA">
          <w:delText>p</w:delText>
        </w:r>
      </w:del>
      <w:r>
        <w:t xml:space="preserve">rivacy </w:t>
      </w:r>
      <w:ins w:id="1055" w:author="Paulo Alencar" w:date="2017-04-06T01:03:00Z">
        <w:r w:rsidR="003013EA">
          <w:t>A</w:t>
        </w:r>
      </w:ins>
      <w:del w:id="1056" w:author="Paulo Alencar" w:date="2017-04-06T01:03:00Z">
        <w:r w:rsidDel="003013EA">
          <w:delText>a</w:delText>
        </w:r>
      </w:del>
      <w:r>
        <w:t xml:space="preserve">gent. The </w:t>
      </w:r>
      <w:ins w:id="1057" w:author="Paulo Alencar" w:date="2017-04-06T01:03:00Z">
        <w:r w:rsidR="003013EA">
          <w:t>U</w:t>
        </w:r>
      </w:ins>
      <w:del w:id="1058" w:author="Paulo Alencar" w:date="2017-04-06T01:03:00Z">
        <w:r w:rsidDel="003013EA">
          <w:delText>u</w:delText>
        </w:r>
      </w:del>
      <w:r>
        <w:t xml:space="preserve">ser </w:t>
      </w:r>
      <w:ins w:id="1059" w:author="Paulo Alencar" w:date="2017-04-06T01:03:00Z">
        <w:r w:rsidR="003013EA">
          <w:t>P</w:t>
        </w:r>
      </w:ins>
      <w:del w:id="1060" w:author="Paulo Alencar" w:date="2017-04-06T01:03:00Z">
        <w:r w:rsidDel="003013EA">
          <w:delText>p</w:delText>
        </w:r>
      </w:del>
      <w:r>
        <w:t xml:space="preserve">rivacy </w:t>
      </w:r>
      <w:ins w:id="1061" w:author="Paulo Alencar" w:date="2017-04-06T01:03:00Z">
        <w:r w:rsidR="003013EA">
          <w:t>A</w:t>
        </w:r>
      </w:ins>
      <w:del w:id="1062" w:author="Paulo Alencar" w:date="2017-04-06T01:03:00Z">
        <w:r w:rsidDel="003013EA">
          <w:delText>a</w:delText>
        </w:r>
      </w:del>
      <w:r>
        <w:t>gent performs the task of maintaining user</w:t>
      </w:r>
      <w:del w:id="1063" w:author="Paulo Alencar" w:date="2017-04-06T01:04:00Z">
        <w:r w:rsidDel="003013EA">
          <w:delText>’s</w:delText>
        </w:r>
      </w:del>
      <w:r>
        <w:t xml:space="preserve"> privacy settings for the contextual data and </w:t>
      </w:r>
      <w:ins w:id="1064" w:author="Paulo Alencar" w:date="2017-04-06T01:05:00Z">
        <w:r w:rsidR="003013EA">
          <w:t xml:space="preserve">is responsible for </w:t>
        </w:r>
      </w:ins>
      <w:del w:id="1065" w:author="Paulo Alencar" w:date="2017-04-06T01:04:00Z">
        <w:r w:rsidDel="003013EA">
          <w:delText xml:space="preserve">also </w:delText>
        </w:r>
      </w:del>
      <w:del w:id="1066" w:author="Paulo Alencar" w:date="2017-04-06T01:05:00Z">
        <w:r w:rsidDel="003013EA">
          <w:delText xml:space="preserve">the responsibility of </w:delText>
        </w:r>
      </w:del>
      <w:r>
        <w:t xml:space="preserve">filtering out the noise from the contextual data </w:t>
      </w:r>
      <w:ins w:id="1067" w:author="Paulo Alencar" w:date="2017-04-06T01:05:00Z">
        <w:r w:rsidR="003013EA">
          <w:t xml:space="preserve">that is </w:t>
        </w:r>
      </w:ins>
      <w:del w:id="1068" w:author="Paulo Alencar" w:date="2017-04-06T01:05:00Z">
        <w:r w:rsidDel="003013EA">
          <w:delText>bein</w:delText>
        </w:r>
      </w:del>
      <w:del w:id="1069" w:author="Paulo Alencar" w:date="2017-04-06T01:06:00Z">
        <w:r w:rsidDel="003013EA">
          <w:delText xml:space="preserve">g </w:delText>
        </w:r>
      </w:del>
      <w:r>
        <w:t>obtained from the user</w:t>
      </w:r>
      <w:ins w:id="1070" w:author="Paulo Alencar" w:date="2017-04-06T01:06:00Z">
        <w:r w:rsidR="003013EA">
          <w:t>s</w:t>
        </w:r>
      </w:ins>
      <w:r>
        <w:t xml:space="preserve">. These two responsibilities form the specific goal of filtering and maintaining </w:t>
      </w:r>
      <w:ins w:id="1071" w:author="Paulo Alencar" w:date="2017-04-06T01:06:00Z">
        <w:r w:rsidR="003013EA">
          <w:t xml:space="preserve">the </w:t>
        </w:r>
      </w:ins>
      <w:r>
        <w:t>user</w:t>
      </w:r>
      <w:ins w:id="1072" w:author="Paulo Alencar" w:date="2017-04-06T01:06:00Z">
        <w:r w:rsidR="003013EA">
          <w:t>s</w:t>
        </w:r>
      </w:ins>
      <w:r>
        <w:t>’</w:t>
      </w:r>
      <w:del w:id="1073" w:author="Paulo Alencar" w:date="2017-04-06T01:06:00Z">
        <w:r w:rsidDel="003013EA">
          <w:delText>s</w:delText>
        </w:r>
      </w:del>
      <w:r>
        <w:t xml:space="preserve"> contextual privacy information. On the other hand, the </w:t>
      </w:r>
      <w:ins w:id="1074" w:author="Paulo Alencar" w:date="2017-04-06T01:06:00Z">
        <w:r w:rsidR="003013EA">
          <w:t>U</w:t>
        </w:r>
      </w:ins>
      <w:del w:id="1075" w:author="Paulo Alencar" w:date="2017-04-06T01:06:00Z">
        <w:r w:rsidDel="003013EA">
          <w:delText>u</w:delText>
        </w:r>
      </w:del>
      <w:r>
        <w:t xml:space="preserve">ser </w:t>
      </w:r>
      <w:ins w:id="1076" w:author="Paulo Alencar" w:date="2017-04-06T01:06:00Z">
        <w:r w:rsidR="003013EA">
          <w:t>P</w:t>
        </w:r>
      </w:ins>
      <w:del w:id="1077" w:author="Paulo Alencar" w:date="2017-04-06T01:06:00Z">
        <w:r w:rsidDel="003013EA">
          <w:delText>p</w:delText>
        </w:r>
      </w:del>
      <w:r>
        <w:t xml:space="preserve">rivacy </w:t>
      </w:r>
      <w:ins w:id="1078" w:author="Paulo Alencar" w:date="2017-04-06T01:06:00Z">
        <w:r w:rsidR="003013EA">
          <w:t>A</w:t>
        </w:r>
      </w:ins>
      <w:del w:id="1079" w:author="Paulo Alencar" w:date="2017-04-06T01:06:00Z">
        <w:r w:rsidDel="003013EA">
          <w:delText>a</w:delText>
        </w:r>
      </w:del>
      <w:r>
        <w:t xml:space="preserve">gent also fulfills the responsibility of maintaining the access to </w:t>
      </w:r>
      <w:ins w:id="1080" w:author="Paulo Alencar" w:date="2017-04-06T01:07:00Z">
        <w:r w:rsidR="003013EA">
          <w:t xml:space="preserve">the </w:t>
        </w:r>
      </w:ins>
      <w:r>
        <w:t>user</w:t>
      </w:r>
      <w:ins w:id="1081" w:author="Paulo Alencar" w:date="2017-04-06T01:07:00Z">
        <w:r w:rsidR="003013EA">
          <w:t>s</w:t>
        </w:r>
      </w:ins>
      <w:r>
        <w:t>’</w:t>
      </w:r>
      <w:del w:id="1082" w:author="Paulo Alencar" w:date="2017-04-06T01:07:00Z">
        <w:r w:rsidDel="003013EA">
          <w:delText>s</w:delText>
        </w:r>
      </w:del>
      <w:r>
        <w:t xml:space="preserve"> historic data based on the settings provided by the user</w:t>
      </w:r>
      <w:ins w:id="1083" w:author="Paulo Alencar" w:date="2017-04-06T01:07:00Z">
        <w:r w:rsidR="003013EA">
          <w:t>s</w:t>
        </w:r>
      </w:ins>
      <w:r>
        <w:t xml:space="preserve"> and </w:t>
      </w:r>
      <w:ins w:id="1084" w:author="Paulo Alencar" w:date="2017-04-06T01:07:00Z">
        <w:r w:rsidR="003013EA">
          <w:t xml:space="preserve">of </w:t>
        </w:r>
      </w:ins>
      <w:r>
        <w:t xml:space="preserve">selecting the most appropriate data for generating the recommendations </w:t>
      </w:r>
      <w:ins w:id="1085" w:author="Paulo Alencar" w:date="2017-04-06T01:08:00Z">
        <w:r w:rsidR="003013EA">
          <w:t>after</w:t>
        </w:r>
      </w:ins>
      <w:del w:id="1086" w:author="Paulo Alencar" w:date="2017-04-06T01:08:00Z">
        <w:r w:rsidDel="003013EA">
          <w:delText>by</w:delText>
        </w:r>
      </w:del>
      <w:r>
        <w:t xml:space="preserve"> filtering out the noise from </w:t>
      </w:r>
      <w:ins w:id="1087" w:author="Paulo Alencar" w:date="2017-04-06T01:08:00Z">
        <w:r w:rsidR="003013EA">
          <w:t>of</w:t>
        </w:r>
      </w:ins>
      <w:del w:id="1088" w:author="Paulo Alencar" w:date="2017-04-06T01:08:00Z">
        <w:r w:rsidDel="003013EA">
          <w:delText>the</w:delText>
        </w:r>
      </w:del>
      <w:r>
        <w:t xml:space="preserve"> historic data.</w:t>
      </w:r>
    </w:p>
    <w:p w:rsidR="004F4C11" w:rsidRDefault="004F4C11" w:rsidP="004F4C11">
      <w:pPr>
        <w:pStyle w:val="Heading3"/>
      </w:pPr>
      <w:bookmarkStart w:id="1089" w:name="_Toc478091039"/>
      <w:r>
        <w:t>Goal Model: Risk Subsystem</w:t>
      </w:r>
      <w:bookmarkEnd w:id="1089"/>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1090" w:name="_Toc478091084"/>
      <w:r>
        <w:t xml:space="preserve">Figure </w:t>
      </w:r>
      <w:r>
        <w:fldChar w:fldCharType="begin"/>
      </w:r>
      <w:r>
        <w:instrText xml:space="preserve"> SEQ Figure \* ARABIC </w:instrText>
      </w:r>
      <w:r>
        <w:fldChar w:fldCharType="separate"/>
      </w:r>
      <w:r w:rsidR="00823832">
        <w:rPr>
          <w:noProof/>
        </w:rPr>
        <w:t>7</w:t>
      </w:r>
      <w:r>
        <w:fldChar w:fldCharType="end"/>
      </w:r>
      <w:r>
        <w:t xml:space="preserve"> </w:t>
      </w:r>
      <w:r w:rsidRPr="00A510C6">
        <w:t xml:space="preserve">Goal </w:t>
      </w:r>
      <w:ins w:id="1091" w:author="Paulo Alencar" w:date="2017-04-06T01:09:00Z">
        <w:r w:rsidR="00CF445A">
          <w:t>M</w:t>
        </w:r>
      </w:ins>
      <w:del w:id="1092" w:author="Paulo Alencar" w:date="2017-04-06T01:09:00Z">
        <w:r w:rsidRPr="00A510C6" w:rsidDel="00CF445A">
          <w:delText>m</w:delText>
        </w:r>
      </w:del>
      <w:r w:rsidRPr="00A510C6">
        <w:t xml:space="preserve">odel for the </w:t>
      </w:r>
      <w:r>
        <w:t>User Risk</w:t>
      </w:r>
      <w:r w:rsidRPr="00A510C6">
        <w:t xml:space="preserve"> </w:t>
      </w:r>
      <w:ins w:id="1093" w:author="Paulo Alencar" w:date="2017-04-06T01:09:00Z">
        <w:r w:rsidR="00CF445A">
          <w:t xml:space="preserve">Agent and the </w:t>
        </w:r>
      </w:ins>
      <w:del w:id="1094" w:author="Paulo Alencar" w:date="2017-04-06T01:09:00Z">
        <w:r w:rsidDel="00CF445A">
          <w:delText xml:space="preserve">&amp; </w:delText>
        </w:r>
      </w:del>
      <w:r>
        <w:t xml:space="preserve">Context Analyzer </w:t>
      </w:r>
      <w:ins w:id="1095" w:author="Paulo Alencar" w:date="2017-04-06T01:09:00Z">
        <w:r w:rsidR="00CF445A">
          <w:t>A</w:t>
        </w:r>
      </w:ins>
      <w:del w:id="1096" w:author="Paulo Alencar" w:date="2017-04-06T01:09:00Z">
        <w:r w:rsidRPr="00A510C6" w:rsidDel="00CF445A">
          <w:delText>a</w:delText>
        </w:r>
      </w:del>
      <w:r w:rsidRPr="00A510C6">
        <w:t>gent</w:t>
      </w:r>
      <w:bookmarkEnd w:id="1090"/>
    </w:p>
    <w:p w:rsidR="00B86A7A" w:rsidRPr="009929A4" w:rsidRDefault="00B86A7A" w:rsidP="00B86A7A">
      <w:pPr>
        <w:pStyle w:val="BodyText"/>
        <w:spacing w:line="480" w:lineRule="auto"/>
        <w:rPr>
          <w:lang w:val="en-CA"/>
        </w:rPr>
      </w:pPr>
      <w:r>
        <w:rPr>
          <w:lang w:val="en-CA"/>
        </w:rPr>
        <w:lastRenderedPageBreak/>
        <w:t>This sub</w:t>
      </w:r>
      <w:del w:id="1097" w:author="Paulo Alencar" w:date="2017-04-06T01:09:00Z">
        <w:r w:rsidDel="00CF445A">
          <w:rPr>
            <w:lang w:val="en-CA"/>
          </w:rPr>
          <w:delText xml:space="preserve"> </w:delText>
        </w:r>
      </w:del>
      <w:r>
        <w:rPr>
          <w:lang w:val="en-CA"/>
        </w:rPr>
        <w:t xml:space="preserve">system handles the contextual risk by getting the contextual information </w:t>
      </w:r>
      <w:ins w:id="1098" w:author="Paulo Alencar" w:date="2017-04-06T01:09:00Z">
        <w:r w:rsidR="009B1FD9">
          <w:rPr>
            <w:lang w:val="en-CA"/>
          </w:rPr>
          <w:t>(</w:t>
        </w:r>
      </w:ins>
      <w:r>
        <w:rPr>
          <w:lang w:val="en-CA"/>
        </w:rPr>
        <w:t>i.e. time, location and social information</w:t>
      </w:r>
      <w:ins w:id="1099" w:author="Paulo Alencar" w:date="2017-04-06T01:09:00Z">
        <w:r w:rsidR="009B1FD9">
          <w:rPr>
            <w:lang w:val="en-CA"/>
          </w:rPr>
          <w:t>)</w:t>
        </w:r>
      </w:ins>
      <w:r>
        <w:rPr>
          <w:lang w:val="en-CA"/>
        </w:rPr>
        <w:t xml:space="preserve"> from the user and then feeding this information to the </w:t>
      </w:r>
      <w:r w:rsidR="00390006">
        <w:rPr>
          <w:lang w:val="en-CA"/>
        </w:rPr>
        <w:t>R</w:t>
      </w:r>
      <w:ins w:id="1100" w:author="Paulo Alencar" w:date="2017-04-06T01:10:00Z">
        <w:r w:rsidR="009B1FD9">
          <w:rPr>
            <w:lang w:val="en-CA"/>
          </w:rPr>
          <w:t>PRS</w:t>
        </w:r>
      </w:ins>
      <w:del w:id="1101" w:author="Paulo Alencar" w:date="2017-04-06T01:10:00Z">
        <w:r w:rsidR="00390006" w:rsidDel="009B1FD9">
          <w:rPr>
            <w:lang w:val="en-CA"/>
          </w:rPr>
          <w:delText>ecommender System</w:delText>
        </w:r>
      </w:del>
      <w:r>
        <w:rPr>
          <w:lang w:val="en-CA"/>
        </w:rPr>
        <w:t>. It consists of two agents</w:t>
      </w:r>
      <w:ins w:id="1102" w:author="Paulo Alencar" w:date="2017-04-06T01:10:00Z">
        <w:r w:rsidR="00E06438">
          <w:rPr>
            <w:lang w:val="en-CA"/>
          </w:rPr>
          <w:t>:</w:t>
        </w:r>
      </w:ins>
      <w:r>
        <w:rPr>
          <w:lang w:val="en-CA"/>
        </w:rPr>
        <w:t xml:space="preserve"> the Context Analyzer Agent and the User Risk Agent.</w:t>
      </w:r>
    </w:p>
    <w:p w:rsidR="00B86A7A" w:rsidRDefault="00B86A7A" w:rsidP="006034A2">
      <w:pPr>
        <w:spacing w:line="480" w:lineRule="auto"/>
      </w:pPr>
      <w:r>
        <w:t xml:space="preserve">The information processed in this step is utilized by the </w:t>
      </w:r>
      <w:r w:rsidR="00390006">
        <w:t>R</w:t>
      </w:r>
      <w:ins w:id="1103" w:author="Paulo Alencar" w:date="2017-04-06T01:10:00Z">
        <w:r w:rsidR="00BE6834">
          <w:t>PRS</w:t>
        </w:r>
      </w:ins>
      <w:del w:id="1104" w:author="Paulo Alencar" w:date="2017-04-06T01:10:00Z">
        <w:r w:rsidR="00390006" w:rsidDel="00BE6834">
          <w:delText>ecommender System</w:delText>
        </w:r>
      </w:del>
      <w:r>
        <w:t xml:space="preserve"> to </w:t>
      </w:r>
      <w:ins w:id="1105" w:author="Paulo Alencar" w:date="2017-04-06T01:11:00Z">
        <w:r w:rsidR="00BE6834">
          <w:t xml:space="preserve">produce </w:t>
        </w:r>
      </w:ins>
      <w:del w:id="1106" w:author="Paulo Alencar" w:date="2017-04-06T01:11:00Z">
        <w:r w:rsidDel="00BE6834">
          <w:delText xml:space="preserve">generate </w:delText>
        </w:r>
      </w:del>
      <w:ins w:id="1107" w:author="Paulo Alencar" w:date="2017-04-06T01:11:00Z">
        <w:r w:rsidR="00BE6834">
          <w:t xml:space="preserve">a </w:t>
        </w:r>
      </w:ins>
      <w:r>
        <w:t>more context</w:t>
      </w:r>
      <w:ins w:id="1108" w:author="Paulo Alencar" w:date="2017-04-06T01:11:00Z">
        <w:r w:rsidR="00BE6834">
          <w:t>-</w:t>
        </w:r>
      </w:ins>
      <w:del w:id="1109" w:author="Paulo Alencar" w:date="2017-04-06T01:11:00Z">
        <w:r w:rsidDel="00BE6834">
          <w:delText xml:space="preserve">ually </w:delText>
        </w:r>
      </w:del>
      <w:r>
        <w:t xml:space="preserve">aware system </w:t>
      </w:r>
      <w:del w:id="1110" w:author="Paulo Alencar" w:date="2017-04-06T01:11:00Z">
        <w:r w:rsidDel="00BE6834">
          <w:delText xml:space="preserve">by </w:delText>
        </w:r>
      </w:del>
      <w:r>
        <w:t xml:space="preserve">not only </w:t>
      </w:r>
      <w:ins w:id="1111" w:author="Paulo Alencar" w:date="2017-04-06T01:11:00Z">
        <w:r w:rsidR="00BE6834">
          <w:t xml:space="preserve">by </w:t>
        </w:r>
      </w:ins>
      <w:r>
        <w:t xml:space="preserve">providing more relevant information to its users but also </w:t>
      </w:r>
      <w:ins w:id="1112" w:author="Paulo Alencar" w:date="2017-04-06T01:11:00Z">
        <w:r w:rsidR="00BE6834">
          <w:t xml:space="preserve">by </w:t>
        </w:r>
      </w:ins>
      <w:r>
        <w:t>keeping itself aware of the risk</w:t>
      </w:r>
      <w:ins w:id="1113" w:author="Paulo Alencar" w:date="2017-04-06T01:11:00Z">
        <w:r w:rsidR="00BE6834">
          <w:t>s</w:t>
        </w:r>
      </w:ins>
      <w:r>
        <w:t xml:space="preserve"> associated with disturbing or negatively affecting the user with </w:t>
      </w:r>
      <w:ins w:id="1114" w:author="Paulo Alencar" w:date="2017-04-06T01:12:00Z">
        <w:r w:rsidR="00BE6834">
          <w:t>inconvenient</w:t>
        </w:r>
      </w:ins>
      <w:del w:id="1115" w:author="Paulo Alencar" w:date="2017-04-06T01:12:00Z">
        <w:r w:rsidDel="00BE6834">
          <w:delText xml:space="preserve">the bad </w:delText>
        </w:r>
      </w:del>
      <w:ins w:id="1116" w:author="Paulo Alencar" w:date="2017-04-06T01:12:00Z">
        <w:r w:rsidR="00BE6834">
          <w:t xml:space="preserve"> </w:t>
        </w:r>
      </w:ins>
      <w:r>
        <w:t>recommendation</w:t>
      </w:r>
      <w:ins w:id="1117" w:author="Paulo Alencar" w:date="2017-04-06T01:12:00Z">
        <w:r w:rsidR="00BE6834">
          <w:t>s</w:t>
        </w:r>
      </w:ins>
      <w:r>
        <w:t xml:space="preserve">. This tradeoff </w:t>
      </w:r>
      <w:ins w:id="1118" w:author="Paulo Alencar" w:date="2017-04-06T01:12:00Z">
        <w:r w:rsidR="00BE6834">
          <w:t xml:space="preserve">between </w:t>
        </w:r>
      </w:ins>
      <w:del w:id="1119" w:author="Paulo Alencar" w:date="2017-04-06T01:12:00Z">
        <w:r w:rsidDel="00BE6834">
          <w:delText xml:space="preserve">of </w:delText>
        </w:r>
      </w:del>
      <w:r>
        <w:t>providing relevant recommendations and the associated risk</w:t>
      </w:r>
      <w:ins w:id="1120" w:author="Paulo Alencar" w:date="2017-04-06T01:12:00Z">
        <w:r w:rsidR="00BE6834">
          <w:t>s of doing so</w:t>
        </w:r>
      </w:ins>
      <w:r>
        <w:t xml:space="preserve"> is the part of </w:t>
      </w:r>
      <w:ins w:id="1121" w:author="Paulo Alencar" w:date="2017-04-06T01:13:00Z">
        <w:r w:rsidR="00BE6834">
          <w:t xml:space="preserve">the </w:t>
        </w:r>
      </w:ins>
      <w:r>
        <w:t xml:space="preserve">risk calculation through the exploration and exploitation </w:t>
      </w:r>
      <w:ins w:id="1122" w:author="Paulo Alencar" w:date="2017-04-06T01:13:00Z">
        <w:r w:rsidR="00BE6834">
          <w:t>approach [7].</w:t>
        </w:r>
      </w:ins>
      <w:del w:id="1123" w:author="Paulo Alencar" w:date="2017-04-06T01:13:00Z">
        <w:r w:rsidDel="00BE6834">
          <w:delText>problem.</w:delText>
        </w:r>
      </w:del>
    </w:p>
    <w:p w:rsidR="006034A2" w:rsidRDefault="006034A2" w:rsidP="006034A2">
      <w:pPr>
        <w:spacing w:line="480" w:lineRule="auto"/>
      </w:pPr>
    </w:p>
    <w:p w:rsidR="00B86A7A" w:rsidRPr="00DA4540" w:rsidRDefault="00B86A7A" w:rsidP="00B86A7A">
      <w:pPr>
        <w:spacing w:line="480" w:lineRule="auto"/>
      </w:pPr>
      <w:r>
        <w:t xml:space="preserve">The two agents </w:t>
      </w:r>
      <w:ins w:id="1124" w:author="Paulo Alencar" w:date="2017-04-06T01:14:00Z">
        <w:r w:rsidR="00251C98">
          <w:t xml:space="preserve">involved in this subsystem </w:t>
        </w:r>
      </w:ins>
      <w:r>
        <w:t xml:space="preserve">have some specific goals and responsibilities. The responsibility of the </w:t>
      </w:r>
      <w:ins w:id="1125" w:author="Paulo Alencar" w:date="2017-04-06T01:14:00Z">
        <w:r w:rsidR="00251C98">
          <w:t>U</w:t>
        </w:r>
      </w:ins>
      <w:del w:id="1126" w:author="Paulo Alencar" w:date="2017-04-06T01:14:00Z">
        <w:r w:rsidDel="00251C98">
          <w:delText>u</w:delText>
        </w:r>
      </w:del>
      <w:r>
        <w:t>ser</w:t>
      </w:r>
      <w:ins w:id="1127" w:author="Paulo Alencar" w:date="2017-04-06T01:14:00Z">
        <w:r w:rsidR="00251C98">
          <w:t xml:space="preserve"> R</w:t>
        </w:r>
      </w:ins>
      <w:del w:id="1128" w:author="Paulo Alencar" w:date="2017-04-06T01:14:00Z">
        <w:r w:rsidDel="00251C98">
          <w:delText xml:space="preserve"> r</w:delText>
        </w:r>
      </w:del>
      <w:r>
        <w:t xml:space="preserve">isk </w:t>
      </w:r>
      <w:ins w:id="1129" w:author="Paulo Alencar" w:date="2017-04-06T01:14:00Z">
        <w:r w:rsidR="00251C98">
          <w:t>A</w:t>
        </w:r>
      </w:ins>
      <w:del w:id="1130" w:author="Paulo Alencar" w:date="2017-04-06T01:14:00Z">
        <w:r w:rsidDel="00251C98">
          <w:delText>a</w:delText>
        </w:r>
      </w:del>
      <w:r>
        <w:t xml:space="preserve">gent is to ensure that no noise remains in the data and to calculate the risk tradeoff for generating the recommendations and </w:t>
      </w:r>
      <w:ins w:id="1131" w:author="Paulo Alencar" w:date="2017-04-06T01:15:00Z">
        <w:r w:rsidR="00251C98">
          <w:t xml:space="preserve">the </w:t>
        </w:r>
      </w:ins>
      <w:r>
        <w:t>relevance of th</w:t>
      </w:r>
      <w:ins w:id="1132" w:author="Paulo Alencar" w:date="2017-04-06T01:15:00Z">
        <w:r w:rsidR="00251C98">
          <w:t>e</w:t>
        </w:r>
      </w:ins>
      <w:del w:id="1133" w:author="Paulo Alencar" w:date="2017-04-06T01:15:00Z">
        <w:r w:rsidDel="00251C98">
          <w:delText>o</w:delText>
        </w:r>
      </w:del>
      <w:r>
        <w:t xml:space="preserve">se recommendations to the user from </w:t>
      </w:r>
      <w:ins w:id="1134" w:author="Paulo Alencar" w:date="2017-04-06T01:15:00Z">
        <w:r w:rsidR="00251C98">
          <w:t xml:space="preserve">the </w:t>
        </w:r>
      </w:ins>
      <w:r>
        <w:t xml:space="preserve">user feedback </w:t>
      </w:r>
      <w:ins w:id="1135" w:author="Paulo Alencar" w:date="2017-04-06T01:16:00Z">
        <w:r w:rsidR="00251C98">
          <w:t xml:space="preserve">related to </w:t>
        </w:r>
      </w:ins>
      <w:del w:id="1136" w:author="Paulo Alencar" w:date="2017-04-06T01:16:00Z">
        <w:r w:rsidDel="00251C98">
          <w:delText xml:space="preserve">for </w:delText>
        </w:r>
      </w:del>
      <w:r>
        <w:t>the previously generated recommendations. These two responsibilities help</w:t>
      </w:r>
      <w:del w:id="1137" w:author="Paulo Alencar" w:date="2017-04-06T01:16:00Z">
        <w:r w:rsidDel="00251C98">
          <w:delText>s</w:delText>
        </w:r>
      </w:del>
      <w:r>
        <w:t xml:space="preserve"> in achieving the goal of carrying out </w:t>
      </w:r>
      <w:ins w:id="1138" w:author="Paulo Alencar" w:date="2017-04-06T01:16:00Z">
        <w:r w:rsidR="00251C98">
          <w:t xml:space="preserve">the </w:t>
        </w:r>
      </w:ins>
      <w:r>
        <w:t xml:space="preserve">risk calculation and </w:t>
      </w:r>
      <w:ins w:id="1139" w:author="Paulo Alencar" w:date="2017-04-06T01:17:00Z">
        <w:r w:rsidR="00251C98">
          <w:t xml:space="preserve">the </w:t>
        </w:r>
      </w:ins>
      <w:r>
        <w:t xml:space="preserve">analysis of the user data. The </w:t>
      </w:r>
      <w:ins w:id="1140" w:author="Paulo Alencar" w:date="2017-04-06T01:17:00Z">
        <w:r w:rsidR="00251C98">
          <w:t>C</w:t>
        </w:r>
      </w:ins>
      <w:del w:id="1141" w:author="Paulo Alencar" w:date="2017-04-06T01:17:00Z">
        <w:r w:rsidDel="00251C98">
          <w:delText>c</w:delText>
        </w:r>
      </w:del>
      <w:r>
        <w:t xml:space="preserve">ontext </w:t>
      </w:r>
      <w:ins w:id="1142" w:author="Paulo Alencar" w:date="2017-04-06T01:17:00Z">
        <w:r w:rsidR="00251C98">
          <w:t>A</w:t>
        </w:r>
      </w:ins>
      <w:del w:id="1143" w:author="Paulo Alencar" w:date="2017-04-06T01:17:00Z">
        <w:r w:rsidDel="00251C98">
          <w:delText>a</w:delText>
        </w:r>
      </w:del>
      <w:r>
        <w:t xml:space="preserve">nalyzer </w:t>
      </w:r>
      <w:ins w:id="1144" w:author="Paulo Alencar" w:date="2017-04-06T01:17:00Z">
        <w:r w:rsidR="00251C98">
          <w:t>A</w:t>
        </w:r>
      </w:ins>
      <w:del w:id="1145" w:author="Paulo Alencar" w:date="2017-04-06T01:17:00Z">
        <w:r w:rsidDel="00251C98">
          <w:delText>a</w:delText>
        </w:r>
      </w:del>
      <w:r>
        <w:t xml:space="preserve">gent is responsible for cleaning the data obtained from the risk calculation stage, selecting the best possible algorithm for the analysis and </w:t>
      </w:r>
      <w:del w:id="1146" w:author="Paulo Alencar" w:date="2017-04-06T01:18:00Z">
        <w:r w:rsidDel="00251C98">
          <w:delText xml:space="preserve">then by </w:delText>
        </w:r>
      </w:del>
      <w:r>
        <w:t>securing the generated data to be forwarded as recommendations to the user</w:t>
      </w:r>
      <w:ins w:id="1147" w:author="Paulo Alencar" w:date="2017-04-06T01:19:00Z">
        <w:r w:rsidR="00251C98">
          <w:t>s</w:t>
        </w:r>
      </w:ins>
      <w:r>
        <w:t>. This helps in achieving the task of semantic analysis of the user data and</w:t>
      </w:r>
      <w:ins w:id="1148" w:author="Paulo Alencar" w:date="2017-04-06T01:19:00Z">
        <w:r w:rsidR="00251C98">
          <w:t>,</w:t>
        </w:r>
      </w:ins>
      <w:r>
        <w:t xml:space="preserve"> finally</w:t>
      </w:r>
      <w:ins w:id="1149" w:author="Paulo Alencar" w:date="2017-04-06T01:19:00Z">
        <w:r w:rsidR="00251C98">
          <w:t>,</w:t>
        </w:r>
      </w:ins>
      <w:r>
        <w:t xml:space="preserve"> </w:t>
      </w:r>
      <w:ins w:id="1150" w:author="Paulo Alencar" w:date="2017-04-06T01:19:00Z">
        <w:r w:rsidR="00251C98">
          <w:t xml:space="preserve">in </w:t>
        </w:r>
      </w:ins>
      <w:r>
        <w:t>providing the analysis results as recommendations to the user</w:t>
      </w:r>
      <w:ins w:id="1151" w:author="Paulo Alencar" w:date="2017-04-06T01:20:00Z">
        <w:r w:rsidR="00251C98">
          <w:t>s</w:t>
        </w:r>
      </w:ins>
      <w:r>
        <w:t xml:space="preserve"> of the system.</w:t>
      </w:r>
    </w:p>
    <w:p w:rsidR="007A51E3" w:rsidRDefault="007A51E3" w:rsidP="007A51E3">
      <w:pPr>
        <w:pStyle w:val="Heading3"/>
      </w:pPr>
      <w:bookmarkStart w:id="1152" w:name="_Toc478091040"/>
      <w:r>
        <w:t>Combined Goal Model</w:t>
      </w:r>
      <w:r w:rsidR="006F75E5">
        <w:t xml:space="preserve"> of the System</w:t>
      </w:r>
      <w:bookmarkEnd w:id="1152"/>
    </w:p>
    <w:p w:rsidR="007A51E3" w:rsidRPr="007A51E3" w:rsidRDefault="004D677D" w:rsidP="004D677D">
      <w:pPr>
        <w:pStyle w:val="BodyText"/>
        <w:spacing w:line="480" w:lineRule="auto"/>
      </w:pPr>
      <w:r>
        <w:t xml:space="preserve">The combined </w:t>
      </w:r>
      <w:ins w:id="1153" w:author="Paulo Alencar" w:date="2017-04-06T01:20:00Z">
        <w:r w:rsidR="005D48EB">
          <w:t>g</w:t>
        </w:r>
      </w:ins>
      <w:del w:id="1154" w:author="Paulo Alencar" w:date="2017-04-06T01:20:00Z">
        <w:r w:rsidR="00FF27C0" w:rsidDel="005D48EB">
          <w:delText>G</w:delText>
        </w:r>
      </w:del>
      <w:r w:rsidR="00FF27C0">
        <w:t>oal</w:t>
      </w:r>
      <w:r>
        <w:t xml:space="preserve"> model of the </w:t>
      </w:r>
      <w:r w:rsidR="00390006">
        <w:t>R</w:t>
      </w:r>
      <w:ins w:id="1155" w:author="Paulo Alencar" w:date="2017-04-06T01:20:00Z">
        <w:r w:rsidR="005D48EB">
          <w:t>PRS</w:t>
        </w:r>
      </w:ins>
      <w:del w:id="1156" w:author="Paulo Alencar" w:date="2017-04-06T01:20:00Z">
        <w:r w:rsidR="00390006" w:rsidDel="005D48EB">
          <w:delText>ecommender System</w:delText>
        </w:r>
      </w:del>
      <w:r>
        <w:t xml:space="preserve"> consists of the aggregation of the individual subsystems and the </w:t>
      </w:r>
      <w:ins w:id="1157" w:author="Paulo Alencar" w:date="2017-04-06T01:20:00Z">
        <w:r w:rsidR="005D48EB">
          <w:t xml:space="preserve">combination of the goals of the agents </w:t>
        </w:r>
      </w:ins>
      <w:del w:id="1158" w:author="Paulo Alencar" w:date="2017-04-06T01:21:00Z">
        <w:r w:rsidDel="005D48EB">
          <w:delText xml:space="preserve">coherence of the agents working </w:delText>
        </w:r>
      </w:del>
      <w:r>
        <w:t xml:space="preserve">within each </w:t>
      </w:r>
      <w:del w:id="1159" w:author="Paulo Alencar" w:date="2017-04-06T01:21:00Z">
        <w:r w:rsidDel="005D48EB">
          <w:delText xml:space="preserve">working </w:delText>
        </w:r>
      </w:del>
      <w:r>
        <w:t xml:space="preserve">subsystem </w:t>
      </w:r>
      <w:ins w:id="1160" w:author="Paulo Alencar" w:date="2017-04-06T01:21:00Z">
        <w:r w:rsidR="005D48EB">
          <w:t xml:space="preserve">in order </w:t>
        </w:r>
      </w:ins>
      <w:r>
        <w:t xml:space="preserve">to achieve </w:t>
      </w:r>
      <w:r w:rsidR="00FF27C0">
        <w:t>the goal</w:t>
      </w:r>
      <w:del w:id="1161" w:author="Paulo Alencar" w:date="2017-04-06T01:21:00Z">
        <w:r w:rsidR="00FF27C0" w:rsidDel="005D48EB">
          <w:delText>s</w:delText>
        </w:r>
      </w:del>
      <w:r w:rsidR="00FF27C0">
        <w:t xml:space="preserve"> of the entire system.</w:t>
      </w:r>
    </w:p>
    <w:p w:rsidR="00460FFA" w:rsidRDefault="007A51E3" w:rsidP="00460FFA">
      <w:pPr>
        <w:pStyle w:val="BodyText"/>
        <w:keepNext/>
      </w:pPr>
      <w:r>
        <w:rPr>
          <w:noProof/>
          <w:lang w:val="en-CA" w:eastAsia="en-CA"/>
        </w:rPr>
        <w:lastRenderedPageBreak/>
        <w:drawing>
          <wp:inline distT="0" distB="0" distL="0" distR="0">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A51E3" w:rsidRDefault="00460FFA" w:rsidP="00460FFA">
      <w:pPr>
        <w:pStyle w:val="Caption"/>
      </w:pPr>
      <w:bookmarkStart w:id="1162" w:name="_Toc478091085"/>
      <w:r>
        <w:t xml:space="preserve">Figure </w:t>
      </w:r>
      <w:r>
        <w:fldChar w:fldCharType="begin"/>
      </w:r>
      <w:r>
        <w:instrText xml:space="preserve"> SEQ Figure \* ARABIC </w:instrText>
      </w:r>
      <w:r>
        <w:fldChar w:fldCharType="separate"/>
      </w:r>
      <w:r w:rsidR="00823832">
        <w:rPr>
          <w:noProof/>
        </w:rPr>
        <w:t>8</w:t>
      </w:r>
      <w:r>
        <w:fldChar w:fldCharType="end"/>
      </w:r>
      <w:r>
        <w:t xml:space="preserve"> System Goal Model</w:t>
      </w:r>
      <w:bookmarkEnd w:id="1162"/>
    </w:p>
    <w:p w:rsidR="007A51E3" w:rsidRDefault="007A51E3" w:rsidP="007A51E3">
      <w:pPr>
        <w:pStyle w:val="Heading2"/>
      </w:pPr>
      <w:bookmarkStart w:id="1163" w:name="_Toc478091041"/>
      <w:r>
        <w:lastRenderedPageBreak/>
        <w:t>A</w:t>
      </w:r>
      <w:r w:rsidR="00BA13C8">
        <w:t>ctivity Models for the Subsystems</w:t>
      </w:r>
      <w:bookmarkEnd w:id="1163"/>
    </w:p>
    <w:p w:rsidR="004235D5" w:rsidRPr="000C6BF6" w:rsidRDefault="000C6BF6" w:rsidP="000C6BF6">
      <w:pPr>
        <w:pStyle w:val="BodyText"/>
        <w:spacing w:line="480" w:lineRule="auto"/>
        <w:rPr>
          <w:lang w:val="en-CA"/>
        </w:rPr>
      </w:pPr>
      <w:r>
        <w:rPr>
          <w:lang w:val="en-CA"/>
        </w:rPr>
        <w:t xml:space="preserve">We will now discuss the </w:t>
      </w:r>
      <w:ins w:id="1164" w:author="Paulo Alencar" w:date="2017-04-06T01:22:00Z">
        <w:r w:rsidR="00A11A6E">
          <w:rPr>
            <w:lang w:val="en-CA"/>
          </w:rPr>
          <w:t>a</w:t>
        </w:r>
      </w:ins>
      <w:del w:id="1165" w:author="Paulo Alencar" w:date="2017-04-06T01:22:00Z">
        <w:r w:rsidDel="00A11A6E">
          <w:rPr>
            <w:lang w:val="en-CA"/>
          </w:rPr>
          <w:delText>A</w:delText>
        </w:r>
      </w:del>
      <w:r>
        <w:rPr>
          <w:lang w:val="en-CA"/>
        </w:rPr>
        <w:t>ctivity models of the subsystems which make</w:t>
      </w:r>
      <w:del w:id="1166" w:author="Paulo Alencar" w:date="2017-04-06T01:22:00Z">
        <w:r w:rsidDel="00A11A6E">
          <w:rPr>
            <w:lang w:val="en-CA"/>
          </w:rPr>
          <w:delText>s</w:delText>
        </w:r>
      </w:del>
      <w:r>
        <w:rPr>
          <w:lang w:val="en-CA"/>
        </w:rPr>
        <w:t xml:space="preserve"> up a </w:t>
      </w:r>
      <w:ins w:id="1167" w:author="Paulo Alencar" w:date="2017-04-06T01:22:00Z">
        <w:r w:rsidR="00A11A6E">
          <w:rPr>
            <w:lang w:val="en-CA"/>
          </w:rPr>
          <w:t>RPRS</w:t>
        </w:r>
      </w:ins>
      <w:del w:id="1168" w:author="Paulo Alencar" w:date="2017-04-06T01:22:00Z">
        <w:r w:rsidDel="00A11A6E">
          <w:rPr>
            <w:lang w:val="en-CA"/>
          </w:rPr>
          <w:delText xml:space="preserve">risk aware and privacy preserving </w:delText>
        </w:r>
        <w:r w:rsidR="00390006" w:rsidDel="00A11A6E">
          <w:rPr>
            <w:lang w:val="en-CA"/>
          </w:rPr>
          <w:delText>Recommender System</w:delText>
        </w:r>
      </w:del>
      <w:r>
        <w:rPr>
          <w:lang w:val="en-CA"/>
        </w:rPr>
        <w:t xml:space="preserve"> and also </w:t>
      </w:r>
      <w:ins w:id="1169" w:author="Paulo Alencar" w:date="2017-04-06T01:23:00Z">
        <w:r w:rsidR="007E6A54">
          <w:rPr>
            <w:lang w:val="en-CA"/>
          </w:rPr>
          <w:t xml:space="preserve">in terms of these models </w:t>
        </w:r>
      </w:ins>
      <w:del w:id="1170" w:author="Paulo Alencar" w:date="2017-04-06T01:23:00Z">
        <w:r w:rsidDel="007E6A54">
          <w:rPr>
            <w:lang w:val="en-CA"/>
          </w:rPr>
          <w:delText xml:space="preserve">explain </w:delText>
        </w:r>
      </w:del>
      <w:r>
        <w:rPr>
          <w:lang w:val="en-CA"/>
        </w:rPr>
        <w:t>the contribution of each subsystem</w:t>
      </w:r>
      <w:del w:id="1171" w:author="Paulo Alencar" w:date="2017-04-06T01:24:00Z">
        <w:r w:rsidDel="007E6A54">
          <w:rPr>
            <w:lang w:val="en-CA"/>
          </w:rPr>
          <w:delText>s</w:delText>
        </w:r>
      </w:del>
      <w:r>
        <w:rPr>
          <w:lang w:val="en-CA"/>
        </w:rPr>
        <w:t xml:space="preserve"> and the agents involved in the respective subsystems.</w:t>
      </w:r>
    </w:p>
    <w:p w:rsidR="004235D5" w:rsidRDefault="004235D5" w:rsidP="004235D5">
      <w:pPr>
        <w:pStyle w:val="Heading3"/>
      </w:pPr>
      <w:bookmarkStart w:id="1172" w:name="_Toc478091042"/>
      <w:r>
        <w:t>Activity Model: Data Subsystem</w:t>
      </w:r>
      <w:bookmarkEnd w:id="117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4">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1173" w:name="_Toc478091086"/>
      <w:r>
        <w:t xml:space="preserve">Figure </w:t>
      </w:r>
      <w:r>
        <w:fldChar w:fldCharType="begin"/>
      </w:r>
      <w:r>
        <w:instrText xml:space="preserve"> SEQ Figure \* ARABIC </w:instrText>
      </w:r>
      <w:r>
        <w:fldChar w:fldCharType="separate"/>
      </w:r>
      <w:r w:rsidR="00823832">
        <w:rPr>
          <w:noProof/>
        </w:rPr>
        <w:t>9</w:t>
      </w:r>
      <w:r>
        <w:fldChar w:fldCharType="end"/>
      </w:r>
      <w:r>
        <w:t xml:space="preserve"> </w:t>
      </w:r>
      <w:r w:rsidRPr="00D37BF1">
        <w:t>Activity Diagram of Data Subsystem</w:t>
      </w:r>
      <w:bookmarkEnd w:id="1173"/>
    </w:p>
    <w:p w:rsidR="00A122E3" w:rsidRPr="00767B6C" w:rsidRDefault="0046089A" w:rsidP="00A122E3">
      <w:pPr>
        <w:spacing w:line="480" w:lineRule="auto"/>
      </w:pPr>
      <w:r w:rsidRPr="0046089A">
        <w:rPr>
          <w:lang w:val="en-CA"/>
        </w:rPr>
        <w:t xml:space="preserve">This subsystem </w:t>
      </w:r>
      <w:ins w:id="1174" w:author="Paulo Alencar" w:date="2017-04-06T01:25:00Z">
        <w:r w:rsidR="007847C8">
          <w:rPr>
            <w:lang w:val="en-CA"/>
          </w:rPr>
          <w:t>receives</w:t>
        </w:r>
      </w:ins>
      <w:del w:id="1175" w:author="Paulo Alencar" w:date="2017-04-06T01:25:00Z">
        <w:r w:rsidRPr="0046089A" w:rsidDel="007847C8">
          <w:rPr>
            <w:lang w:val="en-CA"/>
          </w:rPr>
          <w:delText>absorbs</w:delText>
        </w:r>
      </w:del>
      <w:r w:rsidRPr="0046089A">
        <w:rPr>
          <w:lang w:val="en-CA"/>
        </w:rPr>
        <w:t xml:space="preserve"> data in form of User Preferences and User </w:t>
      </w:r>
      <w:ins w:id="1176" w:author="Paulo Alencar" w:date="2017-04-06T01:25:00Z">
        <w:r w:rsidR="007847C8">
          <w:rPr>
            <w:lang w:val="en-CA"/>
          </w:rPr>
          <w:t>F</w:t>
        </w:r>
      </w:ins>
      <w:del w:id="1177" w:author="Paulo Alencar" w:date="2017-04-06T01:25:00Z">
        <w:r w:rsidRPr="0046089A" w:rsidDel="007847C8">
          <w:rPr>
            <w:lang w:val="en-CA"/>
          </w:rPr>
          <w:delText>f</w:delText>
        </w:r>
      </w:del>
      <w:r w:rsidRPr="0046089A">
        <w:rPr>
          <w:lang w:val="en-CA"/>
        </w:rPr>
        <w:t>eedback.</w:t>
      </w:r>
      <w:r w:rsidR="004A31F2" w:rsidRPr="004A31F2">
        <w:rPr>
          <w:lang w:val="en-CA"/>
        </w:rPr>
        <w:t xml:space="preserve"> </w:t>
      </w:r>
      <w:del w:id="1178" w:author="Paulo Alencar" w:date="2017-04-06T01:26:00Z">
        <w:r w:rsidR="004A31F2" w:rsidDel="007847C8">
          <w:rPr>
            <w:lang w:val="en-CA"/>
          </w:rPr>
          <w:delText>.</w:delText>
        </w:r>
        <w:r w:rsidR="004A31F2" w:rsidRPr="0046089A" w:rsidDel="007847C8">
          <w:rPr>
            <w:lang w:val="en-CA"/>
          </w:rPr>
          <w:delText xml:space="preserve"> </w:delText>
        </w:r>
      </w:del>
      <w:r w:rsidR="004A31F2" w:rsidRPr="0046089A">
        <w:rPr>
          <w:lang w:val="en-CA"/>
        </w:rPr>
        <w:t>It</w:t>
      </w:r>
      <w:ins w:id="1179" w:author="Paulo Alencar" w:date="2017-04-06T01:26:00Z">
        <w:r w:rsidR="007847C8">
          <w:rPr>
            <w:lang w:val="en-CA"/>
          </w:rPr>
          <w:t>s</w:t>
        </w:r>
      </w:ins>
      <w:del w:id="1180" w:author="Paulo Alencar" w:date="2017-04-06T01:26:00Z">
        <w:r w:rsidR="004A31F2" w:rsidRPr="0046089A" w:rsidDel="007847C8">
          <w:rPr>
            <w:lang w:val="en-CA"/>
          </w:rPr>
          <w:delText xml:space="preserve"> has</w:delText>
        </w:r>
      </w:del>
      <w:r w:rsidR="004A31F2" w:rsidRPr="0046089A">
        <w:rPr>
          <w:lang w:val="en-CA"/>
        </w:rPr>
        <w:t xml:space="preserve"> multiple elements </w:t>
      </w:r>
      <w:del w:id="1181" w:author="Paulo Alencar" w:date="2017-04-06T01:26:00Z">
        <w:r w:rsidR="004A31F2" w:rsidRPr="0046089A" w:rsidDel="007847C8">
          <w:rPr>
            <w:lang w:val="en-CA"/>
          </w:rPr>
          <w:delText xml:space="preserve">which </w:delText>
        </w:r>
      </w:del>
      <w:ins w:id="1182" w:author="Paulo Alencar" w:date="2017-04-06T01:26:00Z">
        <w:r w:rsidR="007847C8">
          <w:rPr>
            <w:lang w:val="en-CA"/>
          </w:rPr>
          <w:t xml:space="preserve"> </w:t>
        </w:r>
      </w:ins>
      <w:r w:rsidR="004A31F2" w:rsidRPr="0046089A">
        <w:rPr>
          <w:lang w:val="en-CA"/>
        </w:rPr>
        <w:t>perform</w:t>
      </w:r>
      <w:del w:id="1183" w:author="Paulo Alencar" w:date="2017-04-06T01:26:00Z">
        <w:r w:rsidR="004A31F2" w:rsidRPr="0046089A" w:rsidDel="007847C8">
          <w:rPr>
            <w:lang w:val="en-CA"/>
          </w:rPr>
          <w:delText>s</w:delText>
        </w:r>
      </w:del>
      <w:r w:rsidR="004A31F2" w:rsidRPr="0046089A">
        <w:rPr>
          <w:lang w:val="en-CA"/>
        </w:rPr>
        <w:t xml:space="preserve"> the task</w:t>
      </w:r>
      <w:ins w:id="1184" w:author="Paulo Alencar" w:date="2017-04-06T01:26:00Z">
        <w:r w:rsidR="007847C8">
          <w:rPr>
            <w:lang w:val="en-CA"/>
          </w:rPr>
          <w:t>s</w:t>
        </w:r>
      </w:ins>
      <w:r w:rsidR="004A31F2" w:rsidRPr="0046089A">
        <w:rPr>
          <w:lang w:val="en-CA"/>
        </w:rPr>
        <w:t xml:space="preserve"> that brings out the functioning of the data subsystem</w:t>
      </w:r>
      <w:del w:id="1185" w:author="Paulo Alencar" w:date="2017-04-06T01:27:00Z">
        <w:r w:rsidR="004A31F2" w:rsidRPr="0046089A" w:rsidDel="007847C8">
          <w:rPr>
            <w:lang w:val="en-CA"/>
          </w:rPr>
          <w:delText>s</w:delText>
        </w:r>
      </w:del>
      <w:r w:rsidR="004A31F2">
        <w:rPr>
          <w:lang w:val="en-CA"/>
        </w:rPr>
        <w:t xml:space="preserve">. The Data </w:t>
      </w:r>
      <w:ins w:id="1186" w:author="Paulo Alencar" w:date="2017-04-06T01:27:00Z">
        <w:r w:rsidR="007847C8">
          <w:rPr>
            <w:lang w:val="en-CA"/>
          </w:rPr>
          <w:t>Manager A</w:t>
        </w:r>
      </w:ins>
      <w:del w:id="1187" w:author="Paulo Alencar" w:date="2017-04-06T01:27:00Z">
        <w:r w:rsidR="004A31F2" w:rsidDel="007847C8">
          <w:rPr>
            <w:lang w:val="en-CA"/>
          </w:rPr>
          <w:delText>a</w:delText>
        </w:r>
      </w:del>
      <w:r w:rsidR="004A31F2">
        <w:rPr>
          <w:lang w:val="en-CA"/>
        </w:rPr>
        <w:t xml:space="preserve">gent uses hashing, SHA, </w:t>
      </w:r>
      <w:ins w:id="1188" w:author="Paulo Alencar" w:date="2017-04-06T01:27:00Z">
        <w:r w:rsidR="007847C8">
          <w:rPr>
            <w:lang w:val="en-CA"/>
          </w:rPr>
          <w:t xml:space="preserve">and </w:t>
        </w:r>
      </w:ins>
      <w:r w:rsidR="004A31F2">
        <w:rPr>
          <w:lang w:val="en-CA"/>
        </w:rPr>
        <w:t>MD5 checking to ensure data authenticity</w:t>
      </w:r>
      <w:ins w:id="1189" w:author="Paulo Alencar" w:date="2017-04-06T01:28:00Z">
        <w:r w:rsidR="007847C8">
          <w:rPr>
            <w:lang w:val="en-CA"/>
          </w:rPr>
          <w:t xml:space="preserve">. An </w:t>
        </w:r>
      </w:ins>
      <w:del w:id="1190" w:author="Paulo Alencar" w:date="2017-04-06T01:28:00Z">
        <w:r w:rsidR="004A31F2" w:rsidDel="007847C8">
          <w:delText xml:space="preserve">The best </w:delText>
        </w:r>
      </w:del>
      <w:r w:rsidR="004A31F2">
        <w:t xml:space="preserve">example of </w:t>
      </w:r>
      <w:ins w:id="1191" w:author="Paulo Alencar" w:date="2017-04-06T01:29:00Z">
        <w:r w:rsidR="007847C8">
          <w:t xml:space="preserve">an </w:t>
        </w:r>
      </w:ins>
      <w:ins w:id="1192" w:author="Paulo Alencar" w:date="2017-04-06T01:28:00Z">
        <w:r w:rsidR="007847C8">
          <w:t>Aggr</w:t>
        </w:r>
      </w:ins>
      <w:del w:id="1193" w:author="Paulo Alencar" w:date="2017-04-06T01:28:00Z">
        <w:r w:rsidR="004A31F2" w:rsidDel="007847C8">
          <w:delText>an A</w:delText>
        </w:r>
        <w:r w:rsidR="00A122E3" w:rsidDel="007847C8">
          <w:delText>ggr</w:delText>
        </w:r>
      </w:del>
      <w:r w:rsidR="00A122E3">
        <w:t xml:space="preserve">egator </w:t>
      </w:r>
      <w:ins w:id="1194" w:author="Paulo Alencar" w:date="2017-04-06T01:28:00Z">
        <w:r w:rsidR="007847C8">
          <w:t>A</w:t>
        </w:r>
      </w:ins>
      <w:del w:id="1195" w:author="Paulo Alencar" w:date="2017-04-06T01:28:00Z">
        <w:r w:rsidR="00A122E3" w:rsidDel="007847C8">
          <w:delText>a</w:delText>
        </w:r>
      </w:del>
      <w:r w:rsidR="00A122E3">
        <w:t xml:space="preserve">gent is </w:t>
      </w:r>
      <w:ins w:id="1196" w:author="Paulo Alencar" w:date="2017-04-06T01:29:00Z">
        <w:r w:rsidR="007847C8">
          <w:t xml:space="preserve">the typical </w:t>
        </w:r>
      </w:ins>
      <w:del w:id="1197" w:author="Paulo Alencar" w:date="2017-04-06T01:28:00Z">
        <w:r w:rsidR="00A122E3" w:rsidDel="007847C8">
          <w:delText xml:space="preserve">a </w:delText>
        </w:r>
      </w:del>
      <w:r w:rsidR="00A122E3">
        <w:t>messaging broker</w:t>
      </w:r>
      <w:del w:id="1198" w:author="Paulo Alencar" w:date="2017-04-06T01:29:00Z">
        <w:r w:rsidR="00A122E3" w:rsidDel="007847C8">
          <w:delText>s</w:delText>
        </w:r>
      </w:del>
      <w:r w:rsidR="00A122E3">
        <w:t xml:space="preserve"> used in modern applications. Apache Kafa and RabbitMQ are two </w:t>
      </w:r>
      <w:ins w:id="1199" w:author="Paulo Alencar" w:date="2017-04-06T01:29:00Z">
        <w:r w:rsidR="007847C8">
          <w:t xml:space="preserve">types of </w:t>
        </w:r>
      </w:ins>
      <w:r w:rsidR="00A122E3">
        <w:t>such message brokers. Together</w:t>
      </w:r>
      <w:ins w:id="1200" w:author="Paulo Alencar" w:date="2017-04-06T01:29:00Z">
        <w:r w:rsidR="007847C8">
          <w:t>,</w:t>
        </w:r>
      </w:ins>
      <w:r w:rsidR="00A122E3">
        <w:t xml:space="preserve"> these two </w:t>
      </w:r>
      <w:r w:rsidR="00A122E3">
        <w:lastRenderedPageBreak/>
        <w:t xml:space="preserve">agents </w:t>
      </w:r>
      <w:ins w:id="1201" w:author="Paulo Alencar" w:date="2017-04-06T01:30:00Z">
        <w:r w:rsidR="007847C8">
          <w:t xml:space="preserve">fulfill </w:t>
        </w:r>
      </w:ins>
      <w:del w:id="1202" w:author="Paulo Alencar" w:date="2017-04-06T01:30:00Z">
        <w:r w:rsidR="00A122E3" w:rsidDel="007847C8">
          <w:delText xml:space="preserve">actives </w:delText>
        </w:r>
      </w:del>
      <w:r w:rsidR="00A122E3">
        <w:t xml:space="preserve">the objective of the </w:t>
      </w:r>
      <w:ins w:id="1203" w:author="Paulo Alencar" w:date="2017-04-06T01:30:00Z">
        <w:r w:rsidR="007847C8">
          <w:t>D</w:t>
        </w:r>
      </w:ins>
      <w:del w:id="1204" w:author="Paulo Alencar" w:date="2017-04-06T01:30:00Z">
        <w:r w:rsidR="00A122E3" w:rsidDel="007847C8">
          <w:delText>d</w:delText>
        </w:r>
      </w:del>
      <w:r w:rsidR="00A122E3">
        <w:t xml:space="preserve">ata </w:t>
      </w:r>
      <w:ins w:id="1205" w:author="Paulo Alencar" w:date="2017-04-06T01:30:00Z">
        <w:r w:rsidR="007847C8">
          <w:t>S</w:t>
        </w:r>
      </w:ins>
      <w:del w:id="1206" w:author="Paulo Alencar" w:date="2017-04-06T01:30:00Z">
        <w:r w:rsidR="00A122E3" w:rsidDel="007847C8">
          <w:delText>s</w:delText>
        </w:r>
      </w:del>
      <w:r w:rsidR="00A122E3">
        <w:t>ubsystem</w:t>
      </w:r>
      <w:ins w:id="1207" w:author="Paulo Alencar" w:date="2017-04-06T01:30:00Z">
        <w:r w:rsidR="007847C8">
          <w:t>,</w:t>
        </w:r>
      </w:ins>
      <w:r w:rsidR="00A122E3">
        <w:t xml:space="preserve"> i.e. </w:t>
      </w:r>
      <w:ins w:id="1208" w:author="Paulo Alencar" w:date="2017-04-06T01:30:00Z">
        <w:r w:rsidR="007847C8">
          <w:t xml:space="preserve">the </w:t>
        </w:r>
      </w:ins>
      <w:r w:rsidR="00A122E3">
        <w:t>management and maintenance of the data pipelines within the system</w:t>
      </w:r>
      <w:del w:id="1209" w:author="Paulo Alencar" w:date="2017-04-06T01:30:00Z">
        <w:r w:rsidR="00A122E3" w:rsidDel="007847C8">
          <w:delText xml:space="preserve"> to enable the sys</w:delText>
        </w:r>
      </w:del>
      <w:del w:id="1210" w:author="Paulo Alencar" w:date="2017-04-06T01:31:00Z">
        <w:r w:rsidR="00A122E3" w:rsidDel="007847C8">
          <w:delText>tem</w:delText>
        </w:r>
      </w:del>
      <w:r w:rsidR="00A122E3">
        <w:t>.</w:t>
      </w:r>
    </w:p>
    <w:p w:rsidR="0046089A" w:rsidRPr="0046089A" w:rsidRDefault="0046089A" w:rsidP="0046089A">
      <w:pPr>
        <w:spacing w:line="480" w:lineRule="auto"/>
      </w:pPr>
    </w:p>
    <w:p w:rsidR="007978F0" w:rsidRDefault="007978F0" w:rsidP="007978F0">
      <w:pPr>
        <w:pStyle w:val="Heading3"/>
      </w:pPr>
      <w:bookmarkStart w:id="1211" w:name="_Toc478091043"/>
      <w:r>
        <w:t>Activity Model: Privacy Subsystem</w:t>
      </w:r>
      <w:bookmarkEnd w:id="1211"/>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1212" w:name="_Toc478091087"/>
      <w:r>
        <w:t xml:space="preserve">Figure </w:t>
      </w:r>
      <w:r>
        <w:fldChar w:fldCharType="begin"/>
      </w:r>
      <w:r>
        <w:instrText xml:space="preserve"> SEQ Figure \* ARABIC </w:instrText>
      </w:r>
      <w:r>
        <w:fldChar w:fldCharType="separate"/>
      </w:r>
      <w:r w:rsidR="00823832">
        <w:rPr>
          <w:noProof/>
        </w:rPr>
        <w:t>10</w:t>
      </w:r>
      <w:r>
        <w:fldChar w:fldCharType="end"/>
      </w:r>
      <w:r>
        <w:t xml:space="preserve"> </w:t>
      </w:r>
      <w:r w:rsidRPr="005865E7">
        <w:t xml:space="preserve">Activity diagram for the </w:t>
      </w:r>
      <w:ins w:id="1213" w:author="Paulo Alencar" w:date="2017-04-06T09:43:00Z">
        <w:r w:rsidR="00F50853">
          <w:t xml:space="preserve">User </w:t>
        </w:r>
      </w:ins>
      <w:r w:rsidRPr="005865E7">
        <w:t xml:space="preserve">Privacy </w:t>
      </w:r>
      <w:ins w:id="1214" w:author="Paulo Alencar" w:date="2017-04-06T09:44:00Z">
        <w:r w:rsidR="00416489">
          <w:t>Subsystem</w:t>
        </w:r>
      </w:ins>
      <w:del w:id="1215" w:author="Paulo Alencar" w:date="2017-04-06T09:44:00Z">
        <w:r w:rsidRPr="005865E7" w:rsidDel="00416489">
          <w:delText>Agent</w:delText>
        </w:r>
      </w:del>
      <w:bookmarkEnd w:id="1212"/>
    </w:p>
    <w:p w:rsidR="00511C16" w:rsidRPr="00511C16" w:rsidRDefault="00511C16" w:rsidP="00511C16">
      <w:pPr>
        <w:spacing w:line="480" w:lineRule="auto"/>
      </w:pPr>
      <w:r>
        <w:rPr>
          <w:lang w:val="en-CA"/>
        </w:rPr>
        <w:t xml:space="preserve">Within this subsystem the contextual and personal information is extracted from the user and fed into the </w:t>
      </w:r>
      <w:r w:rsidR="00390006">
        <w:rPr>
          <w:lang w:val="en-CA"/>
        </w:rPr>
        <w:t>R</w:t>
      </w:r>
      <w:ins w:id="1216" w:author="Paulo Alencar" w:date="2017-04-06T09:44:00Z">
        <w:r w:rsidR="00416489">
          <w:rPr>
            <w:lang w:val="en-CA"/>
          </w:rPr>
          <w:t>PRS</w:t>
        </w:r>
      </w:ins>
      <w:del w:id="1217" w:author="Paulo Alencar" w:date="2017-04-06T09:44:00Z">
        <w:r w:rsidR="00390006" w:rsidDel="00416489">
          <w:rPr>
            <w:lang w:val="en-CA"/>
          </w:rPr>
          <w:delText>ecommender System</w:delText>
        </w:r>
      </w:del>
      <w:r>
        <w:rPr>
          <w:lang w:val="en-CA"/>
        </w:rPr>
        <w:t>. An addition differential privacy server is used to handle the differential privacy aspect of the subsystem.</w:t>
      </w:r>
      <w:r w:rsidR="004828CA">
        <w:rPr>
          <w:lang w:val="en-CA"/>
        </w:rPr>
        <w:t xml:space="preserve"> </w:t>
      </w:r>
      <w:r w:rsidR="004828CA">
        <w:t xml:space="preserve">The contextual data from the user along with the historic data of the user provides valuable insights </w:t>
      </w:r>
      <w:ins w:id="1218" w:author="Paulo Alencar" w:date="2017-04-06T09:45:00Z">
        <w:r w:rsidR="00416489">
          <w:t xml:space="preserve">that help to </w:t>
        </w:r>
      </w:ins>
      <w:del w:id="1219" w:author="Paulo Alencar" w:date="2017-04-06T09:45:00Z">
        <w:r w:rsidR="004828CA" w:rsidDel="00416489">
          <w:delText xml:space="preserve">in order to </w:delText>
        </w:r>
      </w:del>
      <w:r w:rsidR="004828CA">
        <w:t>provide quality recommendations to the user.</w:t>
      </w:r>
    </w:p>
    <w:p w:rsidR="00B94B1E" w:rsidRDefault="00B94B1E" w:rsidP="00B94B1E">
      <w:pPr>
        <w:pStyle w:val="Heading3"/>
      </w:pPr>
      <w:bookmarkStart w:id="1220" w:name="_Toc478091044"/>
      <w:r>
        <w:t>Activity Model: Risk Subsystem</w:t>
      </w:r>
      <w:bookmarkEnd w:id="1220"/>
    </w:p>
    <w:p w:rsidR="006C48FA" w:rsidRDefault="006C48FA" w:rsidP="006C48FA">
      <w:pPr>
        <w:spacing w:line="480" w:lineRule="auto"/>
      </w:pPr>
      <w:r>
        <w:t xml:space="preserve">The information processed in this step is utilized by the </w:t>
      </w:r>
      <w:r w:rsidR="00390006">
        <w:t>R</w:t>
      </w:r>
      <w:ins w:id="1221" w:author="Paulo Alencar" w:date="2017-04-06T09:45:00Z">
        <w:r w:rsidR="00416489">
          <w:t>PRS</w:t>
        </w:r>
      </w:ins>
      <w:del w:id="1222" w:author="Paulo Alencar" w:date="2017-04-06T09:45:00Z">
        <w:r w:rsidR="00390006" w:rsidDel="00416489">
          <w:delText>ecommender System</w:delText>
        </w:r>
      </w:del>
      <w:r>
        <w:t xml:space="preserve"> to generate </w:t>
      </w:r>
      <w:ins w:id="1223" w:author="Paulo Alencar" w:date="2017-04-06T09:46:00Z">
        <w:r w:rsidR="00416489">
          <w:t xml:space="preserve">a </w:t>
        </w:r>
      </w:ins>
      <w:r>
        <w:t>more context</w:t>
      </w:r>
      <w:ins w:id="1224" w:author="Paulo Alencar" w:date="2017-04-06T09:46:00Z">
        <w:r w:rsidR="00416489">
          <w:t>-</w:t>
        </w:r>
      </w:ins>
      <w:del w:id="1225" w:author="Paulo Alencar" w:date="2017-04-06T09:46:00Z">
        <w:r w:rsidDel="00416489">
          <w:delText xml:space="preserve">ually </w:delText>
        </w:r>
      </w:del>
      <w:r>
        <w:t>aware system by not only providing more relevant information to its users but also keeping itself aware of the risk</w:t>
      </w:r>
      <w:ins w:id="1226" w:author="Paulo Alencar" w:date="2017-04-06T09:46:00Z">
        <w:r w:rsidR="00416489">
          <w:t>s</w:t>
        </w:r>
      </w:ins>
      <w:r>
        <w:t xml:space="preserve"> associated with disturbing or negatively affecting the user with </w:t>
      </w:r>
      <w:ins w:id="1227" w:author="Paulo Alencar" w:date="2017-04-06T09:46:00Z">
        <w:r w:rsidR="00416489">
          <w:t>inconvenient</w:t>
        </w:r>
      </w:ins>
      <w:ins w:id="1228" w:author="Paulo Alencar" w:date="2017-04-06T09:47:00Z">
        <w:r w:rsidR="00416489">
          <w:t xml:space="preserve"> </w:t>
        </w:r>
      </w:ins>
      <w:del w:id="1229" w:author="Paulo Alencar" w:date="2017-04-06T09:46:00Z">
        <w:r w:rsidDel="00416489">
          <w:delText xml:space="preserve">the bad </w:delText>
        </w:r>
      </w:del>
      <w:r>
        <w:t>recommendation</w:t>
      </w:r>
      <w:ins w:id="1230" w:author="Paulo Alencar" w:date="2017-04-06T09:47:00Z">
        <w:r w:rsidR="00416489">
          <w:t>s</w:t>
        </w:r>
      </w:ins>
      <w:r>
        <w:t xml:space="preserve">. This tradeoff </w:t>
      </w:r>
      <w:ins w:id="1231" w:author="Paulo Alencar" w:date="2017-04-06T09:48:00Z">
        <w:r w:rsidR="00416489">
          <w:t xml:space="preserve">between </w:t>
        </w:r>
      </w:ins>
      <w:del w:id="1232" w:author="Paulo Alencar" w:date="2017-04-06T09:48:00Z">
        <w:r w:rsidDel="00416489">
          <w:delText xml:space="preserve">of </w:delText>
        </w:r>
      </w:del>
      <w:r>
        <w:t xml:space="preserve">providing relevant </w:t>
      </w:r>
      <w:r>
        <w:lastRenderedPageBreak/>
        <w:t>recommendations and the associated risk</w:t>
      </w:r>
      <w:ins w:id="1233" w:author="Paulo Alencar" w:date="2017-04-06T09:48:00Z">
        <w:r w:rsidR="00416489">
          <w:t>s</w:t>
        </w:r>
      </w:ins>
      <w:r>
        <w:t xml:space="preserve"> is </w:t>
      </w:r>
      <w:ins w:id="1234" w:author="Paulo Alencar" w:date="2017-04-06T09:50:00Z">
        <w:r w:rsidR="00416489">
          <w:t xml:space="preserve">captured in the </w:t>
        </w:r>
      </w:ins>
      <w:del w:id="1235" w:author="Paulo Alencar" w:date="2017-04-06T09:51:00Z">
        <w:r w:rsidDel="00416489">
          <w:delText xml:space="preserve">the part of </w:delText>
        </w:r>
      </w:del>
      <w:r>
        <w:t xml:space="preserve">risk calculation </w:t>
      </w:r>
      <w:ins w:id="1236" w:author="Paulo Alencar" w:date="2017-04-06T09:51:00Z">
        <w:r w:rsidR="00416489">
          <w:t xml:space="preserve">using </w:t>
        </w:r>
      </w:ins>
      <w:del w:id="1237" w:author="Paulo Alencar" w:date="2017-04-06T09:51:00Z">
        <w:r w:rsidDel="00416489">
          <w:delText xml:space="preserve">through </w:delText>
        </w:r>
      </w:del>
      <w:r>
        <w:t xml:space="preserve">the exploration and exploitation </w:t>
      </w:r>
      <w:ins w:id="1238" w:author="Paulo Alencar" w:date="2017-04-06T09:49:00Z">
        <w:r w:rsidR="00416489">
          <w:t>approach [7].</w:t>
        </w:r>
      </w:ins>
      <w:del w:id="1239" w:author="Paulo Alencar" w:date="2017-04-06T09:49:00Z">
        <w:r w:rsidDel="00416489">
          <w:delText>problem.</w:delText>
        </w:r>
      </w:del>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6">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1240" w:name="_Toc478091088"/>
      <w:r>
        <w:t xml:space="preserve">Figure </w:t>
      </w:r>
      <w:r>
        <w:fldChar w:fldCharType="begin"/>
      </w:r>
      <w:r>
        <w:instrText xml:space="preserve"> SEQ Figure \* ARABIC </w:instrText>
      </w:r>
      <w:r>
        <w:fldChar w:fldCharType="separate"/>
      </w:r>
      <w:r w:rsidR="00823832">
        <w:rPr>
          <w:noProof/>
        </w:rPr>
        <w:t>11</w:t>
      </w:r>
      <w:r>
        <w:fldChar w:fldCharType="end"/>
      </w:r>
      <w:r>
        <w:t xml:space="preserve"> </w:t>
      </w:r>
      <w:r w:rsidRPr="009D6DF5">
        <w:t>Activity Diagram for the Risk Subsystem</w:t>
      </w:r>
      <w:bookmarkEnd w:id="1240"/>
    </w:p>
    <w:p w:rsidR="00B94B1E" w:rsidRDefault="00B94B1E" w:rsidP="00B00BF0">
      <w:pPr>
        <w:pStyle w:val="Heading3"/>
      </w:pPr>
      <w:bookmarkStart w:id="1241" w:name="_Toc478091045"/>
      <w:r>
        <w:t xml:space="preserve">Combined Activity Model for the </w:t>
      </w:r>
      <w:ins w:id="1242" w:author="Paulo Alencar" w:date="2017-04-06T09:52:00Z">
        <w:r w:rsidR="00416489">
          <w:t>S</w:t>
        </w:r>
      </w:ins>
      <w:del w:id="1243" w:author="Paulo Alencar" w:date="2017-04-06T09:52:00Z">
        <w:r w:rsidDel="00416489">
          <w:delText>s</w:delText>
        </w:r>
      </w:del>
      <w:r>
        <w:t>ystem</w:t>
      </w:r>
      <w:bookmarkEnd w:id="1241"/>
    </w:p>
    <w:p w:rsidR="00E35EC0" w:rsidRPr="00F61F81" w:rsidRDefault="00E35EC0" w:rsidP="00E35EC0">
      <w:pPr>
        <w:pStyle w:val="BodyText"/>
        <w:spacing w:line="480" w:lineRule="auto"/>
      </w:pPr>
      <w:r>
        <w:t>The co</w:t>
      </w:r>
      <w:r w:rsidR="00D80E0D">
        <w:t>mbined Activity model of the</w:t>
      </w:r>
      <w:r>
        <w:t xml:space="preserve"> </w:t>
      </w:r>
      <w:r w:rsidR="00390006">
        <w:t>R</w:t>
      </w:r>
      <w:ins w:id="1244" w:author="Paulo Alencar" w:date="2017-04-06T09:52:00Z">
        <w:r w:rsidR="00416489">
          <w:t>PRS</w:t>
        </w:r>
      </w:ins>
      <w:del w:id="1245" w:author="Paulo Alencar" w:date="2017-04-06T09:52:00Z">
        <w:r w:rsidR="00390006" w:rsidDel="00416489">
          <w:delText>ecommender System</w:delText>
        </w:r>
      </w:del>
      <w:r>
        <w:t xml:space="preserve"> consists of the aggregation of the individual subsystems and the </w:t>
      </w:r>
      <w:ins w:id="1246" w:author="Paulo Alencar" w:date="2017-04-06T09:52:00Z">
        <w:r w:rsidR="00416489">
          <w:t xml:space="preserve">combination of the activity diagrams of the </w:t>
        </w:r>
      </w:ins>
      <w:ins w:id="1247" w:author="Paulo Alencar" w:date="2017-04-06T09:53:00Z">
        <w:r w:rsidR="00416489">
          <w:t xml:space="preserve">individual </w:t>
        </w:r>
      </w:ins>
      <w:ins w:id="1248" w:author="Paulo Alencar" w:date="2017-04-06T09:52:00Z">
        <w:r w:rsidR="00416489">
          <w:t xml:space="preserve">agents </w:t>
        </w:r>
      </w:ins>
      <w:del w:id="1249" w:author="Paulo Alencar" w:date="2017-04-06T09:52:00Z">
        <w:r w:rsidDel="00416489">
          <w:delText>coherence of the agents wor</w:delText>
        </w:r>
      </w:del>
      <w:del w:id="1250" w:author="Paulo Alencar" w:date="2017-04-06T09:53:00Z">
        <w:r w:rsidDel="00416489">
          <w:delText xml:space="preserve">king </w:delText>
        </w:r>
      </w:del>
      <w:r>
        <w:t xml:space="preserve">within each </w:t>
      </w:r>
      <w:del w:id="1251" w:author="Paulo Alencar" w:date="2017-04-06T09:53:00Z">
        <w:r w:rsidDel="00416489">
          <w:delText xml:space="preserve">working </w:delText>
        </w:r>
      </w:del>
      <w:r>
        <w:t xml:space="preserve">subsystem to achieve the goals of the entire system. </w:t>
      </w:r>
      <w:del w:id="1252" w:author="Paulo Alencar" w:date="2017-04-06T09:54:00Z">
        <w:r w:rsidDel="00316CFA">
          <w:delText xml:space="preserve">The advantage of breaking down the </w:delText>
        </w:r>
        <w:r w:rsidR="00390006" w:rsidDel="00316CFA">
          <w:delText>Recommender System</w:delText>
        </w:r>
        <w:r w:rsidDel="00316CFA">
          <w:delText xml:space="preserve"> is to provide error detection and fault tolerance within the system. It also facilitates the understanding of the system in a clear sense. This model could be a better was of estimation of the value provided by the </w:delText>
        </w:r>
        <w:r w:rsidR="00390006" w:rsidDel="00316CFA">
          <w:delText>Recommender System</w:delText>
        </w:r>
        <w:r w:rsidDel="00316CFA">
          <w:delText xml:space="preserve"> </w:delText>
        </w:r>
        <w:r w:rsidDel="00316CFA">
          <w:lastRenderedPageBreak/>
          <w:delText>than the traditional way in the sense that it provides the domain experts wit</w:delText>
        </w:r>
        <w:r w:rsidR="000423DF" w:rsidDel="00316CFA">
          <w:delText>h a better evaluation criteria.</w:delText>
        </w:r>
      </w:del>
    </w:p>
    <w:p w:rsidR="00B94B1E" w:rsidRDefault="00B94B1E" w:rsidP="00B94B1E">
      <w:r w:rsidRPr="00B94B1E">
        <w:rPr>
          <w:noProof/>
          <w:lang w:val="en-CA" w:eastAsia="en-CA"/>
        </w:rPr>
        <w:lastRenderedPageBreak/>
        <w:drawing>
          <wp:inline distT="0" distB="0" distL="0" distR="0" wp14:anchorId="255C5EED" wp14:editId="63B268A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B00BF0" w:rsidRDefault="00B94B1E" w:rsidP="00B00BF0">
      <w:pPr>
        <w:pStyle w:val="Caption"/>
      </w:pPr>
      <w:bookmarkStart w:id="1253" w:name="_Toc478091089"/>
      <w:r>
        <w:t xml:space="preserve">Figure </w:t>
      </w:r>
      <w:r>
        <w:fldChar w:fldCharType="begin"/>
      </w:r>
      <w:r>
        <w:instrText xml:space="preserve"> SEQ Figure \* ARABIC </w:instrText>
      </w:r>
      <w:r>
        <w:fldChar w:fldCharType="separate"/>
      </w:r>
      <w:r w:rsidR="00823832">
        <w:rPr>
          <w:noProof/>
        </w:rPr>
        <w:t>12</w:t>
      </w:r>
      <w:r>
        <w:fldChar w:fldCharType="end"/>
      </w:r>
      <w:r>
        <w:t xml:space="preserve"> </w:t>
      </w:r>
      <w:r w:rsidRPr="000B6174">
        <w:t xml:space="preserve">Complete Activity </w:t>
      </w:r>
      <w:ins w:id="1254" w:author="Paulo Alencar" w:date="2017-04-06T09:54:00Z">
        <w:r w:rsidR="00316CFA">
          <w:t>M</w:t>
        </w:r>
      </w:ins>
      <w:del w:id="1255" w:author="Paulo Alencar" w:date="2017-04-06T09:54:00Z">
        <w:r w:rsidRPr="000B6174" w:rsidDel="00316CFA">
          <w:delText>m</w:delText>
        </w:r>
      </w:del>
      <w:r w:rsidRPr="000B6174">
        <w:t xml:space="preserve">odel of the </w:t>
      </w:r>
      <w:ins w:id="1256" w:author="Paulo Alencar" w:date="2017-04-06T09:54:00Z">
        <w:r w:rsidR="00316CFA">
          <w:t>S</w:t>
        </w:r>
      </w:ins>
      <w:del w:id="1257" w:author="Paulo Alencar" w:date="2017-04-06T09:54:00Z">
        <w:r w:rsidRPr="000B6174" w:rsidDel="00316CFA">
          <w:delText>s</w:delText>
        </w:r>
      </w:del>
      <w:r w:rsidRPr="000B6174">
        <w:t>ystem</w:t>
      </w:r>
      <w:bookmarkEnd w:id="1253"/>
    </w:p>
    <w:p w:rsidR="00B00BF0" w:rsidRDefault="00B00BF0" w:rsidP="00B00BF0">
      <w:pPr>
        <w:pStyle w:val="Heading2"/>
      </w:pPr>
      <w:bookmarkStart w:id="1258" w:name="_Toc478091046"/>
      <w:r>
        <w:lastRenderedPageBreak/>
        <w:t xml:space="preserve">Sequence </w:t>
      </w:r>
      <w:r w:rsidR="00E9003E">
        <w:t>Diagrams</w:t>
      </w:r>
      <w:r>
        <w:t xml:space="preserve"> for the Subsystems</w:t>
      </w:r>
      <w:bookmarkEnd w:id="1258"/>
    </w:p>
    <w:p w:rsidR="000C6BF6" w:rsidRPr="000C6BF6" w:rsidRDefault="000C6BF6" w:rsidP="000C6BF6">
      <w:pPr>
        <w:pStyle w:val="BodyText"/>
        <w:spacing w:line="480" w:lineRule="auto"/>
        <w:rPr>
          <w:lang w:val="en-CA"/>
        </w:rPr>
      </w:pPr>
      <w:r>
        <w:rPr>
          <w:lang w:val="en-CA"/>
        </w:rPr>
        <w:t xml:space="preserve">We will now discuss the </w:t>
      </w:r>
      <w:ins w:id="1259" w:author="Paulo Alencar" w:date="2017-04-06T09:54:00Z">
        <w:r w:rsidR="00316CFA">
          <w:rPr>
            <w:lang w:val="en-CA"/>
          </w:rPr>
          <w:t>s</w:t>
        </w:r>
      </w:ins>
      <w:del w:id="1260" w:author="Paulo Alencar" w:date="2017-04-06T09:54:00Z">
        <w:r w:rsidDel="00316CFA">
          <w:rPr>
            <w:lang w:val="en-CA"/>
          </w:rPr>
          <w:delText>S</w:delText>
        </w:r>
      </w:del>
      <w:r>
        <w:rPr>
          <w:lang w:val="en-CA"/>
        </w:rPr>
        <w:t xml:space="preserve">equence </w:t>
      </w:r>
      <w:ins w:id="1261" w:author="Paulo Alencar" w:date="2017-04-06T09:54:00Z">
        <w:r w:rsidR="00316CFA">
          <w:rPr>
            <w:lang w:val="en-CA"/>
          </w:rPr>
          <w:t>d</w:t>
        </w:r>
      </w:ins>
      <w:del w:id="1262" w:author="Paulo Alencar" w:date="2017-04-06T09:54:00Z">
        <w:r w:rsidDel="00316CFA">
          <w:rPr>
            <w:lang w:val="en-CA"/>
          </w:rPr>
          <w:delText>D</w:delText>
        </w:r>
      </w:del>
      <w:r>
        <w:rPr>
          <w:lang w:val="en-CA"/>
        </w:rPr>
        <w:t>iagram</w:t>
      </w:r>
      <w:ins w:id="1263" w:author="Paulo Alencar" w:date="2017-04-06T09:54:00Z">
        <w:r w:rsidR="00316CFA">
          <w:rPr>
            <w:lang w:val="en-CA"/>
          </w:rPr>
          <w:t>s</w:t>
        </w:r>
      </w:ins>
      <w:r>
        <w:rPr>
          <w:lang w:val="en-CA"/>
        </w:rPr>
        <w:t xml:space="preserve"> of the subsystems </w:t>
      </w:r>
      <w:ins w:id="1264" w:author="Paulo Alencar" w:date="2017-04-06T09:55:00Z">
        <w:r w:rsidR="00316CFA">
          <w:rPr>
            <w:lang w:val="en-CA"/>
          </w:rPr>
          <w:t xml:space="preserve">involved in the RPRS </w:t>
        </w:r>
      </w:ins>
      <w:del w:id="1265" w:author="Paulo Alencar" w:date="2017-04-06T09:55:00Z">
        <w:r w:rsidDel="00316CFA">
          <w:rPr>
            <w:lang w:val="en-CA"/>
          </w:rPr>
          <w:delText xml:space="preserve">which makes up a risk aware and privacy preserving </w:delText>
        </w:r>
        <w:r w:rsidR="00390006" w:rsidDel="00316CFA">
          <w:rPr>
            <w:lang w:val="en-CA"/>
          </w:rPr>
          <w:delText>Recommender System</w:delText>
        </w:r>
        <w:r w:rsidDel="00316CFA">
          <w:rPr>
            <w:lang w:val="en-CA"/>
          </w:rPr>
          <w:delText xml:space="preserve"> </w:delText>
        </w:r>
      </w:del>
      <w:r>
        <w:rPr>
          <w:lang w:val="en-CA"/>
        </w:rPr>
        <w:t xml:space="preserve">and also explain the sequence of actions that takes place within </w:t>
      </w:r>
      <w:ins w:id="1266" w:author="Paulo Alencar" w:date="2017-04-06T09:55:00Z">
        <w:r w:rsidR="00316CFA">
          <w:rPr>
            <w:lang w:val="en-CA"/>
          </w:rPr>
          <w:t>each</w:t>
        </w:r>
      </w:ins>
      <w:del w:id="1267" w:author="Paulo Alencar" w:date="2017-04-06T09:55:00Z">
        <w:r w:rsidDel="00316CFA">
          <w:rPr>
            <w:lang w:val="en-CA"/>
          </w:rPr>
          <w:delText>the</w:delText>
        </w:r>
      </w:del>
      <w:r>
        <w:rPr>
          <w:lang w:val="en-CA"/>
        </w:rPr>
        <w:t xml:space="preserve"> subsystem.</w:t>
      </w:r>
    </w:p>
    <w:p w:rsidR="00B00BF0" w:rsidRDefault="00B00BF0" w:rsidP="00E9003E">
      <w:pPr>
        <w:pStyle w:val="Heading3"/>
      </w:pPr>
      <w:bookmarkStart w:id="1268" w:name="_Toc478091047"/>
      <w:r>
        <w:t xml:space="preserve">Sequence </w:t>
      </w:r>
      <w:r w:rsidR="00E9003E">
        <w:t>Diagrams</w:t>
      </w:r>
      <w:r>
        <w:t>: Data Subsystem</w:t>
      </w:r>
      <w:bookmarkEnd w:id="1268"/>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1269" w:name="_Toc478091090"/>
      <w:r>
        <w:t xml:space="preserve">Figure </w:t>
      </w:r>
      <w:r>
        <w:fldChar w:fldCharType="begin"/>
      </w:r>
      <w:r>
        <w:instrText xml:space="preserve"> SEQ Figure \* ARABIC </w:instrText>
      </w:r>
      <w:r>
        <w:fldChar w:fldCharType="separate"/>
      </w:r>
      <w:r w:rsidR="00823832">
        <w:rPr>
          <w:noProof/>
        </w:rPr>
        <w:t>13</w:t>
      </w:r>
      <w:r>
        <w:fldChar w:fldCharType="end"/>
      </w:r>
      <w:r>
        <w:t xml:space="preserve"> </w:t>
      </w:r>
      <w:r w:rsidRPr="004813B1">
        <w:t>Data Subsystem sequence diagram</w:t>
      </w:r>
      <w:bookmarkEnd w:id="1269"/>
    </w:p>
    <w:p w:rsidR="00BC6A42" w:rsidRPr="00BC6A42" w:rsidRDefault="00BC6A42" w:rsidP="00BC6A42">
      <w:pPr>
        <w:spacing w:line="480" w:lineRule="auto"/>
      </w:pPr>
      <w:r>
        <w:t xml:space="preserve">The sequence diagram of the data subsystem </w:t>
      </w:r>
      <w:ins w:id="1270" w:author="Paulo Alencar" w:date="2017-04-06T09:55:00Z">
        <w:r w:rsidR="00316CFA">
          <w:t xml:space="preserve">is </w:t>
        </w:r>
      </w:ins>
      <w:del w:id="1271" w:author="Paulo Alencar" w:date="2017-04-06T09:55:00Z">
        <w:r w:rsidDel="00316CFA">
          <w:delText xml:space="preserve">has been </w:delText>
        </w:r>
      </w:del>
      <w:r>
        <w:t>provided</w:t>
      </w:r>
      <w:ins w:id="1272" w:author="Paulo Alencar" w:date="2017-04-06T09:55:00Z">
        <w:r w:rsidR="00316CFA">
          <w:t xml:space="preserve"> in Figure 13</w:t>
        </w:r>
      </w:ins>
      <w:r>
        <w:t>.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w:t>
      </w:r>
      <w:ins w:id="1273" w:author="Paulo Alencar" w:date="2017-04-06T09:57:00Z">
        <w:r w:rsidR="00316CFA">
          <w:t>,</w:t>
        </w:r>
      </w:ins>
      <w:r>
        <w:t xml:space="preserve"> including the encryption and the decryption process</w:t>
      </w:r>
      <w:ins w:id="1274" w:author="Paulo Alencar" w:date="2017-04-06T09:57:00Z">
        <w:r w:rsidR="00316CFA">
          <w:t>,</w:t>
        </w:r>
      </w:ins>
      <w:r>
        <w:t xml:space="preserve"> is carried out within the data subsystem. These tasks </w:t>
      </w:r>
      <w:ins w:id="1275" w:author="Paulo Alencar" w:date="2017-04-06T09:57:00Z">
        <w:r w:rsidR="00316CFA">
          <w:t xml:space="preserve">are </w:t>
        </w:r>
      </w:ins>
      <w:del w:id="1276" w:author="Paulo Alencar" w:date="2017-04-06T09:57:00Z">
        <w:r w:rsidDel="00316CFA">
          <w:delText xml:space="preserve">can be assumed to be </w:delText>
        </w:r>
      </w:del>
      <w:r>
        <w:t xml:space="preserve">carried out by the </w:t>
      </w:r>
      <w:ins w:id="1277" w:author="Paulo Alencar" w:date="2017-04-06T09:57:00Z">
        <w:r w:rsidR="00316CFA">
          <w:t>D</w:t>
        </w:r>
      </w:ins>
      <w:del w:id="1278" w:author="Paulo Alencar" w:date="2017-04-06T09:57:00Z">
        <w:r w:rsidDel="00316CFA">
          <w:delText>d</w:delText>
        </w:r>
      </w:del>
      <w:r>
        <w:t xml:space="preserve">ata </w:t>
      </w:r>
      <w:ins w:id="1279" w:author="Paulo Alencar" w:date="2017-04-06T09:58:00Z">
        <w:r w:rsidR="00316CFA">
          <w:t>A</w:t>
        </w:r>
      </w:ins>
      <w:del w:id="1280" w:author="Paulo Alencar" w:date="2017-04-06T09:58:00Z">
        <w:r w:rsidDel="00316CFA">
          <w:delText>a</w:delText>
        </w:r>
      </w:del>
      <w:r>
        <w:t xml:space="preserve">gent and the </w:t>
      </w:r>
      <w:ins w:id="1281" w:author="Paulo Alencar" w:date="2017-04-06T09:58:00Z">
        <w:r w:rsidR="00316CFA">
          <w:lastRenderedPageBreak/>
          <w:t>A</w:t>
        </w:r>
      </w:ins>
      <w:del w:id="1282" w:author="Paulo Alencar" w:date="2017-04-06T09:58:00Z">
        <w:r w:rsidDel="00316CFA">
          <w:delText>a</w:delText>
        </w:r>
      </w:del>
      <w:r>
        <w:t xml:space="preserve">ggregator </w:t>
      </w:r>
      <w:ins w:id="1283" w:author="Paulo Alencar" w:date="2017-04-06T09:58:00Z">
        <w:r w:rsidR="00316CFA">
          <w:t>A</w:t>
        </w:r>
      </w:ins>
      <w:del w:id="1284" w:author="Paulo Alencar" w:date="2017-04-06T09:58:00Z">
        <w:r w:rsidDel="00316CFA">
          <w:delText>a</w:delText>
        </w:r>
      </w:del>
      <w:r>
        <w:t xml:space="preserve">gent within the data subsystem, </w:t>
      </w:r>
      <w:ins w:id="1285" w:author="Paulo Alencar" w:date="2017-04-06T09:59:00Z">
        <w:r w:rsidR="00316CFA">
          <w:t xml:space="preserve">and </w:t>
        </w:r>
      </w:ins>
      <w:ins w:id="1286" w:author="Paulo Alencar" w:date="2017-04-06T10:01:00Z">
        <w:r w:rsidR="00316CFA">
          <w:t xml:space="preserve">a summarized description of their behavior </w:t>
        </w:r>
      </w:ins>
      <w:del w:id="1287" w:author="Paulo Alencar" w:date="2017-04-06T09:59:00Z">
        <w:r w:rsidDel="00316CFA">
          <w:delText xml:space="preserve">the </w:delText>
        </w:r>
      </w:del>
      <w:del w:id="1288" w:author="Paulo Alencar" w:date="2017-04-06T10:02:00Z">
        <w:r w:rsidDel="00316CFA">
          <w:delText xml:space="preserve">outline of which </w:delText>
        </w:r>
      </w:del>
      <w:r>
        <w:t>has been provided in the previous section</w:t>
      </w:r>
      <w:ins w:id="1289" w:author="Paulo Alencar" w:date="2017-04-06T10:03:00Z">
        <w:r w:rsidR="00316CFA">
          <w:t>.</w:t>
        </w:r>
      </w:ins>
    </w:p>
    <w:p w:rsidR="00E9003E" w:rsidRDefault="00E9003E" w:rsidP="00E9003E">
      <w:pPr>
        <w:pStyle w:val="Heading3"/>
      </w:pPr>
      <w:bookmarkStart w:id="1290" w:name="_Toc478091048"/>
      <w:r>
        <w:t>Sequence Diagram: Privacy Subsystem</w:t>
      </w:r>
      <w:bookmarkEnd w:id="1290"/>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1291" w:name="_Toc478091091"/>
      <w:r>
        <w:t xml:space="preserve">Figure </w:t>
      </w:r>
      <w:r>
        <w:fldChar w:fldCharType="begin"/>
      </w:r>
      <w:r>
        <w:instrText xml:space="preserve"> SEQ Figure \* ARABIC </w:instrText>
      </w:r>
      <w:r>
        <w:fldChar w:fldCharType="separate"/>
      </w:r>
      <w:r w:rsidR="00823832">
        <w:rPr>
          <w:noProof/>
        </w:rPr>
        <w:t>14</w:t>
      </w:r>
      <w:r>
        <w:fldChar w:fldCharType="end"/>
      </w:r>
      <w:r>
        <w:t xml:space="preserve"> </w:t>
      </w:r>
      <w:r w:rsidRPr="005D0322">
        <w:t xml:space="preserve">Privacy </w:t>
      </w:r>
      <w:ins w:id="1292" w:author="Paulo Alencar" w:date="2017-04-06T10:03:00Z">
        <w:r w:rsidR="008C4FF0">
          <w:t>S</w:t>
        </w:r>
      </w:ins>
      <w:del w:id="1293" w:author="Paulo Alencar" w:date="2017-04-06T10:03:00Z">
        <w:r w:rsidRPr="005D0322" w:rsidDel="008C4FF0">
          <w:delText>s</w:delText>
        </w:r>
      </w:del>
      <w:r w:rsidRPr="005D0322">
        <w:t xml:space="preserve">ubsystem </w:t>
      </w:r>
      <w:ins w:id="1294" w:author="Paulo Alencar" w:date="2017-04-06T10:03:00Z">
        <w:r w:rsidR="008C4FF0">
          <w:t>S</w:t>
        </w:r>
      </w:ins>
      <w:del w:id="1295" w:author="Paulo Alencar" w:date="2017-04-06T10:03:00Z">
        <w:r w:rsidRPr="005D0322" w:rsidDel="008C4FF0">
          <w:delText>s</w:delText>
        </w:r>
      </w:del>
      <w:r w:rsidRPr="005D0322">
        <w:t xml:space="preserve">equence </w:t>
      </w:r>
      <w:ins w:id="1296" w:author="Paulo Alencar" w:date="2017-04-06T10:03:00Z">
        <w:r w:rsidR="008C4FF0">
          <w:t>D</w:t>
        </w:r>
      </w:ins>
      <w:del w:id="1297" w:author="Paulo Alencar" w:date="2017-04-06T10:03:00Z">
        <w:r w:rsidRPr="005D0322" w:rsidDel="008C4FF0">
          <w:delText>d</w:delText>
        </w:r>
      </w:del>
      <w:r w:rsidRPr="005D0322">
        <w:t>iagram</w:t>
      </w:r>
      <w:bookmarkEnd w:id="1291"/>
    </w:p>
    <w:p w:rsidR="004828CA" w:rsidRDefault="004828CA" w:rsidP="004828CA">
      <w:pPr>
        <w:spacing w:line="480" w:lineRule="auto"/>
      </w:pPr>
      <w:r>
        <w:t xml:space="preserve">In order to </w:t>
      </w:r>
      <w:del w:id="1298" w:author="Paulo Alencar" w:date="2017-04-06T10:04:00Z">
        <w:r w:rsidDel="00015736">
          <w:delText xml:space="preserve">gain the </w:delText>
        </w:r>
      </w:del>
      <w:r>
        <w:t>understand</w:t>
      </w:r>
      <w:del w:id="1299" w:author="Paulo Alencar" w:date="2017-04-06T10:04:00Z">
        <w:r w:rsidDel="00015736">
          <w:delText>ing</w:delText>
        </w:r>
      </w:del>
      <w:r>
        <w:t xml:space="preserve"> </w:t>
      </w:r>
      <w:del w:id="1300" w:author="Paulo Alencar" w:date="2017-04-06T10:04:00Z">
        <w:r w:rsidDel="00015736">
          <w:delText xml:space="preserve">of </w:delText>
        </w:r>
      </w:del>
      <w:r>
        <w:t xml:space="preserve">the privacy subsystem </w:t>
      </w:r>
      <w:ins w:id="1301" w:author="Paulo Alencar" w:date="2017-04-06T10:05:00Z">
        <w:r w:rsidR="00015736">
          <w:t xml:space="preserve">it is necessary to </w:t>
        </w:r>
      </w:ins>
      <w:ins w:id="1302" w:author="Paulo Alencar" w:date="2017-04-06T10:04:00Z">
        <w:r w:rsidR="00015736">
          <w:t xml:space="preserve">know </w:t>
        </w:r>
      </w:ins>
      <w:ins w:id="1303" w:author="Paulo Alencar" w:date="2017-04-06T10:05:00Z">
        <w:r w:rsidR="00015736">
          <w:t xml:space="preserve">the </w:t>
        </w:r>
      </w:ins>
      <w:del w:id="1304" w:author="Paulo Alencar" w:date="2017-04-06T10:04:00Z">
        <w:r w:rsidDel="00015736">
          <w:delText xml:space="preserve">is to get the knowledge </w:delText>
        </w:r>
      </w:del>
      <w:del w:id="1305" w:author="Paulo Alencar" w:date="2017-04-06T10:05:00Z">
        <w:r w:rsidDel="00015736">
          <w:delText xml:space="preserve">of </w:delText>
        </w:r>
      </w:del>
      <w:r>
        <w:t xml:space="preserve">flow of control </w:t>
      </w:r>
      <w:del w:id="1306" w:author="Paulo Alencar" w:date="2017-04-06T10:05:00Z">
        <w:r w:rsidDel="00015736">
          <w:delText xml:space="preserve">that happens </w:delText>
        </w:r>
      </w:del>
      <w:r>
        <w:t>within th</w:t>
      </w:r>
      <w:ins w:id="1307" w:author="Paulo Alencar" w:date="2017-04-06T10:05:00Z">
        <w:r w:rsidR="00015736">
          <w:t>is</w:t>
        </w:r>
      </w:ins>
      <w:del w:id="1308" w:author="Paulo Alencar" w:date="2017-04-06T10:05:00Z">
        <w:r w:rsidDel="00015736">
          <w:delText>e</w:delText>
        </w:r>
      </w:del>
      <w:r>
        <w:t xml:space="preserve"> subsystem. The first step involves establishing </w:t>
      </w:r>
      <w:r>
        <w:lastRenderedPageBreak/>
        <w:t>a connection with the user</w:t>
      </w:r>
      <w:del w:id="1309" w:author="Paulo Alencar" w:date="2017-04-06T10:06:00Z">
        <w:r w:rsidDel="00015736">
          <w:delText>-</w:delText>
        </w:r>
      </w:del>
      <w:ins w:id="1310" w:author="Paulo Alencar" w:date="2017-04-06T10:06:00Z">
        <w:r w:rsidR="00015736">
          <w:t xml:space="preserve"> </w:t>
        </w:r>
      </w:ins>
      <w:r>
        <w:t xml:space="preserve">data server and with the privacy server. This is followed </w:t>
      </w:r>
      <w:ins w:id="1311" w:author="Paulo Alencar" w:date="2017-04-06T10:06:00Z">
        <w:r w:rsidR="00015736">
          <w:t xml:space="preserve">by </w:t>
        </w:r>
      </w:ins>
      <w:r>
        <w:t xml:space="preserve">extracting the user data and </w:t>
      </w:r>
      <w:ins w:id="1312" w:author="Paulo Alencar" w:date="2017-04-06T10:06:00Z">
        <w:r w:rsidR="00015736">
          <w:t xml:space="preserve">the </w:t>
        </w:r>
      </w:ins>
      <w:r>
        <w:t>user privacy settings from the s</w:t>
      </w:r>
      <w:ins w:id="1313" w:author="Paulo Alencar" w:date="2017-04-06T10:07:00Z">
        <w:r w:rsidR="00015736">
          <w:t>erver</w:t>
        </w:r>
      </w:ins>
      <w:del w:id="1314" w:author="Paulo Alencar" w:date="2017-04-06T10:07:00Z">
        <w:r w:rsidDel="00015736">
          <w:delText>ystem</w:delText>
        </w:r>
      </w:del>
      <w:r>
        <w:t>. Once th</w:t>
      </w:r>
      <w:ins w:id="1315" w:author="Paulo Alencar" w:date="2017-04-06T10:07:00Z">
        <w:r w:rsidR="00015736">
          <w:t>is</w:t>
        </w:r>
      </w:ins>
      <w:del w:id="1316" w:author="Paulo Alencar" w:date="2017-04-06T10:07:00Z">
        <w:r w:rsidDel="00015736">
          <w:delText>e</w:delText>
        </w:r>
      </w:del>
      <w:r>
        <w:t xml:space="preserve"> data has been extracted from the server, it is filtered against the user settings. The user data includes the contextual data </w:t>
      </w:r>
      <w:ins w:id="1317" w:author="Paulo Alencar" w:date="2017-04-06T10:08:00Z">
        <w:r w:rsidR="00015736">
          <w:t>(</w:t>
        </w:r>
      </w:ins>
      <w:r>
        <w:t>i.e. location, time and social</w:t>
      </w:r>
      <w:ins w:id="1318" w:author="Paulo Alencar" w:date="2017-04-06T10:08:00Z">
        <w:r w:rsidR="00015736">
          <w:t>)</w:t>
        </w:r>
      </w:ins>
      <w:r>
        <w:t xml:space="preserve"> data as well as the user’s previous behavior pattern</w:t>
      </w:r>
      <w:ins w:id="1319" w:author="Paulo Alencar" w:date="2017-04-06T10:08:00Z">
        <w:r w:rsidR="00015736">
          <w:t>s</w:t>
        </w:r>
      </w:ins>
      <w:r>
        <w:t xml:space="preserve"> obtained while the user interacted </w:t>
      </w:r>
      <w:ins w:id="1320" w:author="Paulo Alencar" w:date="2017-04-06T10:08:00Z">
        <w:r w:rsidR="00015736">
          <w:t xml:space="preserve">with </w:t>
        </w:r>
      </w:ins>
      <w:del w:id="1321" w:author="Paulo Alencar" w:date="2017-04-06T10:08:00Z">
        <w:r w:rsidDel="00015736">
          <w:delText xml:space="preserve">in </w:delText>
        </w:r>
      </w:del>
      <w:r>
        <w:t xml:space="preserve">the system. The user is made aware of the data through </w:t>
      </w:r>
      <w:del w:id="1322" w:author="Paulo Alencar" w:date="2017-04-06T10:09:00Z">
        <w:r w:rsidDel="00015736">
          <w:delText xml:space="preserve">the </w:delText>
        </w:r>
      </w:del>
      <w:r>
        <w:t xml:space="preserve">user controls and </w:t>
      </w:r>
      <w:ins w:id="1323" w:author="Paulo Alencar" w:date="2017-04-06T10:09:00Z">
        <w:r w:rsidR="00015736">
          <w:t xml:space="preserve">is asked permission to utilize his or her data for </w:t>
        </w:r>
      </w:ins>
      <w:del w:id="1324" w:author="Paulo Alencar" w:date="2017-04-06T10:09:00Z">
        <w:r w:rsidDel="00015736">
          <w:delText xml:space="preserve">asking permission from the user to utilize the data for </w:delText>
        </w:r>
      </w:del>
      <w:r>
        <w:t xml:space="preserve">generating </w:t>
      </w:r>
      <w:del w:id="1325" w:author="Paulo Alencar" w:date="2017-04-06T10:10:00Z">
        <w:r w:rsidDel="00015736">
          <w:delText>the</w:delText>
        </w:r>
      </w:del>
      <w:r>
        <w:t xml:space="preserve"> recommendations.</w:t>
      </w:r>
    </w:p>
    <w:p w:rsidR="004828CA" w:rsidRDefault="004828CA" w:rsidP="004828CA">
      <w:pPr>
        <w:spacing w:line="480" w:lineRule="auto"/>
      </w:pPr>
      <w:r>
        <w:t xml:space="preserve">Once the data has been filtered of the noise and against the user settings, it is piped through the computation server to generate the recommendations to the user. </w:t>
      </w:r>
      <w:ins w:id="1326" w:author="Paulo Alencar" w:date="2017-04-06T10:10:00Z">
        <w:r w:rsidR="00015736">
          <w:t xml:space="preserve">After </w:t>
        </w:r>
      </w:ins>
      <w:del w:id="1327" w:author="Paulo Alencar" w:date="2017-04-06T10:10:00Z">
        <w:r w:rsidDel="00015736">
          <w:delText xml:space="preserve">Once </w:delText>
        </w:r>
      </w:del>
      <w:r>
        <w:t>the recommendations ha</w:t>
      </w:r>
      <w:ins w:id="1328" w:author="Paulo Alencar" w:date="2017-04-06T10:10:00Z">
        <w:r w:rsidR="00015736">
          <w:t>ve</w:t>
        </w:r>
      </w:ins>
      <w:del w:id="1329" w:author="Paulo Alencar" w:date="2017-04-06T10:10:00Z">
        <w:r w:rsidDel="00015736">
          <w:delText>s</w:delText>
        </w:r>
      </w:del>
      <w:r>
        <w:t xml:space="preserve"> been generated, they are forwarded to the user via </w:t>
      </w:r>
      <w:ins w:id="1330" w:author="Paulo Alencar" w:date="2017-04-06T10:10:00Z">
        <w:r w:rsidR="00015736">
          <w:t xml:space="preserve">a specific </w:t>
        </w:r>
      </w:ins>
      <w:r>
        <w:t>interface.</w:t>
      </w:r>
    </w:p>
    <w:p w:rsidR="004828CA" w:rsidRDefault="004828CA" w:rsidP="004828CA">
      <w:pPr>
        <w:spacing w:line="480" w:lineRule="auto"/>
      </w:pPr>
      <w:r>
        <w:t>Based on the quality of the recommendations, the user provides a feedback or exhibits certain behavior pattern</w:t>
      </w:r>
      <w:ins w:id="1331" w:author="Paulo Alencar" w:date="2017-04-06T10:11:00Z">
        <w:r w:rsidR="00015736">
          <w:t>s</w:t>
        </w:r>
      </w:ins>
      <w:r>
        <w:t xml:space="preserve"> (</w:t>
      </w:r>
      <w:ins w:id="1332" w:author="Paulo Alencar" w:date="2017-04-06T10:11:00Z">
        <w:r w:rsidR="00015736">
          <w:t xml:space="preserve">e.g. </w:t>
        </w:r>
      </w:ins>
      <w:r>
        <w:t>clicks, navigation, dismiss) which indicate</w:t>
      </w:r>
      <w:del w:id="1333" w:author="Paulo Alencar" w:date="2017-04-06T10:11:00Z">
        <w:r w:rsidDel="00015736">
          <w:delText>s</w:delText>
        </w:r>
      </w:del>
      <w:r>
        <w:t xml:space="preserve"> the user’s </w:t>
      </w:r>
      <w:ins w:id="1334" w:author="Paulo Alencar" w:date="2017-04-06T10:11:00Z">
        <w:r w:rsidR="00015736">
          <w:t xml:space="preserve">opinion about </w:t>
        </w:r>
      </w:ins>
      <w:del w:id="1335" w:author="Paulo Alencar" w:date="2017-04-06T10:11:00Z">
        <w:r w:rsidDel="00015736">
          <w:delText xml:space="preserve">perspective on </w:delText>
        </w:r>
      </w:del>
      <w:r>
        <w:t xml:space="preserve">the quality of the generated recommendations. This feedback data is then encrypted and stored in the user-data database to serve as an input </w:t>
      </w:r>
      <w:del w:id="1336" w:author="Paulo Alencar" w:date="2017-04-06T10:12:00Z">
        <w:r w:rsidDel="00015736">
          <w:delText xml:space="preserve">future </w:delText>
        </w:r>
      </w:del>
      <w:r>
        <w:t xml:space="preserve">for </w:t>
      </w:r>
      <w:del w:id="1337" w:author="Paulo Alencar" w:date="2017-04-06T10:12:00Z">
        <w:r w:rsidDel="00015736">
          <w:delText xml:space="preserve">the </w:delText>
        </w:r>
      </w:del>
      <w:r>
        <w:t xml:space="preserve">future computations for </w:t>
      </w:r>
      <w:ins w:id="1338" w:author="Paulo Alencar" w:date="2017-04-06T10:12:00Z">
        <w:r w:rsidR="00015736">
          <w:t xml:space="preserve">recommendation </w:t>
        </w:r>
      </w:ins>
      <w:r>
        <w:t>generati</w:t>
      </w:r>
      <w:ins w:id="1339" w:author="Paulo Alencar" w:date="2017-04-06T10:12:00Z">
        <w:r w:rsidR="00015736">
          <w:t>on.</w:t>
        </w:r>
      </w:ins>
      <w:del w:id="1340" w:author="Paulo Alencar" w:date="2017-04-06T10:12:00Z">
        <w:r w:rsidDel="00015736">
          <w:delText>ng recommendations.</w:delText>
        </w:r>
      </w:del>
    </w:p>
    <w:p w:rsidR="000432CB" w:rsidRPr="004828CA" w:rsidRDefault="000432CB" w:rsidP="004828CA">
      <w:pPr>
        <w:spacing w:line="480" w:lineRule="auto"/>
      </w:pPr>
    </w:p>
    <w:p w:rsidR="00E9003E" w:rsidRDefault="00E9003E" w:rsidP="00E9003E">
      <w:pPr>
        <w:pStyle w:val="Heading3"/>
      </w:pPr>
      <w:bookmarkStart w:id="1341" w:name="_Toc478091049"/>
      <w:r>
        <w:lastRenderedPageBreak/>
        <w:t>Sequence Diagram: Risk Subsystem</w:t>
      </w:r>
      <w:bookmarkEnd w:id="1341"/>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1342" w:name="_Toc478091092"/>
      <w:r>
        <w:t xml:space="preserve">Figure </w:t>
      </w:r>
      <w:r>
        <w:fldChar w:fldCharType="begin"/>
      </w:r>
      <w:r>
        <w:instrText xml:space="preserve"> SEQ Figure \* ARABIC </w:instrText>
      </w:r>
      <w:r>
        <w:fldChar w:fldCharType="separate"/>
      </w:r>
      <w:r w:rsidR="00823832">
        <w:rPr>
          <w:noProof/>
        </w:rPr>
        <w:t>15</w:t>
      </w:r>
      <w:r>
        <w:fldChar w:fldCharType="end"/>
      </w:r>
      <w:r>
        <w:t xml:space="preserve"> </w:t>
      </w:r>
      <w:r w:rsidRPr="000939A7">
        <w:t>Contextual Risk Subsystem Sequence Diagram</w:t>
      </w:r>
      <w:bookmarkEnd w:id="1342"/>
    </w:p>
    <w:p w:rsidR="006034A2" w:rsidRPr="00A04B7C" w:rsidRDefault="006034A2" w:rsidP="006034A2">
      <w:pPr>
        <w:spacing w:line="480" w:lineRule="auto"/>
      </w:pPr>
      <w:r>
        <w:t xml:space="preserve">The sequence diagram helps in understanding the steps that take place within the contextual risk subsystem. First, a connection is established with a sensing device at the user’s end, through an interface. </w:t>
      </w:r>
      <w:ins w:id="1343" w:author="Paulo Alencar" w:date="2017-04-06T10:13:00Z">
        <w:r w:rsidR="00EE13A4">
          <w:t xml:space="preserve">After this </w:t>
        </w:r>
      </w:ins>
      <w:del w:id="1344" w:author="Paulo Alencar" w:date="2017-04-06T10:13:00Z">
        <w:r w:rsidDel="00EE13A4">
          <w:delText xml:space="preserve">This </w:delText>
        </w:r>
      </w:del>
      <w:r>
        <w:t>step</w:t>
      </w:r>
      <w:ins w:id="1345" w:author="Paulo Alencar" w:date="2017-04-06T10:13:00Z">
        <w:r w:rsidR="00EE13A4">
          <w:t>,</w:t>
        </w:r>
      </w:ins>
      <w:r>
        <w:t xml:space="preserve"> </w:t>
      </w:r>
      <w:del w:id="1346" w:author="Paulo Alencar" w:date="2017-04-06T10:13:00Z">
        <w:r w:rsidDel="00EE13A4">
          <w:delText xml:space="preserve">is followed by </w:delText>
        </w:r>
      </w:del>
      <w:r>
        <w:t>the low</w:t>
      </w:r>
      <w:ins w:id="1347" w:author="Paulo Alencar" w:date="2017-04-06T10:13:00Z">
        <w:r w:rsidR="00EE13A4">
          <w:t>-</w:t>
        </w:r>
      </w:ins>
      <w:del w:id="1348" w:author="Paulo Alencar" w:date="2017-04-06T10:13:00Z">
        <w:r w:rsidDel="00EE13A4">
          <w:delText xml:space="preserve"> </w:delText>
        </w:r>
      </w:del>
      <w:r>
        <w:t xml:space="preserve">level abstraction of the user’s data </w:t>
      </w:r>
      <w:ins w:id="1349" w:author="Paulo Alencar" w:date="2017-04-06T10:13:00Z">
        <w:r w:rsidR="00EE13A4">
          <w:t xml:space="preserve">is sent </w:t>
        </w:r>
      </w:ins>
      <w:del w:id="1350" w:author="Paulo Alencar" w:date="2017-04-06T10:13:00Z">
        <w:r w:rsidDel="00EE13A4">
          <w:delText>and fee</w:delText>
        </w:r>
      </w:del>
      <w:del w:id="1351" w:author="Paulo Alencar" w:date="2017-04-06T10:14:00Z">
        <w:r w:rsidDel="00EE13A4">
          <w:delText xml:space="preserve">ding it </w:delText>
        </w:r>
      </w:del>
      <w:r>
        <w:t>to the servers running the semantic analysis. As a result</w:t>
      </w:r>
      <w:del w:id="1352" w:author="Paulo Alencar" w:date="2017-04-06T10:14:00Z">
        <w:r w:rsidDel="008073C6">
          <w:delText xml:space="preserve"> of this,</w:delText>
        </w:r>
      </w:del>
      <w:r>
        <w:t xml:space="preserve">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1353" w:name="_Toc478091050"/>
      <w:r>
        <w:t>Combined Sequence Diagram</w:t>
      </w:r>
      <w:bookmarkEnd w:id="1353"/>
    </w:p>
    <w:p w:rsidR="00E35EC0" w:rsidRPr="00F61F81" w:rsidRDefault="00E35EC0" w:rsidP="00E35EC0">
      <w:pPr>
        <w:pStyle w:val="BodyText"/>
        <w:spacing w:line="480" w:lineRule="auto"/>
      </w:pPr>
      <w:r>
        <w:t xml:space="preserve">The </w:t>
      </w:r>
      <w:ins w:id="1354" w:author="Paulo Alencar" w:date="2017-04-06T10:14:00Z">
        <w:r w:rsidR="008073C6">
          <w:t>s</w:t>
        </w:r>
      </w:ins>
      <w:del w:id="1355" w:author="Paulo Alencar" w:date="2017-04-06T10:14:00Z">
        <w:r w:rsidR="00FF1721" w:rsidDel="008073C6">
          <w:delText>S</w:delText>
        </w:r>
      </w:del>
      <w:r w:rsidR="00FF1721">
        <w:t>equence diagram</w:t>
      </w:r>
      <w:r>
        <w:t xml:space="preserve"> of the </w:t>
      </w:r>
      <w:r w:rsidR="00390006">
        <w:t>R</w:t>
      </w:r>
      <w:ins w:id="1356" w:author="Paulo Alencar" w:date="2017-04-06T10:14:00Z">
        <w:r w:rsidR="008073C6">
          <w:t>PRS</w:t>
        </w:r>
      </w:ins>
      <w:del w:id="1357" w:author="Paulo Alencar" w:date="2017-04-06T10:14:00Z">
        <w:r w:rsidR="00390006" w:rsidDel="008073C6">
          <w:delText>ecommender System</w:delText>
        </w:r>
      </w:del>
      <w:r>
        <w:t xml:space="preserve"> consists of the </w:t>
      </w:r>
      <w:ins w:id="1358" w:author="Paulo Alencar" w:date="2017-04-06T10:15:00Z">
        <w:r w:rsidR="008073C6">
          <w:t xml:space="preserve">combination of the </w:t>
        </w:r>
      </w:ins>
      <w:del w:id="1359" w:author="Paulo Alencar" w:date="2017-04-06T10:15:00Z">
        <w:r w:rsidDel="008073C6">
          <w:delText xml:space="preserve">aggregation </w:delText>
        </w:r>
      </w:del>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1360" w:name="_Toc478091093"/>
      <w:r>
        <w:t xml:space="preserve">Figure </w:t>
      </w:r>
      <w:r>
        <w:fldChar w:fldCharType="begin"/>
      </w:r>
      <w:r>
        <w:instrText xml:space="preserve"> SEQ Figure \* ARABIC </w:instrText>
      </w:r>
      <w:r>
        <w:fldChar w:fldCharType="separate"/>
      </w:r>
      <w:r w:rsidR="00823832">
        <w:rPr>
          <w:noProof/>
        </w:rPr>
        <w:t>16</w:t>
      </w:r>
      <w:r>
        <w:fldChar w:fldCharType="end"/>
      </w:r>
      <w:r>
        <w:t xml:space="preserve"> Combined Sequence Diagra</w:t>
      </w:r>
      <w:r w:rsidR="00D35CF3">
        <w:t>m</w:t>
      </w:r>
      <w:bookmarkEnd w:id="1360"/>
    </w:p>
    <w:p w:rsidR="00AE7543" w:rsidRDefault="00AE7543" w:rsidP="00866177">
      <w:pPr>
        <w:pStyle w:val="Heading1"/>
        <w:spacing w:line="480" w:lineRule="auto"/>
      </w:pPr>
      <w:r>
        <w:lastRenderedPageBreak/>
        <w:br/>
      </w:r>
      <w:bookmarkStart w:id="1361" w:name="_Toc478091051"/>
      <w:r w:rsidR="00CE12C1">
        <w:t xml:space="preserve">Case Study: </w:t>
      </w:r>
      <w:ins w:id="1362" w:author="Paulo Alencar" w:date="2017-04-06T10:21:00Z">
        <w:r w:rsidR="00253AAD">
          <w:t xml:space="preserve">A </w:t>
        </w:r>
      </w:ins>
      <w:r w:rsidR="00DF7B86">
        <w:t xml:space="preserve">Job </w:t>
      </w:r>
      <w:r w:rsidR="00390006">
        <w:t>Recommender System</w:t>
      </w:r>
      <w:bookmarkEnd w:id="1361"/>
    </w:p>
    <w:p w:rsidR="00AE7543" w:rsidRDefault="00253AAD" w:rsidP="00866177">
      <w:pPr>
        <w:pStyle w:val="BodyText"/>
        <w:spacing w:line="480" w:lineRule="auto"/>
      </w:pPr>
      <w:ins w:id="1363" w:author="Paulo Alencar" w:date="2017-04-06T10:21:00Z">
        <w:r>
          <w:t xml:space="preserve">In general, </w:t>
        </w:r>
      </w:ins>
      <w:del w:id="1364" w:author="Paulo Alencar" w:date="2017-04-06T10:21:00Z">
        <w:r w:rsidR="00342A61" w:rsidDel="00253AAD">
          <w:delText>G</w:delText>
        </w:r>
        <w:r w:rsidR="00342A61" w:rsidRPr="00342A61" w:rsidDel="00253AAD">
          <w:delText xml:space="preserve">enerally </w:delText>
        </w:r>
      </w:del>
      <w:r w:rsidR="00342A61" w:rsidRPr="00342A61">
        <w:t xml:space="preserve">a </w:t>
      </w:r>
      <w:r w:rsidR="00342A61" w:rsidRPr="00A72713">
        <w:t xml:space="preserve">recommendation system suggests personalized choices from a large set of possible options with the </w:t>
      </w:r>
      <w:r w:rsidR="00A72713">
        <w:t>objective of reducing complex</w:t>
      </w:r>
      <w:r w:rsidR="00342A61" w:rsidRPr="00A72713">
        <w:t xml:space="preserve"> decision making. The last decade has witnessed the emergence of </w:t>
      </w:r>
      <w:ins w:id="1365" w:author="Paulo Alencar" w:date="2017-04-06T10:21:00Z">
        <w:r>
          <w:t xml:space="preserve">a wide variety </w:t>
        </w:r>
      </w:ins>
      <w:del w:id="1366" w:author="Paulo Alencar" w:date="2017-04-06T10:22:00Z">
        <w:r w:rsidR="00342A61" w:rsidRPr="00A72713" w:rsidDel="00253AAD">
          <w:delText xml:space="preserve">lots </w:delText>
        </w:r>
      </w:del>
      <w:r w:rsidR="00342A61" w:rsidRPr="00A72713">
        <w:t xml:space="preserve">of </w:t>
      </w:r>
      <w:r w:rsidR="00134D6D" w:rsidRPr="00A72713">
        <w:t>job portals</w:t>
      </w:r>
      <w:r w:rsidR="00342A61" w:rsidRPr="00A72713">
        <w:t xml:space="preserve"> offering</w:t>
      </w:r>
      <w:r w:rsidR="00342A61" w:rsidRPr="00342A61">
        <w:t xml:space="preserve"> </w:t>
      </w:r>
      <w:ins w:id="1367" w:author="Paulo Alencar" w:date="2017-04-06T10:25:00Z">
        <w:r>
          <w:t xml:space="preserve">recommendation </w:t>
        </w:r>
      </w:ins>
      <w:del w:id="1368" w:author="Paulo Alencar" w:date="2017-04-06T10:24:00Z">
        <w:r w:rsidR="00342A61" w:rsidRPr="00342A61" w:rsidDel="00253AAD">
          <w:delText xml:space="preserve">such </w:delText>
        </w:r>
      </w:del>
      <w:r w:rsidR="00342A61" w:rsidRPr="00342A61">
        <w:t xml:space="preserve">services to </w:t>
      </w:r>
      <w:ins w:id="1369" w:author="Paulo Alencar" w:date="2017-04-06T10:24:00Z">
        <w:r>
          <w:t xml:space="preserve">help </w:t>
        </w:r>
      </w:ins>
      <w:r w:rsidR="00342A61" w:rsidRPr="00342A61">
        <w:t>their users</w:t>
      </w:r>
      <w:ins w:id="1370" w:author="Paulo Alencar" w:date="2017-04-06T10:24:00Z">
        <w:r>
          <w:t xml:space="preserve"> find employment</w:t>
        </w:r>
      </w:ins>
      <w:r w:rsidR="00342A61" w:rsidRPr="00342A61">
        <w:t xml:space="preserve">. </w:t>
      </w:r>
      <w:ins w:id="1371" w:author="Paulo Alencar" w:date="2017-04-06T10:25:00Z">
        <w:r>
          <w:t xml:space="preserve">Such </w:t>
        </w:r>
      </w:ins>
      <w:del w:id="1372" w:author="Paulo Alencar" w:date="2017-04-06T10:24:00Z">
        <w:r w:rsidR="00342A61" w:rsidRPr="00342A61" w:rsidDel="00253AAD">
          <w:delText>Generally a</w:delText>
        </w:r>
      </w:del>
      <w:del w:id="1373" w:author="Paulo Alencar" w:date="2017-04-06T10:26:00Z">
        <w:r w:rsidR="00342A61" w:rsidRPr="00342A61" w:rsidDel="00253AAD">
          <w:delText xml:space="preserve"> </w:delText>
        </w:r>
      </w:del>
      <w:r w:rsidR="00342A61" w:rsidRPr="00342A61">
        <w:t>recommendation system</w:t>
      </w:r>
      <w:ins w:id="1374" w:author="Paulo Alencar" w:date="2017-04-06T10:26:00Z">
        <w:r>
          <w:t>s</w:t>
        </w:r>
      </w:ins>
      <w:r w:rsidR="00342A61" w:rsidRPr="00342A61">
        <w:t xml:space="preserve"> work</w:t>
      </w:r>
      <w:ins w:id="1375" w:author="Paulo Alencar" w:date="2017-04-06T10:26:00Z">
        <w:r>
          <w:t xml:space="preserve"> based on </w:t>
        </w:r>
      </w:ins>
      <w:del w:id="1376" w:author="Paulo Alencar" w:date="2017-04-06T10:26:00Z">
        <w:r w:rsidR="00342A61" w:rsidRPr="00342A61" w:rsidDel="00253AAD">
          <w:delText xml:space="preserve">s on </w:delText>
        </w:r>
      </w:del>
      <w:r w:rsidR="00342A61" w:rsidRPr="00342A61">
        <w:t>information filtering technique</w:t>
      </w:r>
      <w:ins w:id="1377" w:author="Paulo Alencar" w:date="2017-04-06T10:26:00Z">
        <w:r>
          <w:t>s</w:t>
        </w:r>
      </w:ins>
      <w:r w:rsidR="00342A61" w:rsidRPr="00342A61">
        <w:t xml:space="preserve"> and provide</w:t>
      </w:r>
      <w:del w:id="1378" w:author="Paulo Alencar" w:date="2017-04-06T10:26:00Z">
        <w:r w:rsidR="00342A61" w:rsidRPr="00342A61" w:rsidDel="00253AAD">
          <w:delText>s</w:delText>
        </w:r>
      </w:del>
      <w:r w:rsidR="00342A61" w:rsidRPr="00342A61">
        <w:t xml:space="preserve"> information </w:t>
      </w:r>
      <w:ins w:id="1379" w:author="Paulo Alencar" w:date="2017-04-06T10:26:00Z">
        <w:r>
          <w:t xml:space="preserve">of interest to </w:t>
        </w:r>
      </w:ins>
      <w:del w:id="1380" w:author="Paulo Alencar" w:date="2017-04-06T10:26:00Z">
        <w:r w:rsidR="00342A61" w:rsidRPr="00342A61" w:rsidDel="00253AAD">
          <w:delText xml:space="preserve">which is of the interest </w:delText>
        </w:r>
        <w:r w:rsidR="00CA76F2" w:rsidDel="00253AAD">
          <w:delText xml:space="preserve">to </w:delText>
        </w:r>
        <w:r w:rsidR="00342A61" w:rsidRPr="00342A61" w:rsidDel="00253AAD">
          <w:delText xml:space="preserve">the </w:delText>
        </w:r>
      </w:del>
      <w:r w:rsidR="00342A61" w:rsidRPr="00342A61">
        <w:t>concerned user</w:t>
      </w:r>
      <w:ins w:id="1381" w:author="Paulo Alencar" w:date="2017-04-06T10:26:00Z">
        <w:r>
          <w:t>s</w:t>
        </w:r>
      </w:ins>
      <w:r w:rsidR="00342A61" w:rsidRPr="00342A61">
        <w:t xml:space="preserve">. Typically, a recommendation engine, which employs a set of </w:t>
      </w:r>
      <w:ins w:id="1382" w:author="Paulo Alencar" w:date="2017-04-06T10:27:00Z">
        <w:r>
          <w:t xml:space="preserve">similarity and ranking </w:t>
        </w:r>
      </w:ins>
      <w:r w:rsidR="00342A61" w:rsidRPr="00342A61">
        <w:t>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00342A61" w:rsidRPr="00342A61">
        <w:t xml:space="preserve"> and seeks to predict </w:t>
      </w:r>
      <w:r w:rsidR="00134D6D">
        <w:t xml:space="preserve">a set of suitable jobs for the user. </w:t>
      </w:r>
    </w:p>
    <w:p w:rsidR="006D0A04" w:rsidRPr="006D0A04" w:rsidRDefault="000B36FC" w:rsidP="006D0A04">
      <w:pPr>
        <w:pStyle w:val="Heading2"/>
      </w:pPr>
      <w:bookmarkStart w:id="1383" w:name="_Toc478091052"/>
      <w:r>
        <w:t>Problem</w:t>
      </w:r>
      <w:r w:rsidR="006D0A04">
        <w:t xml:space="preserve"> Description</w:t>
      </w:r>
      <w:bookmarkEnd w:id="1383"/>
    </w:p>
    <w:p w:rsidR="00253AAD" w:rsidRDefault="00253AAD" w:rsidP="00454CDE">
      <w:pPr>
        <w:pStyle w:val="BodyTextFirstIndent"/>
        <w:spacing w:line="480" w:lineRule="auto"/>
        <w:rPr>
          <w:ins w:id="1384" w:author="Paulo Alencar" w:date="2017-04-06T10:29:00Z"/>
        </w:rPr>
      </w:pPr>
      <w:ins w:id="1385" w:author="Paulo Alencar" w:date="2017-04-06T10:27:00Z">
        <w:r>
          <w:t xml:space="preserve">The main problem is that these recommendation systems do not support privacy-preserving and risk-aware </w:t>
        </w:r>
      </w:ins>
      <w:ins w:id="1386" w:author="Paulo Alencar" w:date="2017-04-06T10:28:00Z">
        <w:r>
          <w:t xml:space="preserve">mechanisms. Therefore, in this chapter, a multi-agent model based on the RPRS </w:t>
        </w:r>
      </w:ins>
      <w:ins w:id="1387" w:author="Paulo Alencar" w:date="2017-04-06T10:29:00Z">
        <w:r>
          <w:t>model is provide to address this gap.</w:t>
        </w:r>
      </w:ins>
    </w:p>
    <w:p w:rsidR="002248A1" w:rsidRDefault="00253AAD" w:rsidP="00454CDE">
      <w:pPr>
        <w:pStyle w:val="BodyTextFirstIndent"/>
        <w:spacing w:line="480" w:lineRule="auto"/>
        <w:rPr>
          <w:ins w:id="1388" w:author="Paulo Alencar" w:date="2017-04-06T10:41:00Z"/>
        </w:rPr>
      </w:pPr>
      <w:ins w:id="1389" w:author="Paulo Alencar" w:date="2017-04-06T10:29:00Z">
        <w:r>
          <w:t xml:space="preserve">In order to provide a </w:t>
        </w:r>
      </w:ins>
      <w:ins w:id="1390" w:author="Paulo Alencar" w:date="2017-04-06T10:30:00Z">
        <w:r>
          <w:t xml:space="preserve">specific </w:t>
        </w:r>
      </w:ins>
      <w:ins w:id="1391" w:author="Paulo Alencar" w:date="2017-04-06T10:29:00Z">
        <w:r>
          <w:t xml:space="preserve">RPRS model </w:t>
        </w:r>
      </w:ins>
      <w:ins w:id="1392" w:author="Paulo Alencar" w:date="2017-04-06T10:31:00Z">
        <w:r w:rsidR="00DA6C6E">
          <w:t xml:space="preserve">to support job recommendations, </w:t>
        </w:r>
      </w:ins>
      <w:ins w:id="1393" w:author="Paulo Alencar" w:date="2017-04-06T10:32:00Z">
        <w:r w:rsidR="00DA6C6E">
          <w:t xml:space="preserve">information about how job recommendations work conceptually and from a processing viewpoint are needed </w:t>
        </w:r>
      </w:ins>
      <w:ins w:id="1394" w:author="Paulo Alencar" w:date="2017-04-06T10:33:00Z">
        <w:r w:rsidR="00DA6C6E">
          <w:t>so that goal diagrams, activity diagrams and sequence diagrams are produce as part of the specific RPRS design</w:t>
        </w:r>
      </w:ins>
      <w:ins w:id="1395" w:author="Paulo Alencar" w:date="2017-04-06T10:34:00Z">
        <w:r w:rsidR="00DA6C6E">
          <w:t xml:space="preserve"> model</w:t>
        </w:r>
      </w:ins>
      <w:ins w:id="1396" w:author="Paulo Alencar" w:date="2017-04-06T10:33:00Z">
        <w:r w:rsidR="00DA6C6E">
          <w:t>.</w:t>
        </w:r>
      </w:ins>
      <w:ins w:id="1397" w:author="Paulo Alencar" w:date="2017-04-06T10:34:00Z">
        <w:r w:rsidR="00DA6C6E">
          <w:t xml:space="preserve"> After reviewing the literature on job recommendation systems, two of them were </w:t>
        </w:r>
      </w:ins>
      <w:ins w:id="1398" w:author="Paulo Alencar" w:date="2017-04-06T10:35:00Z">
        <w:r w:rsidR="00DA6C6E">
          <w:t xml:space="preserve">found that provide to some extent the required information. A first paper describes </w:t>
        </w:r>
      </w:ins>
      <w:ins w:id="1399" w:author="Paulo Alencar" w:date="2017-04-06T10:36:00Z">
        <w:r w:rsidR="00DA6C6E">
          <w:t xml:space="preserve">the system </w:t>
        </w:r>
      </w:ins>
      <w:ins w:id="1400" w:author="Paulo Alencar" w:date="2017-04-06T10:35:00Z">
        <w:r w:rsidR="00DA6C6E">
          <w:t>conceptual</w:t>
        </w:r>
      </w:ins>
      <w:ins w:id="1401" w:author="Paulo Alencar" w:date="2017-04-06T10:36:00Z">
        <w:r w:rsidR="00DA6C6E">
          <w:t xml:space="preserve">ly and includes information </w:t>
        </w:r>
      </w:ins>
      <w:ins w:id="1402" w:author="Paulo Alencar" w:date="2017-04-06T10:37:00Z">
        <w:r w:rsidR="00DA6C6E">
          <w:t xml:space="preserve">such as </w:t>
        </w:r>
      </w:ins>
      <w:ins w:id="1403" w:author="Paulo Alencar" w:date="2017-04-06T10:36:00Z">
        <w:r w:rsidR="00DA6C6E">
          <w:t xml:space="preserve">the types of data used, </w:t>
        </w:r>
      </w:ins>
      <w:ins w:id="1404" w:author="Paulo Alencar" w:date="2017-04-06T10:37:00Z">
        <w:r w:rsidR="00DA6C6E">
          <w:t xml:space="preserve">and </w:t>
        </w:r>
      </w:ins>
      <w:ins w:id="1405" w:author="Paulo Alencar" w:date="2017-04-06T10:36:00Z">
        <w:r w:rsidR="00DA6C6E">
          <w:t>the user</w:t>
        </w:r>
      </w:ins>
      <w:ins w:id="1406" w:author="Paulo Alencar" w:date="2017-04-06T10:37:00Z">
        <w:r w:rsidR="00DA6C6E">
          <w:t xml:space="preserve">’s actions, objectives and interactions [9]. A second paper focuses more on the </w:t>
        </w:r>
      </w:ins>
      <w:ins w:id="1407" w:author="Paulo Alencar" w:date="2017-04-06T10:38:00Z">
        <w:r w:rsidR="00DA6C6E">
          <w:t xml:space="preserve">data </w:t>
        </w:r>
      </w:ins>
      <w:ins w:id="1408" w:author="Paulo Alencar" w:date="2017-04-06T10:37:00Z">
        <w:r w:rsidR="00DA6C6E">
          <w:t>processing</w:t>
        </w:r>
      </w:ins>
      <w:ins w:id="1409" w:author="Paulo Alencar" w:date="2017-04-06T10:38:00Z">
        <w:r w:rsidR="00DA6C6E">
          <w:t xml:space="preserve"> mechanisms and provide more information </w:t>
        </w:r>
        <w:r w:rsidR="00DA6C6E">
          <w:lastRenderedPageBreak/>
          <w:t>on how the data is processed and on how the filtering process works</w:t>
        </w:r>
      </w:ins>
      <w:ins w:id="1410" w:author="Paulo Alencar" w:date="2017-04-06T10:41:00Z">
        <w:r w:rsidR="002248A1">
          <w:t xml:space="preserve"> [10]</w:t>
        </w:r>
      </w:ins>
      <w:ins w:id="1411" w:author="Paulo Alencar" w:date="2017-04-06T10:38:00Z">
        <w:r w:rsidR="00DA6C6E">
          <w:t xml:space="preserve">. In </w:t>
        </w:r>
      </w:ins>
      <w:ins w:id="1412" w:author="Paulo Alencar" w:date="2017-04-06T10:40:00Z">
        <w:r w:rsidR="00DA6C6E">
          <w:t>summary</w:t>
        </w:r>
      </w:ins>
      <w:ins w:id="1413" w:author="Paulo Alencar" w:date="2017-04-06T10:39:00Z">
        <w:r w:rsidR="00DA6C6E">
          <w:t>, the first paper  provide</w:t>
        </w:r>
      </w:ins>
      <w:ins w:id="1414" w:author="Paulo Alencar" w:date="2017-04-06T10:40:00Z">
        <w:r w:rsidR="002248A1">
          <w:t>s</w:t>
        </w:r>
      </w:ins>
      <w:ins w:id="1415" w:author="Paulo Alencar" w:date="2017-04-06T10:39:00Z">
        <w:r w:rsidR="00DA6C6E">
          <w:t xml:space="preserve"> the information needed for the generation of the </w:t>
        </w:r>
      </w:ins>
      <w:ins w:id="1416" w:author="Paulo Alencar" w:date="2017-04-06T10:40:00Z">
        <w:r w:rsidR="00DA6C6E">
          <w:t xml:space="preserve">RPRS </w:t>
        </w:r>
      </w:ins>
      <w:ins w:id="1417" w:author="Paulo Alencar" w:date="2017-04-06T10:39:00Z">
        <w:r w:rsidR="00DA6C6E">
          <w:t>goal models</w:t>
        </w:r>
      </w:ins>
      <w:ins w:id="1418" w:author="Paulo Alencar" w:date="2017-04-06T10:40:00Z">
        <w:r w:rsidR="00DA6C6E">
          <w:t xml:space="preserve">, and the second paper, </w:t>
        </w:r>
        <w:r w:rsidR="002248A1">
          <w:t>provides the information required to produce the RPRS activity and sequence diagrams</w:t>
        </w:r>
      </w:ins>
      <w:ins w:id="1419" w:author="Paulo Alencar" w:date="2017-04-06T10:41:00Z">
        <w:r w:rsidR="002248A1">
          <w:t>.</w:t>
        </w:r>
      </w:ins>
    </w:p>
    <w:p w:rsidR="00DD7E84" w:rsidRDefault="002248A1" w:rsidP="00454CDE">
      <w:pPr>
        <w:pStyle w:val="BodyTextFirstIndent"/>
        <w:spacing w:line="480" w:lineRule="auto"/>
      </w:pPr>
      <w:ins w:id="1420" w:author="Paulo Alencar" w:date="2017-04-06T10:40:00Z">
        <w:r>
          <w:t xml:space="preserve"> </w:t>
        </w:r>
      </w:ins>
      <w:r w:rsidR="00440DB2">
        <w:t xml:space="preserve">We will now describe </w:t>
      </w:r>
      <w:ins w:id="1421" w:author="Paulo Alencar" w:date="2017-04-06T10:42:00Z">
        <w:r>
          <w:t xml:space="preserve">the job recommendation systems </w:t>
        </w:r>
      </w:ins>
      <w:del w:id="1422" w:author="Paulo Alencar" w:date="2017-04-06T10:42:00Z">
        <w:r w:rsidR="00440DB2" w:rsidDel="002248A1">
          <w:delText xml:space="preserve">a </w:delText>
        </w:r>
        <w:r w:rsidR="00390006" w:rsidDel="002248A1">
          <w:delText>Recommender System</w:delText>
        </w:r>
        <w:r w:rsidR="004A65E8" w:rsidDel="002248A1">
          <w:delText xml:space="preserve"> p</w:delText>
        </w:r>
      </w:del>
      <w:ins w:id="1423" w:author="Paulo Alencar" w:date="2017-04-06T10:42:00Z">
        <w:r>
          <w:t>p</w:t>
        </w:r>
      </w:ins>
      <w:r w:rsidR="004A65E8">
        <w:t xml:space="preserve">roposed </w:t>
      </w:r>
      <w:ins w:id="1424" w:author="Paulo Alencar" w:date="2017-04-06T10:42:00Z">
        <w:r>
          <w:t>in</w:t>
        </w:r>
      </w:ins>
      <w:del w:id="1425" w:author="Paulo Alencar" w:date="2017-04-06T10:42:00Z">
        <w:r w:rsidR="004A65E8" w:rsidDel="002248A1">
          <w:delText>by</w:delText>
        </w:r>
      </w:del>
      <w:r w:rsidR="004A65E8">
        <w:t xml:space="preserve"> [9]</w:t>
      </w:r>
      <w:r w:rsidR="00C07482">
        <w:t xml:space="preserve"> </w:t>
      </w:r>
      <w:ins w:id="1426" w:author="Paulo Alencar" w:date="2017-04-06T10:42:00Z">
        <w:r>
          <w:t>(</w:t>
        </w:r>
      </w:ins>
      <w:r w:rsidR="004A65E8">
        <w:t xml:space="preserve">in </w:t>
      </w:r>
      <w:r w:rsidR="00C07482">
        <w:t>2013</w:t>
      </w:r>
      <w:ins w:id="1427" w:author="Paulo Alencar" w:date="2017-04-06T10:42:00Z">
        <w:r>
          <w:t>)</w:t>
        </w:r>
      </w:ins>
      <w:r w:rsidR="004A65E8">
        <w:t xml:space="preserve"> and </w:t>
      </w:r>
      <w:ins w:id="1428" w:author="Paulo Alencar" w:date="2017-04-06T10:42:00Z">
        <w:r>
          <w:t xml:space="preserve">in </w:t>
        </w:r>
      </w:ins>
      <w:r w:rsidR="004A65E8">
        <w:t>[10]</w:t>
      </w:r>
      <w:r w:rsidR="0061117F">
        <w:t xml:space="preserve"> </w:t>
      </w:r>
      <w:ins w:id="1429" w:author="Paulo Alencar" w:date="2017-04-06T10:42:00Z">
        <w:r>
          <w:t>(</w:t>
        </w:r>
      </w:ins>
      <w:r w:rsidR="004A65E8">
        <w:t xml:space="preserve">in </w:t>
      </w:r>
      <w:r w:rsidR="0061117F">
        <w:t>2016</w:t>
      </w:r>
      <w:ins w:id="1430" w:author="Paulo Alencar" w:date="2017-04-06T10:42:00Z">
        <w:r>
          <w:t>)</w:t>
        </w:r>
      </w:ins>
      <w:r w:rsidR="00C07482">
        <w:t>.</w:t>
      </w:r>
      <w:r w:rsidR="006F738F">
        <w:t xml:space="preserve"> </w:t>
      </w:r>
      <w:ins w:id="1431" w:author="Paulo Alencar" w:date="2017-04-06T10:43:00Z">
        <w:r>
          <w:t xml:space="preserve">In [9], Guo and Alamudun </w:t>
        </w:r>
      </w:ins>
      <w:del w:id="1432" w:author="Paulo Alencar" w:date="2017-04-06T10:43:00Z">
        <w:r w:rsidR="0011648B" w:rsidDel="002248A1">
          <w:delText xml:space="preserve">Paper </w:delText>
        </w:r>
        <w:r w:rsidR="006F738F" w:rsidDel="002248A1">
          <w:delText xml:space="preserve">[9] </w:delText>
        </w:r>
      </w:del>
      <w:r w:rsidR="006F738F">
        <w:t>d</w:t>
      </w:r>
      <w:r w:rsidR="006F738F">
        <w:rPr>
          <w:lang w:val="en-CA"/>
        </w:rPr>
        <w:t>escribe</w:t>
      </w:r>
      <w:del w:id="1433" w:author="Paulo Alencar" w:date="2017-04-06T10:43:00Z">
        <w:r w:rsidR="006F738F" w:rsidDel="002248A1">
          <w:rPr>
            <w:lang w:val="en-CA"/>
          </w:rPr>
          <w:delText>s</w:delText>
        </w:r>
      </w:del>
      <w:r w:rsidR="006F738F">
        <w:rPr>
          <w:lang w:val="en-CA"/>
        </w:rPr>
        <w:t xml:space="preserve"> </w:t>
      </w:r>
      <w:r w:rsidR="006F738F" w:rsidRPr="006F738F">
        <w:rPr>
          <w:lang w:val="en-CA"/>
        </w:rPr>
        <w:t xml:space="preserve">a hybrid </w:t>
      </w:r>
      <w:r w:rsidR="00390006">
        <w:rPr>
          <w:lang w:val="en-CA"/>
        </w:rPr>
        <w:t>R</w:t>
      </w:r>
      <w:ins w:id="1434" w:author="Paulo Alencar" w:date="2017-04-06T10:44:00Z">
        <w:r>
          <w:rPr>
            <w:lang w:val="en-CA"/>
          </w:rPr>
          <w:t>S</w:t>
        </w:r>
      </w:ins>
      <w:del w:id="1435" w:author="Paulo Alencar" w:date="2017-04-06T10:44:00Z">
        <w:r w:rsidR="00390006" w:rsidDel="002248A1">
          <w:rPr>
            <w:lang w:val="en-CA"/>
          </w:rPr>
          <w:delText>ecommender System</w:delText>
        </w:r>
      </w:del>
      <w:r w:rsidR="006F738F" w:rsidRPr="006F738F">
        <w:rPr>
          <w:lang w:val="en-CA"/>
        </w:rPr>
        <w:t xml:space="preserve"> for job seeking and</w:t>
      </w:r>
      <w:r w:rsidR="006F738F">
        <w:rPr>
          <w:lang w:val="en-CA"/>
        </w:rPr>
        <w:t xml:space="preserve"> recruiting websites.</w:t>
      </w:r>
      <w:r w:rsidR="006F738F" w:rsidRPr="006F738F">
        <w:rPr>
          <w:lang w:val="en-CA"/>
        </w:rPr>
        <w:t xml:space="preserve"> Th</w:t>
      </w:r>
      <w:ins w:id="1436" w:author="Paulo Alencar" w:date="2017-04-06T10:44:00Z">
        <w:r>
          <w:rPr>
            <w:lang w:val="en-CA"/>
          </w:rPr>
          <w:t xml:space="preserve">is hybrid RS </w:t>
        </w:r>
      </w:ins>
      <w:del w:id="1437" w:author="Paulo Alencar" w:date="2017-04-06T10:44:00Z">
        <w:r w:rsidR="006F738F" w:rsidRPr="006F738F" w:rsidDel="002248A1">
          <w:rPr>
            <w:lang w:val="en-CA"/>
          </w:rPr>
          <w:delText xml:space="preserve">e </w:delText>
        </w:r>
        <w:r w:rsidR="006F738F" w:rsidDel="002248A1">
          <w:rPr>
            <w:lang w:val="en-CA"/>
          </w:rPr>
          <w:delText xml:space="preserve">described </w:delText>
        </w:r>
        <w:r w:rsidR="006F738F" w:rsidRPr="006F738F" w:rsidDel="002248A1">
          <w:rPr>
            <w:lang w:val="en-CA"/>
          </w:rPr>
          <w:delText xml:space="preserve">hybrid </w:delText>
        </w:r>
        <w:r w:rsidR="00390006" w:rsidDel="002248A1">
          <w:rPr>
            <w:lang w:val="en-CA"/>
          </w:rPr>
          <w:delText>Re</w:delText>
        </w:r>
      </w:del>
      <w:del w:id="1438" w:author="Paulo Alencar" w:date="2017-04-06T10:45:00Z">
        <w:r w:rsidR="00390006" w:rsidDel="002248A1">
          <w:rPr>
            <w:lang w:val="en-CA"/>
          </w:rPr>
          <w:delText>commender System</w:delText>
        </w:r>
        <w:r w:rsidR="006F738F" w:rsidRPr="006F738F" w:rsidDel="002248A1">
          <w:rPr>
            <w:lang w:val="en-CA"/>
          </w:rPr>
          <w:delText xml:space="preserve"> </w:delText>
        </w:r>
      </w:del>
      <w:r w:rsidR="006F738F" w:rsidRPr="006F738F">
        <w:rPr>
          <w:lang w:val="en-CA"/>
        </w:rPr>
        <w:t>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w:t>
      </w:r>
      <w:ins w:id="1439" w:author="Paulo Alencar" w:date="2017-04-06T10:45:00Z">
        <w:r>
          <w:rPr>
            <w:lang w:val="en-CA"/>
          </w:rPr>
          <w:t xml:space="preserve">e authors </w:t>
        </w:r>
      </w:ins>
      <w:del w:id="1440" w:author="Paulo Alencar" w:date="2017-04-06T10:45:00Z">
        <w:r w:rsidR="006F738F" w:rsidDel="002248A1">
          <w:rPr>
            <w:lang w:val="en-CA"/>
          </w:rPr>
          <w:delText xml:space="preserve">is paper </w:delText>
        </w:r>
      </w:del>
      <w:r w:rsidR="006F738F">
        <w:rPr>
          <w:lang w:val="en-CA"/>
        </w:rPr>
        <w:t>also provide</w:t>
      </w:r>
      <w:del w:id="1441" w:author="Paulo Alencar" w:date="2017-04-06T10:45:00Z">
        <w:r w:rsidR="006F738F" w:rsidDel="002248A1">
          <w:rPr>
            <w:lang w:val="en-CA"/>
          </w:rPr>
          <w:delText>s</w:delText>
        </w:r>
      </w:del>
      <w:r w:rsidR="006F738F">
        <w:rPr>
          <w:lang w:val="en-CA"/>
        </w:rPr>
        <w:t xml:space="preserve">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w:t>
      </w:r>
      <w:ins w:id="1442" w:author="Paulo Alencar" w:date="2017-04-06T10:45:00Z">
        <w:r>
          <w:rPr>
            <w:lang w:val="en-CA"/>
          </w:rPr>
          <w:t xml:space="preserve">presented </w:t>
        </w:r>
      </w:ins>
      <w:r w:rsidR="00454CDE">
        <w:rPr>
          <w:lang w:val="en-CA"/>
        </w:rPr>
        <w:t xml:space="preserve">in the paper </w:t>
      </w:r>
      <w:ins w:id="1443" w:author="Paulo Alencar" w:date="2017-04-06T10:45:00Z">
        <w:r>
          <w:rPr>
            <w:lang w:val="en-CA"/>
          </w:rPr>
          <w:t>involv</w:t>
        </w:r>
      </w:ins>
      <w:ins w:id="1444" w:author="Paulo Alencar" w:date="2017-04-06T10:46:00Z">
        <w:r>
          <w:rPr>
            <w:lang w:val="en-CA"/>
          </w:rPr>
          <w:t>e</w:t>
        </w:r>
      </w:ins>
      <w:ins w:id="1445" w:author="Paulo Alencar" w:date="2017-04-06T10:45:00Z">
        <w:r>
          <w:rPr>
            <w:lang w:val="en-CA"/>
          </w:rPr>
          <w:t xml:space="preserve">s </w:t>
        </w:r>
      </w:ins>
      <w:del w:id="1446" w:author="Paulo Alencar" w:date="2017-04-06T10:46:00Z">
        <w:r w:rsidR="00454CDE" w:rsidDel="002248A1">
          <w:rPr>
            <w:lang w:val="en-CA"/>
          </w:rPr>
          <w:delText xml:space="preserve">consisting of </w:delText>
        </w:r>
      </w:del>
      <w:r w:rsidR="00454CDE">
        <w:rPr>
          <w:lang w:val="en-CA"/>
        </w:rPr>
        <w:t>modelling the entity</w:t>
      </w:r>
      <w:ins w:id="1447" w:author="Paulo Alencar" w:date="2017-04-06T10:46:00Z">
        <w:r>
          <w:rPr>
            <w:lang w:val="en-CA"/>
          </w:rPr>
          <w:t xml:space="preserve"> and </w:t>
        </w:r>
      </w:ins>
      <w:del w:id="1448" w:author="Paulo Alencar" w:date="2017-04-06T10:46:00Z">
        <w:r w:rsidR="00454CDE" w:rsidDel="002248A1">
          <w:rPr>
            <w:lang w:val="en-CA"/>
          </w:rPr>
          <w:delText>-</w:delText>
        </w:r>
      </w:del>
      <w:r w:rsidR="00454CDE">
        <w:rPr>
          <w:lang w:val="en-CA"/>
        </w:rPr>
        <w:t>interaction</w:t>
      </w:r>
      <w:ins w:id="1449" w:author="Paulo Alencar" w:date="2017-04-06T10:46:00Z">
        <w:r>
          <w:rPr>
            <w:lang w:val="en-CA"/>
          </w:rPr>
          <w:t>-</w:t>
        </w:r>
      </w:ins>
      <w:del w:id="1450" w:author="Paulo Alencar" w:date="2017-04-06T10:46:00Z">
        <w:r w:rsidR="00454CDE" w:rsidDel="002248A1">
          <w:rPr>
            <w:lang w:val="en-CA"/>
          </w:rPr>
          <w:delText xml:space="preserve"> </w:delText>
        </w:r>
      </w:del>
      <w:r w:rsidR="00454CDE">
        <w:rPr>
          <w:lang w:val="en-CA"/>
        </w:rPr>
        <w:t xml:space="preserve">based relations </w:t>
      </w:r>
      <w:del w:id="1451" w:author="Paulo Alencar" w:date="2017-04-06T10:46:00Z">
        <w:r w:rsidR="00454CDE" w:rsidDel="002248A1">
          <w:rPr>
            <w:lang w:val="en-CA"/>
          </w:rPr>
          <w:delText xml:space="preserve">in the followed </w:delText>
        </w:r>
      </w:del>
      <w:r w:rsidR="00454CDE">
        <w:rPr>
          <w:lang w:val="en-CA"/>
        </w:rPr>
        <w:t xml:space="preserve">by </w:t>
      </w:r>
      <w:ins w:id="1452" w:author="Paulo Alencar" w:date="2017-04-06T10:47:00Z">
        <w:r>
          <w:rPr>
            <w:lang w:val="en-CA"/>
          </w:rPr>
          <w:t>building a</w:t>
        </w:r>
      </w:ins>
      <w:del w:id="1453" w:author="Paulo Alencar" w:date="2017-04-06T10:47:00Z">
        <w:r w:rsidR="00454CDE" w:rsidDel="002248A1">
          <w:rPr>
            <w:lang w:val="en-CA"/>
          </w:rPr>
          <w:delText xml:space="preserve">the formation of a </w:delText>
        </w:r>
      </w:del>
      <w:ins w:id="1454" w:author="Paulo Alencar" w:date="2017-04-06T10:47:00Z">
        <w:r>
          <w:rPr>
            <w:lang w:val="en-CA"/>
          </w:rPr>
          <w:t xml:space="preserve"> </w:t>
        </w:r>
      </w:ins>
      <w:r w:rsidR="00454CDE">
        <w:rPr>
          <w:lang w:val="en-CA"/>
        </w:rPr>
        <w:t>graph consisting of these entities and comput</w:t>
      </w:r>
      <w:ins w:id="1455" w:author="Paulo Alencar" w:date="2017-04-06T10:47:00Z">
        <w:r>
          <w:rPr>
            <w:lang w:val="en-CA"/>
          </w:rPr>
          <w:t>ing</w:t>
        </w:r>
      </w:ins>
      <w:del w:id="1456" w:author="Paulo Alencar" w:date="2017-04-06T10:47:00Z">
        <w:r w:rsidR="00454CDE" w:rsidDel="002248A1">
          <w:rPr>
            <w:lang w:val="en-CA"/>
          </w:rPr>
          <w:delText>ation</w:delText>
        </w:r>
      </w:del>
      <w:r w:rsidR="00454CDE">
        <w:rPr>
          <w:lang w:val="en-CA"/>
        </w:rPr>
        <w:t xml:space="preserve"> </w:t>
      </w:r>
      <w:ins w:id="1457" w:author="Paulo Alencar" w:date="2017-04-06T10:47:00Z">
        <w:r>
          <w:rPr>
            <w:lang w:val="en-CA"/>
          </w:rPr>
          <w:t>a</w:t>
        </w:r>
      </w:ins>
      <w:del w:id="1458" w:author="Paulo Alencar" w:date="2017-04-06T10:47:00Z">
        <w:r w:rsidR="00454CDE" w:rsidDel="002248A1">
          <w:rPr>
            <w:lang w:val="en-CA"/>
          </w:rPr>
          <w:delText>of</w:delText>
        </w:r>
      </w:del>
      <w:r w:rsidR="00454CDE">
        <w:rPr>
          <w:lang w:val="en-CA"/>
        </w:rPr>
        <w:t xml:space="preserve"> ranking from this graph.</w:t>
      </w:r>
    </w:p>
    <w:p w:rsidR="00DD7E84" w:rsidRDefault="00DD7E84" w:rsidP="00DD7E84">
      <w:pPr>
        <w:pStyle w:val="Caption"/>
        <w:keepNext/>
      </w:pPr>
      <w:bookmarkStart w:id="1459" w:name="_Toc478091113"/>
      <w:r>
        <w:t xml:space="preserve">Table </w:t>
      </w:r>
      <w:r>
        <w:fldChar w:fldCharType="begin"/>
      </w:r>
      <w:r>
        <w:instrText xml:space="preserve"> SEQ Table \* ARABIC </w:instrText>
      </w:r>
      <w:r>
        <w:fldChar w:fldCharType="separate"/>
      </w:r>
      <w:r w:rsidR="00823832">
        <w:rPr>
          <w:noProof/>
        </w:rPr>
        <w:t>1</w:t>
      </w:r>
      <w:r>
        <w:fldChar w:fldCharType="end"/>
      </w:r>
      <w:r>
        <w:t xml:space="preserve"> Interaction Entities</w:t>
      </w:r>
      <w:r w:rsidR="00B91FB0">
        <w:t xml:space="preserve"> proposed in [9]</w:t>
      </w:r>
      <w:bookmarkEnd w:id="1459"/>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2">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 xml:space="preserve">The technique </w:t>
      </w:r>
      <w:ins w:id="1460" w:author="Paulo Alencar" w:date="2017-04-06T10:49:00Z">
        <w:r w:rsidR="002248A1">
          <w:rPr>
            <w:lang w:val="en-CA"/>
          </w:rPr>
          <w:t xml:space="preserve">proposed by the authors </w:t>
        </w:r>
      </w:ins>
      <w:del w:id="1461" w:author="Paulo Alencar" w:date="2017-04-06T10:49:00Z">
        <w:r w:rsidDel="002248A1">
          <w:rPr>
            <w:lang w:val="en-CA"/>
          </w:rPr>
          <w:delText xml:space="preserve">used in the paper </w:delText>
        </w:r>
      </w:del>
      <w:r>
        <w:rPr>
          <w:lang w:val="en-CA"/>
        </w:rPr>
        <w:t>involves interaction</w:t>
      </w:r>
      <w:ins w:id="1462" w:author="Paulo Alencar" w:date="2017-04-06T10:49:00Z">
        <w:r w:rsidR="002248A1">
          <w:rPr>
            <w:lang w:val="en-CA"/>
          </w:rPr>
          <w:t>-</w:t>
        </w:r>
      </w:ins>
      <w:del w:id="1463" w:author="Paulo Alencar" w:date="2017-04-06T10:49:00Z">
        <w:r w:rsidDel="002248A1">
          <w:rPr>
            <w:lang w:val="en-CA"/>
          </w:rPr>
          <w:delText xml:space="preserve"> </w:delText>
        </w:r>
      </w:del>
      <w:r>
        <w:rPr>
          <w:lang w:val="en-CA"/>
        </w:rPr>
        <w:t>based relations. The first of these relations is the ‘POST’ relation</w:t>
      </w:r>
      <w:ins w:id="1464" w:author="Paulo Alencar" w:date="2017-04-06T10:49:00Z">
        <w:r w:rsidR="002248A1">
          <w:rPr>
            <w:lang w:val="en-CA"/>
          </w:rPr>
          <w:t>,</w:t>
        </w:r>
      </w:ins>
      <w:del w:id="1465" w:author="Paulo Alencar" w:date="2017-04-06T10:49:00Z">
        <w:r w:rsidDel="002248A1">
          <w:rPr>
            <w:lang w:val="en-CA"/>
          </w:rPr>
          <w:delText xml:space="preserve"> which is described as </w:delText>
        </w:r>
      </w:del>
      <w:ins w:id="1466" w:author="Paulo Alencar" w:date="2017-04-06T10:49:00Z">
        <w:r w:rsidR="002248A1">
          <w:rPr>
            <w:lang w:val="en-CA"/>
          </w:rPr>
          <w:t xml:space="preserve"> described as </w:t>
        </w:r>
      </w:ins>
      <w:r>
        <w:rPr>
          <w:lang w:val="en-CA"/>
        </w:rPr>
        <w:t>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 xml:space="preserve">comparing two similar jobs </w:t>
      </w:r>
      <w:r w:rsidR="00622C3C" w:rsidRPr="00622C3C">
        <w:rPr>
          <w:lang w:val="en-CA"/>
        </w:rPr>
        <w:lastRenderedPageBreak/>
        <w:t>posted by different employers</w:t>
      </w:r>
      <w:r>
        <w:rPr>
          <w:lang w:val="en-CA"/>
        </w:rPr>
        <w:t xml:space="preserve">. The </w:t>
      </w:r>
      <w:ins w:id="1467" w:author="Paulo Alencar" w:date="2017-04-06T10:50:00Z">
        <w:r w:rsidR="002248A1">
          <w:rPr>
            <w:lang w:val="en-CA"/>
          </w:rPr>
          <w:t>second</w:t>
        </w:r>
      </w:ins>
      <w:del w:id="1468" w:author="Paulo Alencar" w:date="2017-04-06T10:50:00Z">
        <w:r w:rsidDel="002248A1">
          <w:rPr>
            <w:lang w:val="en-CA"/>
          </w:rPr>
          <w:delText>next</w:delText>
        </w:r>
      </w:del>
      <w:r>
        <w:rPr>
          <w:lang w:val="en-CA"/>
        </w:rPr>
        <w:t xml:space="preserve"> relationship that is described in the paper is </w:t>
      </w:r>
      <w:del w:id="1469" w:author="Paulo Alencar" w:date="2017-04-06T10:50:00Z">
        <w:r w:rsidDel="002248A1">
          <w:rPr>
            <w:lang w:val="en-CA"/>
          </w:rPr>
          <w:delText xml:space="preserve">the </w:delText>
        </w:r>
      </w:del>
      <w:r>
        <w:rPr>
          <w:lang w:val="en-CA"/>
        </w:rPr>
        <w:t>‘APPLY’</w:t>
      </w:r>
      <w:ins w:id="1470" w:author="Paulo Alencar" w:date="2017-04-06T10:50:00Z">
        <w:r w:rsidR="002248A1">
          <w:rPr>
            <w:lang w:val="en-CA"/>
          </w:rPr>
          <w:t>,</w:t>
        </w:r>
      </w:ins>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w:t>
      </w:r>
      <w:ins w:id="1471" w:author="Paulo Alencar" w:date="2017-04-06T10:50:00Z">
        <w:r w:rsidR="002248A1">
          <w:rPr>
            <w:lang w:val="en-CA"/>
          </w:rPr>
          <w:t xml:space="preserve"> or</w:t>
        </w:r>
      </w:ins>
      <w:del w:id="1472" w:author="Paulo Alencar" w:date="2017-04-06T10:50:00Z">
        <w:r w:rsidR="00622C3C" w:rsidRPr="00622C3C" w:rsidDel="002248A1">
          <w:rPr>
            <w:lang w:val="en-CA"/>
          </w:rPr>
          <w:delText>/</w:delText>
        </w:r>
      </w:del>
      <w:ins w:id="1473" w:author="Paulo Alencar" w:date="2017-04-06T10:50:00Z">
        <w:r w:rsidR="002248A1">
          <w:rPr>
            <w:lang w:val="en-CA"/>
          </w:rPr>
          <w:t xml:space="preserve"> </w:t>
        </w:r>
      </w:ins>
      <w:r w:rsidR="00622C3C" w:rsidRPr="00622C3C">
        <w:rPr>
          <w:lang w:val="en-CA"/>
        </w:rPr>
        <w:t>she applied for.</w:t>
      </w:r>
      <w:r>
        <w:rPr>
          <w:lang w:val="en-CA"/>
        </w:rPr>
        <w:t xml:space="preserve"> The </w:t>
      </w:r>
      <w:ins w:id="1474" w:author="Paulo Alencar" w:date="2017-04-06T10:50:00Z">
        <w:r w:rsidR="006F3210">
          <w:rPr>
            <w:lang w:val="en-CA"/>
          </w:rPr>
          <w:t xml:space="preserve">third </w:t>
        </w:r>
      </w:ins>
      <w:del w:id="1475" w:author="Paulo Alencar" w:date="2017-04-06T10:50:00Z">
        <w:r w:rsidDel="006F3210">
          <w:rPr>
            <w:lang w:val="en-CA"/>
          </w:rPr>
          <w:delText xml:space="preserve">next </w:delText>
        </w:r>
      </w:del>
      <w:r>
        <w:rPr>
          <w:lang w:val="en-CA"/>
        </w:rPr>
        <w:t xml:space="preserve">relationship that is described in the paper is ‘FAVOURITE’, </w:t>
      </w:r>
      <w:ins w:id="1476" w:author="Paulo Alencar" w:date="2017-04-06T10:51:00Z">
        <w:r w:rsidR="006F3210">
          <w:rPr>
            <w:lang w:val="en-CA"/>
          </w:rPr>
          <w:t xml:space="preserve">through </w:t>
        </w:r>
      </w:ins>
      <w:del w:id="1477" w:author="Paulo Alencar" w:date="2017-04-06T10:51:00Z">
        <w:r w:rsidDel="006F3210">
          <w:rPr>
            <w:lang w:val="en-CA"/>
          </w:rPr>
          <w:delText xml:space="preserve">using </w:delText>
        </w:r>
      </w:del>
      <w:r>
        <w:rPr>
          <w:lang w:val="en-CA"/>
        </w:rPr>
        <w:t>which</w:t>
      </w:r>
      <w:del w:id="1478" w:author="Paulo Alencar" w:date="2017-04-06T10:51:00Z">
        <w:r w:rsidDel="006F3210">
          <w:rPr>
            <w:lang w:val="en-CA"/>
          </w:rPr>
          <w:delText>,</w:delText>
        </w:r>
      </w:del>
      <w:r>
        <w:rPr>
          <w:lang w:val="en-CA"/>
        </w:rPr>
        <w:t xml:space="preserve"> </w:t>
      </w:r>
      <w:r w:rsidR="00622C3C" w:rsidRPr="00622C3C">
        <w:rPr>
          <w:lang w:val="en-CA"/>
        </w:rPr>
        <w:t xml:space="preserve">a user can add an entity into </w:t>
      </w:r>
      <w:ins w:id="1479" w:author="Paulo Alencar" w:date="2017-04-06T10:51:00Z">
        <w:r w:rsidR="006F3210">
          <w:rPr>
            <w:lang w:val="en-CA"/>
          </w:rPr>
          <w:t xml:space="preserve">her or his </w:t>
        </w:r>
      </w:ins>
      <w:del w:id="1480" w:author="Paulo Alencar" w:date="2017-04-06T10:51:00Z">
        <w:r w:rsidR="00622C3C" w:rsidRPr="00622C3C" w:rsidDel="006F3210">
          <w:rPr>
            <w:lang w:val="en-CA"/>
          </w:rPr>
          <w:delText xml:space="preserve">his/her </w:delText>
        </w:r>
      </w:del>
      <w:r w:rsidR="00622C3C" w:rsidRPr="00622C3C">
        <w:rPr>
          <w:lang w:val="en-CA"/>
        </w:rPr>
        <w:t>‘favorite list’. This</w:t>
      </w:r>
      <w:r>
        <w:rPr>
          <w:lang w:val="en-CA"/>
        </w:rPr>
        <w:t xml:space="preserve"> </w:t>
      </w:r>
      <w:r w:rsidR="00622C3C" w:rsidRPr="00622C3C">
        <w:rPr>
          <w:lang w:val="en-CA"/>
        </w:rPr>
        <w:t>is also a strong a</w:t>
      </w:r>
      <w:r w:rsidR="00990F82">
        <w:rPr>
          <w:lang w:val="en-CA"/>
        </w:rPr>
        <w:t xml:space="preserve">nd explicit signal of interest. </w:t>
      </w:r>
      <w:ins w:id="1481" w:author="Paulo Alencar" w:date="2017-04-06T10:52:00Z">
        <w:r w:rsidR="006F3210">
          <w:rPr>
            <w:lang w:val="en-CA"/>
          </w:rPr>
          <w:t xml:space="preserve">The fourth relationship, the </w:t>
        </w:r>
      </w:ins>
      <w:del w:id="1482" w:author="Paulo Alencar" w:date="2017-04-06T10:52:00Z">
        <w:r w:rsidR="00990F82" w:rsidDel="006F3210">
          <w:rPr>
            <w:lang w:val="en-CA"/>
          </w:rPr>
          <w:delText xml:space="preserve">Similar to the previous relationship, the </w:delText>
        </w:r>
      </w:del>
      <w:r w:rsidR="00990F82">
        <w:rPr>
          <w:lang w:val="en-CA"/>
        </w:rPr>
        <w:t>‘LIKE’ relationship</w:t>
      </w:r>
      <w:ins w:id="1483" w:author="Paulo Alencar" w:date="2017-04-06T10:52:00Z">
        <w:r w:rsidR="006F3210">
          <w:rPr>
            <w:lang w:val="en-CA"/>
          </w:rPr>
          <w:t>, is similar to the previous one</w:t>
        </w:r>
      </w:ins>
      <w:ins w:id="1484" w:author="Paulo Alencar" w:date="2017-04-06T10:53:00Z">
        <w:r w:rsidR="006F3210">
          <w:rPr>
            <w:lang w:val="en-CA"/>
          </w:rPr>
          <w:t xml:space="preserve">, but differs </w:t>
        </w:r>
      </w:ins>
      <w:ins w:id="1485" w:author="Paulo Alencar" w:date="2017-04-06T10:54:00Z">
        <w:r w:rsidR="006F3210">
          <w:rPr>
            <w:lang w:val="en-CA"/>
          </w:rPr>
          <w:t xml:space="preserve">in this case </w:t>
        </w:r>
      </w:ins>
      <w:ins w:id="1486" w:author="Paulo Alencar" w:date="2017-04-06T10:53:00Z">
        <w:r w:rsidR="006F3210">
          <w:rPr>
            <w:lang w:val="en-CA"/>
          </w:rPr>
          <w:t xml:space="preserve">in that users may not </w:t>
        </w:r>
      </w:ins>
      <w:del w:id="1487" w:author="Paulo Alencar" w:date="2017-04-06T10:54:00Z">
        <w:r w:rsidR="00990F82" w:rsidDel="006F3210">
          <w:rPr>
            <w:lang w:val="en-CA"/>
          </w:rPr>
          <w:delText xml:space="preserve"> with a difference that a</w:delText>
        </w:r>
        <w:r w:rsidR="00622C3C" w:rsidRPr="00622C3C" w:rsidDel="006F3210">
          <w:rPr>
            <w:lang w:val="en-CA"/>
          </w:rPr>
          <w:delText xml:space="preserve"> user may</w:delText>
        </w:r>
        <w:r w:rsidDel="006F3210">
          <w:rPr>
            <w:lang w:val="en-CA"/>
          </w:rPr>
          <w:delText xml:space="preserve"> </w:delText>
        </w:r>
        <w:r w:rsidR="00622C3C" w:rsidRPr="00622C3C" w:rsidDel="006F3210">
          <w:rPr>
            <w:lang w:val="en-CA"/>
          </w:rPr>
          <w:delText xml:space="preserve">not </w:delText>
        </w:r>
      </w:del>
      <w:r w:rsidR="00622C3C" w:rsidRPr="00622C3C">
        <w:rPr>
          <w:lang w:val="en-CA"/>
        </w:rPr>
        <w:t xml:space="preserve">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w:t>
      </w:r>
      <w:ins w:id="1488" w:author="Paulo Alencar" w:date="2017-04-06T10:54:00Z">
        <w:r w:rsidR="006F3210">
          <w:rPr>
            <w:lang w:val="en-CA"/>
          </w:rPr>
          <w:t>,</w:t>
        </w:r>
      </w:ins>
      <w:r w:rsidR="00622C3C" w:rsidRPr="00622C3C">
        <w:rPr>
          <w:lang w:val="en-CA"/>
        </w:rPr>
        <w:t xml:space="preserve"> but </w:t>
      </w:r>
      <w:ins w:id="1489" w:author="Paulo Alencar" w:date="2017-04-06T10:54:00Z">
        <w:r w:rsidR="006F3210">
          <w:rPr>
            <w:lang w:val="en-CA"/>
          </w:rPr>
          <w:t xml:space="preserve">is </w:t>
        </w:r>
      </w:ins>
      <w:r w:rsidR="00622C3C" w:rsidRPr="00622C3C">
        <w:rPr>
          <w:lang w:val="en-CA"/>
        </w:rPr>
        <w:t>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w:t>
      </w:r>
      <w:ins w:id="1490" w:author="Paulo Alencar" w:date="2017-04-06T10:54:00Z">
        <w:r w:rsidR="006F3210">
          <w:rPr>
            <w:lang w:val="en-CA"/>
          </w:rPr>
          <w:t>FAVOURITE</w:t>
        </w:r>
      </w:ins>
      <w:del w:id="1491" w:author="Paulo Alencar" w:date="2017-04-06T10:55:00Z">
        <w:r w:rsidR="00622C3C" w:rsidRPr="00622C3C" w:rsidDel="006F3210">
          <w:rPr>
            <w:lang w:val="en-CA"/>
          </w:rPr>
          <w:delText>favorite</w:delText>
        </w:r>
      </w:del>
      <w:r w:rsidR="00622C3C" w:rsidRPr="00622C3C">
        <w:rPr>
          <w:lang w:val="en-CA"/>
        </w:rPr>
        <w:t>’.</w:t>
      </w:r>
      <w:r>
        <w:rPr>
          <w:lang w:val="en-CA"/>
        </w:rPr>
        <w:t xml:space="preserve"> </w:t>
      </w:r>
      <w:r w:rsidR="00990F82">
        <w:rPr>
          <w:lang w:val="en-CA"/>
        </w:rPr>
        <w:t>The final relationship signal that is discussed in the paper is ‘VISIT’</w:t>
      </w:r>
      <w:ins w:id="1492" w:author="Paulo Alencar" w:date="2017-04-06T10:56:00Z">
        <w:r w:rsidR="006F3210">
          <w:rPr>
            <w:lang w:val="en-CA"/>
          </w:rPr>
          <w:t>,</w:t>
        </w:r>
      </w:ins>
      <w:r w:rsidR="00990F82">
        <w:rPr>
          <w:lang w:val="en-CA"/>
        </w:rPr>
        <w:t xml:space="preserve">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w:t>
      </w:r>
      <w:ins w:id="1493" w:author="palencar1-pc.cs" w:date="2017-04-06T13:16:00Z">
        <w:r w:rsidR="00F25677">
          <w:rPr>
            <w:lang w:val="en-CA"/>
          </w:rPr>
          <w:t xml:space="preserve"> about the</w:t>
        </w:r>
      </w:ins>
      <w:del w:id="1494" w:author="palencar1-pc.cs" w:date="2017-04-06T13:16:00Z">
        <w:r w:rsidR="00622C3C" w:rsidRPr="00622C3C" w:rsidDel="00F25677">
          <w:rPr>
            <w:lang w:val="en-CA"/>
          </w:rPr>
          <w:delText xml:space="preserve"> </w:delText>
        </w:r>
      </w:del>
      <w:ins w:id="1495" w:author="Paulo Alencar" w:date="2017-04-06T10:56:00Z">
        <w:del w:id="1496" w:author="palencar1-pc.cs" w:date="2017-04-06T13:16:00Z">
          <w:r w:rsidR="006F3210" w:rsidDel="00F25677">
            <w:rPr>
              <w:lang w:val="en-CA"/>
            </w:rPr>
            <w:delText>ABOUT THE</w:delText>
          </w:r>
        </w:del>
        <w:del w:id="1497" w:author="palencar1-pc.cs" w:date="2017-04-06T13:17:00Z">
          <w:r w:rsidR="006F3210" w:rsidDel="00F25677">
            <w:rPr>
              <w:lang w:val="en-CA"/>
            </w:rPr>
            <w:delText xml:space="preserve"> </w:delText>
          </w:r>
        </w:del>
      </w:ins>
      <w:del w:id="1498" w:author="palencar1-pc.cs" w:date="2017-04-06T13:17:00Z">
        <w:r w:rsidR="00990F82" w:rsidDel="00F25677">
          <w:rPr>
            <w:lang w:val="en-CA"/>
          </w:rPr>
          <w:delText xml:space="preserve">for </w:delText>
        </w:r>
      </w:del>
      <w:ins w:id="1499" w:author="Paulo Alencar" w:date="2017-04-06T10:56:00Z">
        <w:del w:id="1500" w:author="palencar1-pc.cs" w:date="2017-04-06T13:17:00Z">
          <w:r w:rsidR="006F3210" w:rsidDel="00F25677">
            <w:rPr>
              <w:lang w:val="en-CA"/>
            </w:rPr>
            <w:delText>A</w:delText>
          </w:r>
        </w:del>
        <w:r w:rsidR="006F3210">
          <w:rPr>
            <w:lang w:val="en-CA"/>
          </w:rPr>
          <w:t xml:space="preserve"> </w:t>
        </w:r>
      </w:ins>
      <w:r w:rsidR="00990F82">
        <w:rPr>
          <w:lang w:val="en-CA"/>
        </w:rPr>
        <w:t>user’s interest.</w:t>
      </w:r>
    </w:p>
    <w:p w:rsidR="00DD7E84" w:rsidRDefault="00DD7E84" w:rsidP="00DD7E84">
      <w:pPr>
        <w:pStyle w:val="BodyTextFirstIndent"/>
        <w:keepNext/>
        <w:ind w:firstLine="0"/>
      </w:pPr>
      <w:r>
        <w:rPr>
          <w:noProof/>
          <w:lang w:val="en-CA" w:eastAsia="en-CA"/>
        </w:rPr>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3">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1501" w:name="_Toc478091094"/>
      <w:r>
        <w:t xml:space="preserve">Figure </w:t>
      </w:r>
      <w:r>
        <w:fldChar w:fldCharType="begin"/>
      </w:r>
      <w:r>
        <w:instrText xml:space="preserve"> SEQ Figure \* ARABIC </w:instrText>
      </w:r>
      <w:r>
        <w:fldChar w:fldCharType="separate"/>
      </w:r>
      <w:r w:rsidR="00823832">
        <w:rPr>
          <w:noProof/>
        </w:rPr>
        <w:t>17</w:t>
      </w:r>
      <w:r>
        <w:fldChar w:fldCharType="end"/>
      </w:r>
      <w:r>
        <w:t xml:space="preserve"> Graph Framework</w:t>
      </w:r>
      <w:r w:rsidR="00B91FB0">
        <w:t xml:space="preserve"> described in [9]</w:t>
      </w:r>
      <w:bookmarkEnd w:id="1501"/>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w:t>
      </w:r>
      <w:ins w:id="1502" w:author="Paulo Alencar" w:date="2017-04-06T10:57:00Z">
        <w:r w:rsidR="006F3210">
          <w:rPr>
            <w:lang w:val="en-CA"/>
          </w:rPr>
          <w:t xml:space="preserve">, which </w:t>
        </w:r>
      </w:ins>
      <w:del w:id="1503" w:author="Paulo Alencar" w:date="2017-04-06T10:57:00Z">
        <w:r w:rsidR="00B4606F" w:rsidDel="006F3210">
          <w:rPr>
            <w:lang w:val="en-CA"/>
          </w:rPr>
          <w:delText xml:space="preserve"> along with </w:delText>
        </w:r>
      </w:del>
      <w:r w:rsidR="00B4606F">
        <w:rPr>
          <w:lang w:val="en-CA"/>
        </w:rPr>
        <w:t>provid</w:t>
      </w:r>
      <w:ins w:id="1504" w:author="Paulo Alencar" w:date="2017-04-06T10:57:00Z">
        <w:r w:rsidR="006F3210">
          <w:rPr>
            <w:lang w:val="en-CA"/>
          </w:rPr>
          <w:t>es</w:t>
        </w:r>
      </w:ins>
      <w:del w:id="1505" w:author="Paulo Alencar" w:date="2017-04-06T10:57:00Z">
        <w:r w:rsidR="00B4606F" w:rsidDel="006F3210">
          <w:rPr>
            <w:lang w:val="en-CA"/>
          </w:rPr>
          <w:delText>ing</w:delText>
        </w:r>
      </w:del>
      <w:r w:rsidRPr="00D273D5">
        <w:rPr>
          <w:lang w:val="en-CA"/>
        </w:rPr>
        <w:t xml:space="preserve"> the result</w:t>
      </w:r>
      <w:ins w:id="1506" w:author="palencar1-pc.cs" w:date="2017-04-06T13:15:00Z">
        <w:r w:rsidR="00F25677">
          <w:rPr>
            <w:lang w:val="en-CA"/>
          </w:rPr>
          <w:t>s</w:t>
        </w:r>
      </w:ins>
      <w:r w:rsidRPr="00D273D5">
        <w:rPr>
          <w:lang w:val="en-CA"/>
        </w:rPr>
        <w:t xml:space="preserve"> of content-based similarity </w:t>
      </w:r>
      <w:ins w:id="1507" w:author="palencar1-pc.cs" w:date="2017-04-06T13:15:00Z">
        <w:r w:rsidR="00F25677">
          <w:rPr>
            <w:lang w:val="en-CA"/>
          </w:rPr>
          <w:t xml:space="preserve">as an input into </w:t>
        </w:r>
      </w:ins>
      <w:del w:id="1508" w:author="palencar1-pc.cs" w:date="2017-04-06T13:16:00Z">
        <w:r w:rsidR="00B4606F" w:rsidDel="00F25677">
          <w:rPr>
            <w:lang w:val="en-CA"/>
          </w:rPr>
          <w:delText xml:space="preserve">which </w:delText>
        </w:r>
        <w:r w:rsidRPr="00D273D5" w:rsidDel="00F25677">
          <w:rPr>
            <w:lang w:val="en-CA"/>
          </w:rPr>
          <w:delText>is fed into</w:delText>
        </w:r>
        <w:r w:rsidR="00087B3C" w:rsidDel="00F25677">
          <w:rPr>
            <w:lang w:val="en-CA"/>
          </w:rPr>
          <w:delText xml:space="preserve"> </w:delText>
        </w:r>
      </w:del>
      <w:r w:rsidRPr="00D273D5">
        <w:rPr>
          <w:lang w:val="en-CA"/>
        </w:rPr>
        <w:t xml:space="preserve">a relation-based algorithm </w:t>
      </w:r>
      <w:del w:id="1509" w:author="palencar1-pc.cs" w:date="2017-04-06T13:17:00Z">
        <w:r w:rsidRPr="00D273D5" w:rsidDel="00F25677">
          <w:rPr>
            <w:lang w:val="en-CA"/>
          </w:rPr>
          <w:delText xml:space="preserve">as an additional relation </w:delText>
        </w:r>
      </w:del>
      <w:r w:rsidRPr="00D273D5">
        <w:rPr>
          <w:lang w:val="en-CA"/>
        </w:rPr>
        <w:t>after</w:t>
      </w:r>
      <w:r w:rsidR="00087B3C">
        <w:rPr>
          <w:lang w:val="en-CA"/>
        </w:rPr>
        <w:t xml:space="preserve"> </w:t>
      </w:r>
      <w:r w:rsidR="00B4606F">
        <w:rPr>
          <w:lang w:val="en-CA"/>
        </w:rPr>
        <w:t xml:space="preserve">normalization. </w:t>
      </w:r>
      <w:ins w:id="1510" w:author="palencar1-pc.cs" w:date="2017-04-06T13:17:00Z">
        <w:r w:rsidR="00F25677">
          <w:rPr>
            <w:lang w:val="en-CA"/>
          </w:rPr>
          <w:t>Figure 12</w:t>
        </w:r>
      </w:ins>
      <w:del w:id="1511" w:author="palencar1-pc.cs" w:date="2017-04-06T13:17:00Z">
        <w:r w:rsidR="00B4606F" w:rsidDel="00F25677">
          <w:rPr>
            <w:lang w:val="en-CA"/>
          </w:rPr>
          <w:delText>The above figure</w:delText>
        </w:r>
      </w:del>
      <w:r w:rsidR="00B4606F">
        <w:rPr>
          <w:lang w:val="en-CA"/>
        </w:rPr>
        <w:t xml:space="preserve"> </w:t>
      </w:r>
      <w:r w:rsidRPr="00D273D5">
        <w:rPr>
          <w:lang w:val="en-CA"/>
        </w:rPr>
        <w:t>sho</w:t>
      </w:r>
      <w:r w:rsidR="00B4606F">
        <w:rPr>
          <w:lang w:val="en-CA"/>
        </w:rPr>
        <w:t xml:space="preserve">ws </w:t>
      </w:r>
      <w:ins w:id="1512" w:author="palencar1-pc.cs" w:date="2017-04-06T13:19:00Z">
        <w:r w:rsidR="00F25677">
          <w:rPr>
            <w:lang w:val="en-CA"/>
          </w:rPr>
          <w:t xml:space="preserve">a conceptual view of </w:t>
        </w:r>
      </w:ins>
      <w:r w:rsidR="00B4606F">
        <w:rPr>
          <w:lang w:val="en-CA"/>
        </w:rPr>
        <w:t xml:space="preserve">the recommendation </w:t>
      </w:r>
      <w:ins w:id="1513" w:author="palencar1-pc.cs" w:date="2017-04-06T13:18:00Z">
        <w:r w:rsidR="00F25677">
          <w:rPr>
            <w:lang w:val="en-CA"/>
          </w:rPr>
          <w:t xml:space="preserve">graph </w:t>
        </w:r>
      </w:ins>
      <w:r w:rsidR="00B4606F">
        <w:rPr>
          <w:lang w:val="en-CA"/>
        </w:rPr>
        <w:t>framework described in the paper for generating personalized job recommendations</w:t>
      </w:r>
      <w:del w:id="1514" w:author="palencar1-pc.cs" w:date="2017-04-06T13:19:00Z">
        <w:r w:rsidR="00B4606F" w:rsidDel="00F25677">
          <w:rPr>
            <w:lang w:val="en-CA"/>
          </w:rPr>
          <w:delText xml:space="preserve"> to the users</w:delText>
        </w:r>
      </w:del>
      <w:r w:rsidR="00B4606F">
        <w:rPr>
          <w:lang w:val="en-CA"/>
        </w:rPr>
        <w:t>.</w:t>
      </w:r>
    </w:p>
    <w:p w:rsidR="006D6C47" w:rsidRPr="006D6C47" w:rsidRDefault="00F25677" w:rsidP="00401578">
      <w:pPr>
        <w:spacing w:line="480" w:lineRule="auto"/>
      </w:pPr>
      <w:ins w:id="1515" w:author="palencar1-pc.cs" w:date="2017-04-06T13:20:00Z">
        <w:r>
          <w:lastRenderedPageBreak/>
          <w:t xml:space="preserve">In contrast, </w:t>
        </w:r>
      </w:ins>
      <w:del w:id="1516" w:author="palencar1-pc.cs" w:date="2017-04-06T13:20:00Z">
        <w:r w:rsidR="00356895" w:rsidDel="00F25677">
          <w:delText>On the other hand,</w:delText>
        </w:r>
      </w:del>
      <w:ins w:id="1517" w:author="palencar1-pc.cs" w:date="2017-04-06T13:20:00Z">
        <w:r>
          <w:t xml:space="preserve"> in</w:t>
        </w:r>
      </w:ins>
      <w:del w:id="1518" w:author="palencar1-pc.cs" w:date="2017-04-06T13:20:00Z">
        <w:r w:rsidR="00356895" w:rsidDel="00F25677">
          <w:delText xml:space="preserve"> paper</w:delText>
        </w:r>
      </w:del>
      <w:r w:rsidR="00356895">
        <w:t xml:space="preserve"> [10]</w:t>
      </w:r>
      <w:ins w:id="1519" w:author="palencar1-pc.cs" w:date="2017-04-06T13:20:00Z">
        <w:r>
          <w:t>, Yao, Helou and Gillet</w:t>
        </w:r>
      </w:ins>
      <w:r w:rsidR="00977C54">
        <w:t xml:space="preserve"> </w:t>
      </w:r>
      <w:r w:rsidR="00704AFB">
        <w:t>describe</w:t>
      </w:r>
      <w:del w:id="1520" w:author="palencar1-pc.cs" w:date="2017-04-06T13:20:00Z">
        <w:r w:rsidR="00704AFB" w:rsidDel="00F25677">
          <w:delText>s</w:delText>
        </w:r>
      </w:del>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w:t>
      </w:r>
      <w:ins w:id="1521" w:author="palencar1-pc.cs" w:date="2017-04-06T13:21:00Z">
        <w:r>
          <w:rPr>
            <w:lang w:val="en-CA"/>
          </w:rPr>
          <w:t xml:space="preserve"> or her</w:t>
        </w:r>
      </w:ins>
      <w:del w:id="1522" w:author="palencar1-pc.cs" w:date="2017-04-06T13:21:00Z">
        <w:r w:rsidR="00977C54" w:rsidRPr="00977C54" w:rsidDel="00F25677">
          <w:rPr>
            <w:lang w:val="en-CA"/>
          </w:rPr>
          <w:delText>/her</w:delText>
        </w:r>
      </w:del>
      <w:r w:rsidR="00977C54" w:rsidRPr="00977C54">
        <w:rPr>
          <w:lang w:val="en-CA"/>
        </w:rPr>
        <w:t xml:space="preserve"> résum</w:t>
      </w:r>
      <w:ins w:id="1523" w:author="palencar1-pc.cs" w:date="2017-04-06T13:21:00Z">
        <w:r>
          <w:rPr>
            <w:lang w:val="en-CA"/>
          </w:rPr>
          <w:t>e</w:t>
        </w:r>
      </w:ins>
      <w:del w:id="1524" w:author="palencar1-pc.cs" w:date="2017-04-06T13:21:00Z">
        <w:r w:rsidR="00977C54" w:rsidRPr="00977C54" w:rsidDel="00F25677">
          <w:rPr>
            <w:lang w:val="en-CA"/>
          </w:rPr>
          <w:delText>é</w:delText>
        </w:r>
      </w:del>
      <w:r w:rsidR="00977C54" w:rsidRPr="00977C54">
        <w:rPr>
          <w:lang w:val="en-CA"/>
        </w:rPr>
        <w:t>, a</w:t>
      </w:r>
      <w:ins w:id="1525" w:author="palencar1-pc.cs" w:date="2017-04-06T13:21:00Z">
        <w:r>
          <w:rPr>
            <w:lang w:val="en-CA"/>
          </w:rPr>
          <w:t xml:space="preserve">s well as </w:t>
        </w:r>
      </w:ins>
      <w:del w:id="1526" w:author="palencar1-pc.cs" w:date="2017-04-06T13:21:00Z">
        <w:r w:rsidR="00977C54" w:rsidRPr="00977C54" w:rsidDel="00F25677">
          <w:rPr>
            <w:lang w:val="en-CA"/>
          </w:rPr>
          <w:delText xml:space="preserve">nd </w:delText>
        </w:r>
      </w:del>
      <w:r w:rsidR="00977C54" w:rsidRPr="00977C54">
        <w:rPr>
          <w:lang w:val="en-CA"/>
        </w:rPr>
        <w:t xml:space="preserve">relevant information about the qualifications and experience requirements of </w:t>
      </w:r>
      <w:ins w:id="1527" w:author="palencar1-pc.cs" w:date="2017-04-06T13:21:00Z">
        <w:r>
          <w:rPr>
            <w:lang w:val="en-CA"/>
          </w:rPr>
          <w:t xml:space="preserve">the </w:t>
        </w:r>
      </w:ins>
      <w:r w:rsidR="00977C54" w:rsidRPr="00977C54">
        <w:rPr>
          <w:lang w:val="en-CA"/>
        </w:rPr>
        <w:t>job postings. Using a novel statistical similarity index</w:t>
      </w:r>
      <w:ins w:id="1528" w:author="palencar1-pc.cs" w:date="2017-04-06T13:22:00Z">
        <w:r>
          <w:rPr>
            <w:lang w:val="en-CA"/>
          </w:rPr>
          <w:t>,</w:t>
        </w:r>
      </w:ins>
      <w:r w:rsidR="00401578">
        <w:rPr>
          <w:lang w:val="en-CA"/>
        </w:rPr>
        <w:t xml:space="preserve"> the resume matching system</w:t>
      </w:r>
      <w:r w:rsidR="00977C54" w:rsidRPr="00977C54">
        <w:rPr>
          <w:lang w:val="en-CA"/>
        </w:rPr>
        <w:t xml:space="preserve"> returns results that are more relevant to the job seekers</w:t>
      </w:r>
      <w:ins w:id="1529" w:author="palencar1-pc.cs" w:date="2017-04-06T13:22:00Z">
        <w:r>
          <w:rPr>
            <w:lang w:val="en-CA"/>
          </w:rPr>
          <w:t>’</w:t>
        </w:r>
      </w:ins>
      <w:r w:rsidR="00977C54" w:rsidRPr="00977C54">
        <w:rPr>
          <w:lang w:val="en-CA"/>
        </w:rPr>
        <w:t xml:space="preserve"> experience, </w:t>
      </w:r>
      <w:ins w:id="1530" w:author="palencar1-pc.cs" w:date="2017-04-06T13:22:00Z">
        <w:r>
          <w:rPr>
            <w:lang w:val="en-CA"/>
          </w:rPr>
          <w:t xml:space="preserve">and </w:t>
        </w:r>
      </w:ins>
      <w:r w:rsidR="00977C54" w:rsidRPr="00977C54">
        <w:rPr>
          <w:lang w:val="en-CA"/>
        </w:rPr>
        <w:t>academic</w:t>
      </w:r>
      <w:del w:id="1531" w:author="palencar1-pc.cs" w:date="2017-04-06T13:22:00Z">
        <w:r w:rsidR="00977C54" w:rsidRPr="00977C54" w:rsidDel="00F25677">
          <w:rPr>
            <w:lang w:val="en-CA"/>
          </w:rPr>
          <w:delText>,</w:delText>
        </w:r>
      </w:del>
      <w:r w:rsidR="00977C54" w:rsidRPr="00977C54">
        <w:rPr>
          <w:lang w:val="en-CA"/>
        </w:rPr>
        <w:t xml:space="preserve">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4">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bookmarkStart w:id="1532" w:name="_Toc478091095"/>
      <w:r>
        <w:t xml:space="preserve">Figure </w:t>
      </w:r>
      <w:r>
        <w:fldChar w:fldCharType="begin"/>
      </w:r>
      <w:r>
        <w:instrText xml:space="preserve"> SEQ Figure \* ARABIC </w:instrText>
      </w:r>
      <w:r>
        <w:fldChar w:fldCharType="separate"/>
      </w:r>
      <w:r w:rsidR="00823832">
        <w:rPr>
          <w:noProof/>
        </w:rPr>
        <w:t>18</w:t>
      </w:r>
      <w:r>
        <w:fldChar w:fldCharType="end"/>
      </w:r>
      <w:r>
        <w:t xml:space="preserve"> </w:t>
      </w:r>
      <w:r w:rsidRPr="001D7FF8">
        <w:t xml:space="preserve">Resume </w:t>
      </w:r>
      <w:ins w:id="1533" w:author="palencar1-pc.cs" w:date="2017-04-06T13:23:00Z">
        <w:r w:rsidR="00FD7FCC">
          <w:t>M</w:t>
        </w:r>
      </w:ins>
      <w:del w:id="1534" w:author="palencar1-pc.cs" w:date="2017-04-06T13:23:00Z">
        <w:r w:rsidRPr="001D7FF8" w:rsidDel="00FD7FCC">
          <w:delText>m</w:delText>
        </w:r>
      </w:del>
      <w:r w:rsidRPr="001D7FF8">
        <w:t>atch</w:t>
      </w:r>
      <w:ins w:id="1535" w:author="palencar1-pc.cs" w:date="2017-04-06T13:23:00Z">
        <w:r w:rsidR="00FD7FCC">
          <w:t>ing</w:t>
        </w:r>
      </w:ins>
      <w:del w:id="1536" w:author="palencar1-pc.cs" w:date="2017-04-06T13:23:00Z">
        <w:r w:rsidRPr="001D7FF8" w:rsidDel="00FD7FCC">
          <w:delText>er</w:delText>
        </w:r>
      </w:del>
      <w:r w:rsidRPr="001D7FF8">
        <w:t xml:space="preserve"> System </w:t>
      </w:r>
      <w:del w:id="1537" w:author="palencar1-pc.cs" w:date="2017-04-06T13:23:00Z">
        <w:r w:rsidRPr="001D7FF8" w:rsidDel="00FD7FCC">
          <w:delText xml:space="preserve">as </w:delText>
        </w:r>
      </w:del>
      <w:r w:rsidRPr="001D7FF8">
        <w:t>described in [10]</w:t>
      </w:r>
      <w:bookmarkEnd w:id="1532"/>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1538" w:name="_Toc478091096"/>
      <w:r>
        <w:t xml:space="preserve">Figure </w:t>
      </w:r>
      <w:r>
        <w:fldChar w:fldCharType="begin"/>
      </w:r>
      <w:r>
        <w:instrText xml:space="preserve"> SEQ Figure \* ARABIC </w:instrText>
      </w:r>
      <w:r>
        <w:fldChar w:fldCharType="separate"/>
      </w:r>
      <w:r w:rsidR="00823832">
        <w:rPr>
          <w:noProof/>
        </w:rPr>
        <w:t>19</w:t>
      </w:r>
      <w:r>
        <w:fldChar w:fldCharType="end"/>
      </w:r>
      <w:r>
        <w:t xml:space="preserve"> </w:t>
      </w:r>
      <w:r w:rsidRPr="005C1A3E">
        <w:t>Information Processing Pipeline described in [10]</w:t>
      </w:r>
      <w:bookmarkEnd w:id="1538"/>
    </w:p>
    <w:p w:rsidR="00B237D3" w:rsidRDefault="000B36FC" w:rsidP="00B00BF0">
      <w:pPr>
        <w:pStyle w:val="Heading2"/>
      </w:pPr>
      <w:bookmarkStart w:id="1539" w:name="_Toc478091053"/>
      <w:r>
        <w:lastRenderedPageBreak/>
        <w:t>Approach</w:t>
      </w:r>
      <w:bookmarkEnd w:id="1539"/>
    </w:p>
    <w:p w:rsidR="00D21997" w:rsidRDefault="00D21997" w:rsidP="00D21997">
      <w:pPr>
        <w:pStyle w:val="BodyTextFirstIndent"/>
        <w:spacing w:line="480" w:lineRule="auto"/>
        <w:rPr>
          <w:ins w:id="1540" w:author="palencar1-pc.cs" w:date="2017-04-06T13:27:00Z"/>
        </w:rPr>
      </w:pPr>
      <w:ins w:id="1541" w:author="palencar1-pc.cs" w:date="2017-04-06T13:27:00Z">
        <w:r>
          <w:t>In this section, the RPRS modeling approach provided in the previous section is applied to the domain of job recommender systems. As a result,</w:t>
        </w:r>
      </w:ins>
      <w:ins w:id="1542" w:author="palencar1-pc.cs" w:date="2017-04-06T13:30:00Z">
        <w:r>
          <w:t xml:space="preserve"> job recommender systems that support both privacy-preserving and risk-aware mechanisms are modeled using the RPRS approach. </w:t>
        </w:r>
      </w:ins>
      <w:ins w:id="1543" w:author="palencar1-pc.cs" w:date="2017-04-06T13:31:00Z">
        <w:r>
          <w:t xml:space="preserve"> </w:t>
        </w:r>
      </w:ins>
      <w:ins w:id="1544" w:author="palencar1-pc.cs" w:date="2017-04-06T13:33:00Z">
        <w:r>
          <w:t xml:space="preserve">The construction of the design models are based on both the conceptual and processing-related </w:t>
        </w:r>
        <w:r w:rsidR="00C20B8B">
          <w:t>information described in papers</w:t>
        </w:r>
      </w:ins>
      <w:ins w:id="1545" w:author="palencar1-pc.cs" w:date="2017-04-06T13:34:00Z">
        <w:r w:rsidR="00C20B8B">
          <w:t xml:space="preserve"> </w:t>
        </w:r>
      </w:ins>
      <w:ins w:id="1546" w:author="palencar1-pc.cs" w:date="2017-04-06T13:33:00Z">
        <w:r w:rsidR="00C20B8B">
          <w:t>[9] and [10</w:t>
        </w:r>
      </w:ins>
      <w:ins w:id="1547" w:author="palencar1-pc.cs" w:date="2017-04-06T13:34:00Z">
        <w:r w:rsidR="00C20B8B">
          <w:t>].</w:t>
        </w:r>
      </w:ins>
    </w:p>
    <w:p w:rsidR="00A02BB0" w:rsidRDefault="004D3BBC" w:rsidP="0089112A">
      <w:pPr>
        <w:pStyle w:val="BodyText"/>
        <w:spacing w:line="480" w:lineRule="auto"/>
      </w:pPr>
      <w:del w:id="1548" w:author="palencar1-pc.cs" w:date="2017-04-06T13:34:00Z">
        <w:r w:rsidDel="00C20B8B">
          <w:delText xml:space="preserve">Representation of the two job </w:delText>
        </w:r>
        <w:r w:rsidR="00390006" w:rsidDel="00C20B8B">
          <w:delText>Recommender System</w:delText>
        </w:r>
        <w:r w:rsidR="00EC59C4" w:rsidDel="00C20B8B">
          <w:delText>s</w:delText>
        </w:r>
        <w:r w:rsidDel="00C20B8B">
          <w:delText xml:space="preserve"> that are described in the previous section and combining them in a model of a job </w:delText>
        </w:r>
        <w:r w:rsidR="00390006" w:rsidDel="00C20B8B">
          <w:delText>Recommender System</w:delText>
        </w:r>
        <w:r w:rsidDel="00C20B8B">
          <w:delText xml:space="preserve"> which can be efficiently described by the approach used in this thesis will be discussed in this section.</w:delText>
        </w:r>
      </w:del>
      <w:r>
        <w:t xml:space="preserve"> The first step towards </w:t>
      </w:r>
      <w:ins w:id="1549" w:author="palencar1-pc.cs" w:date="2017-04-06T13:34:00Z">
        <w:r w:rsidR="00C20B8B">
          <w:t xml:space="preserve">producing the design models </w:t>
        </w:r>
      </w:ins>
      <w:del w:id="1550" w:author="palencar1-pc.cs" w:date="2017-04-06T13:34:00Z">
        <w:r w:rsidDel="00C20B8B">
          <w:delText xml:space="preserve">this description </w:delText>
        </w:r>
      </w:del>
      <w:r>
        <w:t xml:space="preserve">is to determine the </w:t>
      </w:r>
      <w:ins w:id="1551" w:author="palencar1-pc.cs" w:date="2017-04-06T13:35:00Z">
        <w:r w:rsidR="00C20B8B">
          <w:t xml:space="preserve">conceptual and processing </w:t>
        </w:r>
      </w:ins>
      <w:r>
        <w:t xml:space="preserve">features of the described </w:t>
      </w:r>
      <w:ins w:id="1552" w:author="palencar1-pc.cs" w:date="2017-04-06T13:35:00Z">
        <w:r w:rsidR="00C20B8B">
          <w:t>job r</w:t>
        </w:r>
      </w:ins>
      <w:del w:id="1553" w:author="palencar1-pc.cs" w:date="2017-04-06T13:35:00Z">
        <w:r w:rsidR="00390006" w:rsidDel="00C20B8B">
          <w:delText>R</w:delText>
        </w:r>
      </w:del>
      <w:r w:rsidR="00390006">
        <w:t xml:space="preserve">ecommender </w:t>
      </w:r>
      <w:ins w:id="1554" w:author="palencar1-pc.cs" w:date="2017-04-06T13:35:00Z">
        <w:r w:rsidR="00C20B8B">
          <w:t>s</w:t>
        </w:r>
      </w:ins>
      <w:del w:id="1555" w:author="palencar1-pc.cs" w:date="2017-04-06T13:35:00Z">
        <w:r w:rsidR="00390006" w:rsidDel="00C20B8B">
          <w:delText>S</w:delText>
        </w:r>
      </w:del>
      <w:r w:rsidR="00390006">
        <w:t>ystem</w:t>
      </w:r>
      <w:r w:rsidR="00EC59C4">
        <w:t>s</w:t>
      </w:r>
      <w:ins w:id="1556" w:author="palencar1-pc.cs" w:date="2017-04-06T13:36:00Z">
        <w:r w:rsidR="00C20B8B">
          <w:t>,</w:t>
        </w:r>
      </w:ins>
      <w:r>
        <w:t xml:space="preserve"> and then laying out th</w:t>
      </w:r>
      <w:ins w:id="1557" w:author="palencar1-pc.cs" w:date="2017-04-06T13:35:00Z">
        <w:r w:rsidR="00C20B8B">
          <w:t>e</w:t>
        </w:r>
      </w:ins>
      <w:del w:id="1558" w:author="palencar1-pc.cs" w:date="2017-04-06T13:35:00Z">
        <w:r w:rsidDel="00C20B8B">
          <w:delText>o</w:delText>
        </w:r>
      </w:del>
      <w:r>
        <w:t xml:space="preserve">se features in terms of the discussed approach. This involves </w:t>
      </w:r>
      <w:ins w:id="1559" w:author="palencar1-pc.cs" w:date="2017-04-06T13:37:00Z">
        <w:r w:rsidR="00C20B8B">
          <w:t>focusing on the multi-agent aspects of the system</w:t>
        </w:r>
      </w:ins>
      <w:ins w:id="1560" w:author="palencar1-pc.cs" w:date="2017-04-06T13:39:00Z">
        <w:r w:rsidR="00C20B8B">
          <w:t>,</w:t>
        </w:r>
      </w:ins>
      <w:r>
        <w:t>breaking</w:t>
      </w:r>
      <w:ins w:id="1561" w:author="palencar1-pc.cs" w:date="2017-04-06T13:39:00Z">
        <w:r w:rsidR="00C20B8B">
          <w:t xml:space="preserve"> the system</w:t>
        </w:r>
      </w:ins>
      <w:del w:id="1562" w:author="palencar1-pc.cs" w:date="2017-04-06T13:39:00Z">
        <w:r w:rsidDel="00C20B8B">
          <w:delText xml:space="preserve"> </w:delText>
        </w:r>
      </w:del>
      <w:ins w:id="1563" w:author="palencar1-pc.cs" w:date="2017-04-06T13:38:00Z">
        <w:r w:rsidR="00C20B8B">
          <w:t xml:space="preserve"> </w:t>
        </w:r>
      </w:ins>
      <w:r>
        <w:t xml:space="preserve">down </w:t>
      </w:r>
      <w:del w:id="1564" w:author="palencar1-pc.cs" w:date="2017-04-06T13:38:00Z">
        <w:r w:rsidDel="00C20B8B">
          <w:delText xml:space="preserve">the </w:delText>
        </w:r>
      </w:del>
      <w:del w:id="1565" w:author="palencar1-pc.cs" w:date="2017-04-06T13:36:00Z">
        <w:r w:rsidR="00390006" w:rsidDel="00C20B8B">
          <w:delText>Recommender S</w:delText>
        </w:r>
      </w:del>
      <w:del w:id="1566" w:author="palencar1-pc.cs" w:date="2017-04-06T13:38:00Z">
        <w:r w:rsidR="00390006" w:rsidDel="00C20B8B">
          <w:delText>ystem</w:delText>
        </w:r>
      </w:del>
      <w:r>
        <w:t xml:space="preserve"> </w:t>
      </w:r>
      <w:ins w:id="1567" w:author="palencar1-pc.cs" w:date="2017-04-06T13:37:00Z">
        <w:r w:rsidR="00C20B8B">
          <w:t>into the three RPRS subsystems</w:t>
        </w:r>
      </w:ins>
      <w:ins w:id="1568" w:author="palencar1-pc.cs" w:date="2017-04-06T13:39:00Z">
        <w:r w:rsidR="00C20B8B">
          <w:t xml:space="preserve">, providing the goal, activity and sequence diagrams related to each subsystem, and, finally, </w:t>
        </w:r>
      </w:ins>
      <w:ins w:id="1569" w:author="palencar1-pc.cs" w:date="2017-04-06T13:40:00Z">
        <w:r w:rsidR="00C20B8B">
          <w:t>combining</w:t>
        </w:r>
      </w:ins>
      <w:ins w:id="1570" w:author="palencar1-pc.cs" w:date="2017-04-06T13:39:00Z">
        <w:r w:rsidR="00C20B8B">
          <w:t xml:space="preserve"> the individual subsystem models</w:t>
        </w:r>
      </w:ins>
      <w:ins w:id="1571" w:author="palencar1-pc.cs" w:date="2017-04-06T13:41:00Z">
        <w:r w:rsidR="00C20B8B">
          <w:t xml:space="preserve"> to obtain the entire job-oriented RPRS system models. </w:t>
        </w:r>
      </w:ins>
      <w:del w:id="1572" w:author="palencar1-pc.cs" w:date="2017-04-06T13:41:00Z">
        <w:r w:rsidDel="00C20B8B">
          <w:delText>and focusing on the multi-agent aspect of the system and separating different components of the system into different subsystems and finding out a way to integrate the subsystems into one compact unit.</w:delText>
        </w:r>
      </w:del>
    </w:p>
    <w:p w:rsidR="004D2538" w:rsidRDefault="004D2538" w:rsidP="004D2538"/>
    <w:p w:rsidR="00AE25A4" w:rsidRDefault="00AE25A4" w:rsidP="00AE25A4">
      <w:pPr>
        <w:pStyle w:val="Heading2"/>
      </w:pPr>
      <w:bookmarkStart w:id="1573" w:name="_Toc478091054"/>
      <w:r>
        <w:t xml:space="preserve">Goal Models of the </w:t>
      </w:r>
      <w:ins w:id="1574" w:author="palencar1-pc.cs" w:date="2017-04-06T13:41:00Z">
        <w:r w:rsidR="00926D11">
          <w:t>S</w:t>
        </w:r>
      </w:ins>
      <w:del w:id="1575" w:author="palencar1-pc.cs" w:date="2017-04-06T13:41:00Z">
        <w:r w:rsidDel="00926D11">
          <w:delText>s</w:delText>
        </w:r>
      </w:del>
      <w:r>
        <w:t>ubsystems</w:t>
      </w:r>
      <w:bookmarkEnd w:id="1573"/>
    </w:p>
    <w:p w:rsidR="0024112B" w:rsidRPr="0024112B" w:rsidRDefault="0024112B" w:rsidP="0024112B">
      <w:pPr>
        <w:pStyle w:val="BodyText"/>
        <w:spacing w:line="480" w:lineRule="auto"/>
        <w:rPr>
          <w:lang w:val="en-CA"/>
        </w:rPr>
      </w:pPr>
      <w:r>
        <w:rPr>
          <w:lang w:val="en-CA"/>
        </w:rPr>
        <w:t>This subsystem has two responsibilities. The first responsibility is to encrypt the data obtained from the employers and</w:t>
      </w:r>
      <w:del w:id="1576" w:author="palencar1-pc.cs" w:date="2017-04-06T13:42:00Z">
        <w:r w:rsidDel="00926D11">
          <w:rPr>
            <w:lang w:val="en-CA"/>
          </w:rPr>
          <w:delText>/or</w:delText>
        </w:r>
      </w:del>
      <w:r>
        <w:rPr>
          <w:lang w:val="en-CA"/>
        </w:rPr>
        <w:t xml:space="preserve"> the candidate</w:t>
      </w:r>
      <w:ins w:id="1577" w:author="palencar1-pc.cs" w:date="2017-04-06T13:42:00Z">
        <w:r w:rsidR="00926D11">
          <w:rPr>
            <w:lang w:val="en-CA"/>
          </w:rPr>
          <w:t>s</w:t>
        </w:r>
      </w:ins>
      <w:r>
        <w:rPr>
          <w:lang w:val="en-CA"/>
        </w:rPr>
        <w:t xml:space="preserve"> and store </w:t>
      </w:r>
      <w:ins w:id="1578" w:author="palencar1-pc.cs" w:date="2017-04-06T13:42:00Z">
        <w:r w:rsidR="00926D11">
          <w:rPr>
            <w:lang w:val="en-CA"/>
          </w:rPr>
          <w:t xml:space="preserve">this data </w:t>
        </w:r>
      </w:ins>
      <w:del w:id="1579" w:author="palencar1-pc.cs" w:date="2017-04-06T13:42:00Z">
        <w:r w:rsidDel="00926D11">
          <w:rPr>
            <w:lang w:val="en-CA"/>
          </w:rPr>
          <w:delText xml:space="preserve">it </w:delText>
        </w:r>
      </w:del>
      <w:r>
        <w:rPr>
          <w:lang w:val="en-CA"/>
        </w:rPr>
        <w:t xml:space="preserve">in </w:t>
      </w:r>
      <w:ins w:id="1580" w:author="palencar1-pc.cs" w:date="2017-04-06T13:42:00Z">
        <w:r w:rsidR="00926D11">
          <w:rPr>
            <w:lang w:val="en-CA"/>
          </w:rPr>
          <w:t>a</w:t>
        </w:r>
      </w:ins>
      <w:del w:id="1581" w:author="palencar1-pc.cs" w:date="2017-04-06T13:42:00Z">
        <w:r w:rsidDel="00926D11">
          <w:rPr>
            <w:lang w:val="en-CA"/>
          </w:rPr>
          <w:delText>the</w:delText>
        </w:r>
      </w:del>
      <w:r>
        <w:rPr>
          <w:lang w:val="en-CA"/>
        </w:rPr>
        <w:t xml:space="preserve"> database</w:t>
      </w:r>
      <w:ins w:id="1582" w:author="palencar1-pc.cs" w:date="2017-04-06T13:42:00Z">
        <w:r w:rsidR="00926D11">
          <w:rPr>
            <w:lang w:val="en-CA"/>
          </w:rPr>
          <w:t>,</w:t>
        </w:r>
      </w:ins>
      <w:del w:id="1583" w:author="palencar1-pc.cs" w:date="2017-04-06T13:43:00Z">
        <w:r w:rsidDel="00926D11">
          <w:rPr>
            <w:lang w:val="en-CA"/>
          </w:rPr>
          <w:delText xml:space="preserve"> and also </w:delText>
        </w:r>
      </w:del>
      <w:r>
        <w:rPr>
          <w:lang w:val="en-CA"/>
        </w:rPr>
        <w:t xml:space="preserve">making it available </w:t>
      </w:r>
      <w:del w:id="1584" w:author="palencar1-pc.cs" w:date="2017-04-06T13:43:00Z">
        <w:r w:rsidDel="00926D11">
          <w:rPr>
            <w:lang w:val="en-CA"/>
          </w:rPr>
          <w:delText xml:space="preserve">it </w:delText>
        </w:r>
      </w:del>
      <w:r>
        <w:rPr>
          <w:lang w:val="en-CA"/>
        </w:rPr>
        <w:t xml:space="preserve">for use by fetching it from the system and decrypting it. The second responsibility is </w:t>
      </w:r>
      <w:del w:id="1585" w:author="palencar1-pc.cs" w:date="2017-04-06T13:44:00Z">
        <w:r w:rsidDel="00A453E0">
          <w:rPr>
            <w:lang w:val="en-CA"/>
          </w:rPr>
          <w:delText xml:space="preserve">to </w:delText>
        </w:r>
      </w:del>
      <w:r>
        <w:rPr>
          <w:lang w:val="en-CA"/>
        </w:rPr>
        <w:t xml:space="preserve">not only </w:t>
      </w:r>
      <w:ins w:id="1586" w:author="palencar1-pc.cs" w:date="2017-04-06T13:44:00Z">
        <w:r w:rsidR="00A453E0">
          <w:rPr>
            <w:lang w:val="en-CA"/>
          </w:rPr>
          <w:t xml:space="preserve">to </w:t>
        </w:r>
      </w:ins>
      <w:r>
        <w:rPr>
          <w:lang w:val="en-CA"/>
        </w:rPr>
        <w:t xml:space="preserve">maintain the </w:t>
      </w:r>
      <w:ins w:id="1587" w:author="palencar1-pc.cs" w:date="2017-04-06T13:44:00Z">
        <w:r w:rsidR="00A453E0">
          <w:rPr>
            <w:lang w:val="en-CA"/>
          </w:rPr>
          <w:t xml:space="preserve">the </w:t>
        </w:r>
      </w:ins>
      <w:r>
        <w:rPr>
          <w:lang w:val="en-CA"/>
        </w:rPr>
        <w:t xml:space="preserve">pipelines of candidate’s data and </w:t>
      </w:r>
      <w:ins w:id="1588" w:author="palencar1-pc.cs" w:date="2017-04-06T13:44:00Z">
        <w:r w:rsidR="00A453E0">
          <w:rPr>
            <w:lang w:val="en-CA"/>
          </w:rPr>
          <w:t xml:space="preserve">the </w:t>
        </w:r>
      </w:ins>
      <w:r>
        <w:rPr>
          <w:lang w:val="en-CA"/>
        </w:rPr>
        <w:t xml:space="preserve">employer’s data within the system but also </w:t>
      </w:r>
      <w:ins w:id="1589" w:author="palencar1-pc.cs" w:date="2017-04-06T13:44:00Z">
        <w:r w:rsidR="00A453E0">
          <w:rPr>
            <w:lang w:val="en-CA"/>
          </w:rPr>
          <w:t xml:space="preserve">to </w:t>
        </w:r>
      </w:ins>
      <w:r>
        <w:rPr>
          <w:lang w:val="en-CA"/>
        </w:rPr>
        <w:t>help in anonymiz</w:t>
      </w:r>
      <w:ins w:id="1590" w:author="palencar1-pc.cs" w:date="2017-04-06T13:45:00Z">
        <w:r w:rsidR="00A453E0">
          <w:rPr>
            <w:lang w:val="en-CA"/>
          </w:rPr>
          <w:t>ing</w:t>
        </w:r>
      </w:ins>
      <w:del w:id="1591" w:author="palencar1-pc.cs" w:date="2017-04-06T13:45:00Z">
        <w:r w:rsidDel="00A453E0">
          <w:rPr>
            <w:lang w:val="en-CA"/>
          </w:rPr>
          <w:delText>ation of</w:delText>
        </w:r>
      </w:del>
      <w:r>
        <w:rPr>
          <w:lang w:val="en-CA"/>
        </w:rPr>
        <w:t xml:space="preserve"> the data by piping it through the differential privacy servers. </w:t>
      </w:r>
      <w:r>
        <w:rPr>
          <w:lang w:val="en-CA"/>
        </w:rPr>
        <w:lastRenderedPageBreak/>
        <w:t>These responsibilities gives rise to two goals of the system</w:t>
      </w:r>
      <w:ins w:id="1592" w:author="palencar1-pc.cs" w:date="2017-04-06T13:45:00Z">
        <w:r w:rsidR="00A453E0">
          <w:rPr>
            <w:lang w:val="en-CA"/>
          </w:rPr>
          <w:t>,</w:t>
        </w:r>
      </w:ins>
      <w:r>
        <w:rPr>
          <w:lang w:val="en-CA"/>
        </w:rPr>
        <w:t xml:space="preserve"> i.e. </w:t>
      </w:r>
      <w:ins w:id="1593" w:author="palencar1-pc.cs" w:date="2017-04-06T13:45:00Z">
        <w:r w:rsidR="00A453E0">
          <w:rPr>
            <w:lang w:val="en-CA"/>
          </w:rPr>
          <w:t xml:space="preserve">to </w:t>
        </w:r>
      </w:ins>
      <w:r>
        <w:rPr>
          <w:lang w:val="en-CA"/>
        </w:rPr>
        <w:t xml:space="preserve">maintain the authenticity of the data and </w:t>
      </w:r>
      <w:ins w:id="1594" w:author="palencar1-pc.cs" w:date="2017-04-06T13:46:00Z">
        <w:r w:rsidR="00A453E0">
          <w:rPr>
            <w:lang w:val="en-CA"/>
          </w:rPr>
          <w:t xml:space="preserve">to </w:t>
        </w:r>
      </w:ins>
      <w:del w:id="1595" w:author="palencar1-pc.cs" w:date="2017-04-06T13:46:00Z">
        <w:r w:rsidDel="00A453E0">
          <w:rPr>
            <w:lang w:val="en-CA"/>
          </w:rPr>
          <w:delText xml:space="preserve">the </w:delText>
        </w:r>
      </w:del>
      <w:r>
        <w:rPr>
          <w:lang w:val="en-CA"/>
        </w:rPr>
        <w:t>channel</w:t>
      </w:r>
      <w:del w:id="1596" w:author="palencar1-pc.cs" w:date="2017-04-06T13:46:00Z">
        <w:r w:rsidDel="00A453E0">
          <w:rPr>
            <w:lang w:val="en-CA"/>
          </w:rPr>
          <w:delText>ling of</w:delText>
        </w:r>
      </w:del>
      <w:r>
        <w:rPr>
          <w:lang w:val="en-CA"/>
        </w:rPr>
        <w:t xml:space="preserve"> the data through the system while protecting it as well. These tasks are performed by the </w:t>
      </w:r>
      <w:ins w:id="1597" w:author="palencar1-pc.cs" w:date="2017-04-06T13:46:00Z">
        <w:r w:rsidR="00A453E0">
          <w:rPr>
            <w:lang w:val="en-CA"/>
          </w:rPr>
          <w:t>D</w:t>
        </w:r>
      </w:ins>
      <w:del w:id="1598" w:author="palencar1-pc.cs" w:date="2017-04-06T13:46:00Z">
        <w:r w:rsidDel="00A453E0">
          <w:rPr>
            <w:lang w:val="en-CA"/>
          </w:rPr>
          <w:delText>d</w:delText>
        </w:r>
      </w:del>
      <w:r>
        <w:rPr>
          <w:lang w:val="en-CA"/>
        </w:rPr>
        <w:t xml:space="preserve">ata </w:t>
      </w:r>
      <w:ins w:id="1599" w:author="palencar1-pc.cs" w:date="2017-04-06T13:46:00Z">
        <w:r w:rsidR="00A453E0">
          <w:rPr>
            <w:lang w:val="en-CA"/>
          </w:rPr>
          <w:t>M</w:t>
        </w:r>
      </w:ins>
      <w:del w:id="1600" w:author="palencar1-pc.cs" w:date="2017-04-06T13:46:00Z">
        <w:r w:rsidDel="00A453E0">
          <w:rPr>
            <w:lang w:val="en-CA"/>
          </w:rPr>
          <w:delText>m</w:delText>
        </w:r>
      </w:del>
      <w:r>
        <w:rPr>
          <w:lang w:val="en-CA"/>
        </w:rPr>
        <w:t xml:space="preserve">anagement </w:t>
      </w:r>
      <w:ins w:id="1601" w:author="palencar1-pc.cs" w:date="2017-04-06T13:46:00Z">
        <w:r w:rsidR="00A453E0">
          <w:rPr>
            <w:lang w:val="en-CA"/>
          </w:rPr>
          <w:t>A</w:t>
        </w:r>
      </w:ins>
      <w:del w:id="1602" w:author="palencar1-pc.cs" w:date="2017-04-06T13:46:00Z">
        <w:r w:rsidDel="00A453E0">
          <w:rPr>
            <w:lang w:val="en-CA"/>
          </w:rPr>
          <w:delText>a</w:delText>
        </w:r>
      </w:del>
      <w:r>
        <w:rPr>
          <w:lang w:val="en-CA"/>
        </w:rPr>
        <w:t xml:space="preserve">gent and the </w:t>
      </w:r>
      <w:ins w:id="1603" w:author="palencar1-pc.cs" w:date="2017-04-06T13:47:00Z">
        <w:r w:rsidR="00A453E0">
          <w:rPr>
            <w:lang w:val="en-CA"/>
          </w:rPr>
          <w:t>A</w:t>
        </w:r>
      </w:ins>
      <w:del w:id="1604" w:author="palencar1-pc.cs" w:date="2017-04-06T13:47:00Z">
        <w:r w:rsidDel="00A453E0">
          <w:rPr>
            <w:lang w:val="en-CA"/>
          </w:rPr>
          <w:delText>a</w:delText>
        </w:r>
      </w:del>
      <w:r>
        <w:rPr>
          <w:lang w:val="en-CA"/>
        </w:rPr>
        <w:t xml:space="preserve">ggregator </w:t>
      </w:r>
      <w:ins w:id="1605" w:author="palencar1-pc.cs" w:date="2017-04-06T13:47:00Z">
        <w:r w:rsidR="00A453E0">
          <w:rPr>
            <w:lang w:val="en-CA"/>
          </w:rPr>
          <w:t>A</w:t>
        </w:r>
      </w:ins>
      <w:del w:id="1606" w:author="palencar1-pc.cs" w:date="2017-04-06T13:47:00Z">
        <w:r w:rsidDel="00A453E0">
          <w:rPr>
            <w:lang w:val="en-CA"/>
          </w:rPr>
          <w:delText>a</w:delText>
        </w:r>
      </w:del>
      <w:r>
        <w:rPr>
          <w:lang w:val="en-CA"/>
        </w:rPr>
        <w:t xml:space="preserve">gent. The end goal of this subsystem is to manage and maintain the </w:t>
      </w:r>
      <w:ins w:id="1607" w:author="palencar1-pc.cs" w:date="2017-04-06T13:47:00Z">
        <w:r w:rsidR="00A453E0">
          <w:rPr>
            <w:lang w:val="en-CA"/>
          </w:rPr>
          <w:t xml:space="preserve">subsystem </w:t>
        </w:r>
      </w:ins>
      <w:r>
        <w:rPr>
          <w:lang w:val="en-CA"/>
        </w:rPr>
        <w:t>data pipelines</w:t>
      </w:r>
      <w:del w:id="1608" w:author="palencar1-pc.cs" w:date="2017-04-06T13:47:00Z">
        <w:r w:rsidDel="00A453E0">
          <w:rPr>
            <w:lang w:val="en-CA"/>
          </w:rPr>
          <w:delText xml:space="preserve"> thought the subsystem</w:delText>
        </w:r>
      </w:del>
      <w:r>
        <w:rPr>
          <w:lang w:val="en-CA"/>
        </w:rPr>
        <w:t xml:space="preserve">. </w:t>
      </w:r>
      <w:del w:id="1609" w:author="palencar1-pc.cs" w:date="2017-04-06T13:48:00Z">
        <w:r w:rsidDel="00A453E0">
          <w:rPr>
            <w:lang w:val="en-CA"/>
          </w:rPr>
          <w:delText>As before t</w:delText>
        </w:r>
      </w:del>
      <w:ins w:id="1610" w:author="palencar1-pc.cs" w:date="2017-04-06T13:48:00Z">
        <w:r w:rsidR="00A453E0">
          <w:rPr>
            <w:lang w:val="en-CA"/>
          </w:rPr>
          <w:t>T</w:t>
        </w:r>
      </w:ins>
      <w:r>
        <w:rPr>
          <w:lang w:val="en-CA"/>
        </w:rPr>
        <w:t xml:space="preserve">here are multiple </w:t>
      </w:r>
      <w:ins w:id="1611" w:author="palencar1-pc.cs" w:date="2017-04-06T13:48:00Z">
        <w:r w:rsidR="00A453E0">
          <w:rPr>
            <w:lang w:val="en-CA"/>
          </w:rPr>
          <w:t xml:space="preserve">supporting </w:t>
        </w:r>
      </w:ins>
      <w:r>
        <w:rPr>
          <w:lang w:val="en-CA"/>
        </w:rPr>
        <w:t xml:space="preserve">software </w:t>
      </w:r>
      <w:ins w:id="1612" w:author="palencar1-pc.cs" w:date="2017-04-06T13:48:00Z">
        <w:r w:rsidR="00A453E0">
          <w:rPr>
            <w:lang w:val="en-CA"/>
          </w:rPr>
          <w:t xml:space="preserve">systems </w:t>
        </w:r>
      </w:ins>
      <w:del w:id="1613" w:author="palencar1-pc.cs" w:date="2017-04-06T13:48:00Z">
        <w:r w:rsidDel="00A453E0">
          <w:rPr>
            <w:lang w:val="en-CA"/>
          </w:rPr>
          <w:delText xml:space="preserve">libraries </w:delText>
        </w:r>
      </w:del>
      <w:r>
        <w:rPr>
          <w:lang w:val="en-CA"/>
        </w:rPr>
        <w:t>used within this subsystem. Some examples of such s</w:t>
      </w:r>
      <w:ins w:id="1614" w:author="palencar1-pc.cs" w:date="2017-04-06T13:49:00Z">
        <w:r w:rsidR="00A453E0">
          <w:rPr>
            <w:lang w:val="en-CA"/>
          </w:rPr>
          <w:t xml:space="preserve">ystems </w:t>
        </w:r>
      </w:ins>
      <w:del w:id="1615" w:author="palencar1-pc.cs" w:date="2017-04-06T13:49:00Z">
        <w:r w:rsidDel="00A453E0">
          <w:rPr>
            <w:lang w:val="en-CA"/>
          </w:rPr>
          <w:delText xml:space="preserve">oftware </w:delText>
        </w:r>
      </w:del>
      <w:r>
        <w:rPr>
          <w:lang w:val="en-CA"/>
        </w:rPr>
        <w:t xml:space="preserve">are messaging brokers </w:t>
      </w:r>
      <w:ins w:id="1616" w:author="palencar1-pc.cs" w:date="2017-04-06T13:49:00Z">
        <w:r w:rsidR="00A453E0">
          <w:rPr>
            <w:lang w:val="en-CA"/>
          </w:rPr>
          <w:t xml:space="preserve">such as </w:t>
        </w:r>
      </w:ins>
      <w:del w:id="1617" w:author="palencar1-pc.cs" w:date="2017-04-06T13:49:00Z">
        <w:r w:rsidDel="00A453E0">
          <w:rPr>
            <w:lang w:val="en-CA"/>
          </w:rPr>
          <w:delText xml:space="preserve">like </w:delText>
        </w:r>
      </w:del>
      <w:r>
        <w:rPr>
          <w:lang w:val="en-CA"/>
        </w:rPr>
        <w:t>Apache KAFKA</w:t>
      </w:r>
      <w:ins w:id="1618" w:author="palencar1-pc.cs" w:date="2017-04-06T13:49:00Z">
        <w:r w:rsidR="00A453E0">
          <w:rPr>
            <w:lang w:val="en-CA"/>
          </w:rPr>
          <w:t xml:space="preserve"> and </w:t>
        </w:r>
      </w:ins>
      <w:del w:id="1619" w:author="palencar1-pc.cs" w:date="2017-04-06T13:49:00Z">
        <w:r w:rsidDel="00A453E0">
          <w:rPr>
            <w:lang w:val="en-CA"/>
          </w:rPr>
          <w:delText>,</w:delText>
        </w:r>
      </w:del>
      <w:r>
        <w:rPr>
          <w:lang w:val="en-CA"/>
        </w:rPr>
        <w:t xml:space="preserve"> RabbitMQ</w:t>
      </w:r>
      <w:del w:id="1620" w:author="palencar1-pc.cs" w:date="2017-04-06T13:49:00Z">
        <w:r w:rsidR="00182CF1" w:rsidDel="00A453E0">
          <w:rPr>
            <w:lang w:val="en-CA"/>
          </w:rPr>
          <w:delText xml:space="preserve"> etc</w:delText>
        </w:r>
      </w:del>
      <w:ins w:id="1621" w:author="palencar1-pc.cs" w:date="2017-04-06T13:49:00Z">
        <w:r w:rsidR="00A453E0">
          <w:rPr>
            <w:lang w:val="en-CA"/>
          </w:rPr>
          <w:t>,</w:t>
        </w:r>
      </w:ins>
      <w:del w:id="1622" w:author="palencar1-pc.cs" w:date="2017-04-06T13:49:00Z">
        <w:r w:rsidR="00182CF1" w:rsidDel="00A453E0">
          <w:rPr>
            <w:lang w:val="en-CA"/>
          </w:rPr>
          <w:delText>.</w:delText>
        </w:r>
      </w:del>
      <w:r w:rsidR="00182CF1">
        <w:rPr>
          <w:lang w:val="en-CA"/>
        </w:rPr>
        <w:t xml:space="preserve"> </w:t>
      </w:r>
      <w:ins w:id="1623" w:author="palencar1-pc.cs" w:date="2017-04-06T13:49:00Z">
        <w:r w:rsidR="00A453E0">
          <w:rPr>
            <w:lang w:val="en-CA"/>
          </w:rPr>
          <w:t xml:space="preserve">which </w:t>
        </w:r>
      </w:ins>
      <w:r w:rsidR="00182CF1">
        <w:rPr>
          <w:lang w:val="en-CA"/>
        </w:rPr>
        <w:t>work</w:t>
      </w:r>
      <w:del w:id="1624" w:author="palencar1-pc.cs" w:date="2017-04-06T13:49:00Z">
        <w:r w:rsidR="00182CF1" w:rsidDel="00A453E0">
          <w:rPr>
            <w:lang w:val="en-CA"/>
          </w:rPr>
          <w:delText>ing</w:delText>
        </w:r>
      </w:del>
      <w:r w:rsidR="00182CF1">
        <w:rPr>
          <w:lang w:val="en-CA"/>
        </w:rPr>
        <w:t xml:space="preserve"> within a distributed system framework </w:t>
      </w:r>
      <w:ins w:id="1625" w:author="palencar1-pc.cs" w:date="2017-04-06T13:49:00Z">
        <w:r w:rsidR="00A453E0">
          <w:rPr>
            <w:lang w:val="en-CA"/>
          </w:rPr>
          <w:t xml:space="preserve">(e.g. the </w:t>
        </w:r>
      </w:ins>
      <w:del w:id="1626" w:author="palencar1-pc.cs" w:date="2017-04-06T13:49:00Z">
        <w:r w:rsidR="00182CF1" w:rsidDel="00A453E0">
          <w:rPr>
            <w:lang w:val="en-CA"/>
          </w:rPr>
          <w:delText xml:space="preserve">like </w:delText>
        </w:r>
      </w:del>
      <w:r w:rsidR="00182CF1">
        <w:rPr>
          <w:lang w:val="en-CA"/>
        </w:rPr>
        <w:t>Hadoop Distributed File Fystem</w:t>
      </w:r>
      <w:ins w:id="1627" w:author="palencar1-pc.cs" w:date="2017-04-06T13:50:00Z">
        <w:r w:rsidR="00A453E0">
          <w:rPr>
            <w:lang w:val="en-CA"/>
          </w:rPr>
          <w:t>)</w:t>
        </w:r>
      </w:ins>
      <w:r w:rsidR="00182CF1">
        <w:rPr>
          <w:lang w:val="en-CA"/>
        </w:rPr>
        <w:t>.</w:t>
      </w:r>
    </w:p>
    <w:p w:rsidR="00AE25A4" w:rsidRDefault="00AE25A4" w:rsidP="00AE25A4">
      <w:pPr>
        <w:pStyle w:val="Heading3"/>
      </w:pPr>
      <w:bookmarkStart w:id="1628" w:name="_Toc478091055"/>
      <w:r>
        <w:t>Goal Model: Data Subsystem</w:t>
      </w:r>
      <w:bookmarkEnd w:id="1628"/>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6">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1629" w:name="_Toc478091097"/>
      <w:r>
        <w:t xml:space="preserve">Figure </w:t>
      </w:r>
      <w:r>
        <w:fldChar w:fldCharType="begin"/>
      </w:r>
      <w:r>
        <w:instrText xml:space="preserve"> SEQ Figure \* ARABIC </w:instrText>
      </w:r>
      <w:r>
        <w:fldChar w:fldCharType="separate"/>
      </w:r>
      <w:r w:rsidR="00823832">
        <w:rPr>
          <w:noProof/>
        </w:rPr>
        <w:t>20</w:t>
      </w:r>
      <w:r>
        <w:fldChar w:fldCharType="end"/>
      </w:r>
      <w:r>
        <w:t xml:space="preserve"> Goal Model: Data Subsystem</w:t>
      </w:r>
      <w:bookmarkEnd w:id="1629"/>
    </w:p>
    <w:p w:rsidR="00AE25A4" w:rsidRDefault="00AE25A4" w:rsidP="00AE25A4">
      <w:pPr>
        <w:pStyle w:val="Heading3"/>
      </w:pPr>
      <w:bookmarkStart w:id="1630" w:name="_Toc478091056"/>
      <w:r>
        <w:lastRenderedPageBreak/>
        <w:t>Goal Model: Privacy Subsystem</w:t>
      </w:r>
      <w:bookmarkEnd w:id="1630"/>
    </w:p>
    <w:p w:rsidR="007D7887" w:rsidRDefault="00DA7A33" w:rsidP="00860365">
      <w:pPr>
        <w:spacing w:line="480" w:lineRule="auto"/>
      </w:pPr>
      <w:r>
        <w:t xml:space="preserve">The privacy subsystem has a </w:t>
      </w:r>
      <w:ins w:id="1631" w:author="palencar1-pc.cs" w:date="2017-04-06T13:50:00Z">
        <w:r w:rsidR="003936E6">
          <w:t>U</w:t>
        </w:r>
      </w:ins>
      <w:del w:id="1632" w:author="palencar1-pc.cs" w:date="2017-04-06T13:50:00Z">
        <w:r w:rsidDel="003936E6">
          <w:delText>u</w:delText>
        </w:r>
      </w:del>
      <w:r>
        <w:t xml:space="preserve">ser </w:t>
      </w:r>
      <w:ins w:id="1633" w:author="palencar1-pc.cs" w:date="2017-04-06T13:50:00Z">
        <w:r w:rsidR="003936E6">
          <w:t>P</w:t>
        </w:r>
      </w:ins>
      <w:del w:id="1634" w:author="palencar1-pc.cs" w:date="2017-04-06T13:50:00Z">
        <w:r w:rsidDel="003936E6">
          <w:delText>p</w:delText>
        </w:r>
      </w:del>
      <w:r>
        <w:t xml:space="preserve">rivacy </w:t>
      </w:r>
      <w:ins w:id="1635" w:author="palencar1-pc.cs" w:date="2017-04-06T13:50:00Z">
        <w:r w:rsidR="003936E6">
          <w:t>A</w:t>
        </w:r>
      </w:ins>
      <w:del w:id="1636" w:author="palencar1-pc.cs" w:date="2017-04-06T13:50:00Z">
        <w:r w:rsidDel="003936E6">
          <w:delText>a</w:delText>
        </w:r>
      </w:del>
      <w:r>
        <w:t xml:space="preserve">gent. The goals of the </w:t>
      </w:r>
      <w:ins w:id="1637" w:author="palencar1-pc.cs" w:date="2017-04-06T13:52:00Z">
        <w:r w:rsidR="003936E6">
          <w:t xml:space="preserve">User </w:t>
        </w:r>
      </w:ins>
      <w:ins w:id="1638" w:author="palencar1-pc.cs" w:date="2017-04-06T13:51:00Z">
        <w:r w:rsidR="003936E6">
          <w:t>P</w:t>
        </w:r>
      </w:ins>
      <w:del w:id="1639" w:author="palencar1-pc.cs" w:date="2017-04-06T13:51:00Z">
        <w:r w:rsidDel="003936E6">
          <w:delText>p</w:delText>
        </w:r>
      </w:del>
      <w:r>
        <w:t xml:space="preserve">rivacy </w:t>
      </w:r>
      <w:ins w:id="1640" w:author="palencar1-pc.cs" w:date="2017-04-06T13:52:00Z">
        <w:r w:rsidR="003936E6">
          <w:t>A</w:t>
        </w:r>
      </w:ins>
      <w:del w:id="1641" w:author="palencar1-pc.cs" w:date="2017-04-06T13:52:00Z">
        <w:r w:rsidDel="003936E6">
          <w:delText>a</w:delText>
        </w:r>
      </w:del>
      <w:r>
        <w:t>gent</w:t>
      </w:r>
      <w:ins w:id="1642" w:author="palencar1-pc.cs" w:date="2017-04-06T13:52:00Z">
        <w:r w:rsidR="003936E6">
          <w:t xml:space="preserve"> involve contextual and historic data filtering and selecti</w:t>
        </w:r>
      </w:ins>
      <w:ins w:id="1643" w:author="palencar1-pc.cs" w:date="2017-04-06T13:53:00Z">
        <w:r w:rsidR="003936E6">
          <w:t>on</w:t>
        </w:r>
      </w:ins>
      <w:ins w:id="1644" w:author="palencar1-pc.cs" w:date="2017-04-06T13:52:00Z">
        <w:r w:rsidR="003936E6">
          <w:t>n</w:t>
        </w:r>
      </w:ins>
      <w:del w:id="1645" w:author="palencar1-pc.cs" w:date="2017-04-06T13:52:00Z">
        <w:r w:rsidDel="003936E6">
          <w:delText xml:space="preserve"> is to filter the contextual data and the historic data</w:delText>
        </w:r>
      </w:del>
      <w:ins w:id="1646" w:author="palencar1-pc.cs" w:date="2017-04-06T13:53:00Z">
        <w:r w:rsidR="003936E6">
          <w:t>, which are carried out by fulfilling some responsibilities</w:t>
        </w:r>
      </w:ins>
      <w:r>
        <w:t xml:space="preserve">. </w:t>
      </w:r>
      <w:del w:id="1647" w:author="palencar1-pc.cs" w:date="2017-04-06T13:53:00Z">
        <w:r w:rsidDel="006A1CFD">
          <w:delText>But the filtering has to be carried out by fulfilling the responsibilities.</w:delText>
        </w:r>
      </w:del>
      <w:r>
        <w:t xml:space="preserve"> The first responsibility is to maintain the privacy settings of the employers and the candidate’s data in the system. This is</w:t>
      </w:r>
      <w:del w:id="1648" w:author="palencar1-pc.cs" w:date="2017-04-06T13:55:00Z">
        <w:r w:rsidDel="006A1CFD">
          <w:delText xml:space="preserve"> </w:delText>
        </w:r>
      </w:del>
      <w:r>
        <w:t>followed by the responsibility of filtering out contextual data based on the privacy settings. Th</w:t>
      </w:r>
      <w:ins w:id="1649" w:author="palencar1-pc.cs" w:date="2017-04-06T13:55:00Z">
        <w:r w:rsidR="006A1CFD">
          <w:t xml:space="preserve">e third responsibility </w:t>
        </w:r>
      </w:ins>
      <w:r>
        <w:t xml:space="preserve">is </w:t>
      </w:r>
      <w:del w:id="1650" w:author="palencar1-pc.cs" w:date="2017-04-06T13:55:00Z">
        <w:r w:rsidDel="006A1CFD">
          <w:delText>is followed by</w:delText>
        </w:r>
      </w:del>
      <w:ins w:id="1651" w:author="palencar1-pc.cs" w:date="2017-04-06T13:55:00Z">
        <w:r w:rsidR="006A1CFD">
          <w:t xml:space="preserve"> to </w:t>
        </w:r>
      </w:ins>
      <w:del w:id="1652" w:author="palencar1-pc.cs" w:date="2017-04-06T13:55:00Z">
        <w:r w:rsidDel="006A1CFD">
          <w:delText xml:space="preserve"> </w:delText>
        </w:r>
      </w:del>
      <w:r>
        <w:t>maintain</w:t>
      </w:r>
      <w:del w:id="1653" w:author="palencar1-pc.cs" w:date="2017-04-06T13:55:00Z">
        <w:r w:rsidDel="006A1CFD">
          <w:delText>ing</w:delText>
        </w:r>
      </w:del>
      <w:r>
        <w:t xml:space="preserve"> the historic data setting for both type</w:t>
      </w:r>
      <w:ins w:id="1654" w:author="palencar1-pc.cs" w:date="2017-04-06T13:55:00Z">
        <w:r w:rsidR="006A1CFD">
          <w:t>s</w:t>
        </w:r>
      </w:ins>
      <w:r>
        <w:t xml:space="preserve"> of the users and then</w:t>
      </w:r>
      <w:ins w:id="1655" w:author="palencar1-pc.cs" w:date="2017-04-06T13:56:00Z">
        <w:r w:rsidR="006A1CFD">
          <w:t>, as a fourth responsibility, to</w:t>
        </w:r>
      </w:ins>
      <w:r>
        <w:t xml:space="preserve"> filter</w:t>
      </w:r>
      <w:del w:id="1656" w:author="palencar1-pc.cs" w:date="2017-04-06T13:56:00Z">
        <w:r w:rsidDel="006A1CFD">
          <w:delText>ing</w:delText>
        </w:r>
      </w:del>
      <w:r>
        <w:t xml:space="preserve"> out the historic data based on th</w:t>
      </w:r>
      <w:ins w:id="1657" w:author="palencar1-pc.cs" w:date="2017-04-06T13:56:00Z">
        <w:r w:rsidR="006A1CFD">
          <w:t>e</w:t>
        </w:r>
      </w:ins>
      <w:del w:id="1658" w:author="palencar1-pc.cs" w:date="2017-04-06T13:56:00Z">
        <w:r w:rsidDel="006A1CFD">
          <w:delText>o</w:delText>
        </w:r>
      </w:del>
      <w:r>
        <w:t>se settings. These goals and responsibilities help</w:t>
      </w:r>
      <w:del w:id="1659" w:author="palencar1-pc.cs" w:date="2017-04-06T13:56:00Z">
        <w:r w:rsidDel="006A1CFD">
          <w:delText>s</w:delText>
        </w:r>
      </w:del>
      <w:r>
        <w:t xml:space="preserve"> in achieving the goal of the privacy subsystem</w:t>
      </w:r>
      <w:ins w:id="1660" w:author="palencar1-pc.cs" w:date="2017-04-06T13:56:00Z">
        <w:r w:rsidR="006A1CFD">
          <w:t>,</w:t>
        </w:r>
      </w:ins>
      <w:r>
        <w:t xml:space="preserve"> i.e. </w:t>
      </w:r>
      <w:ins w:id="1661" w:author="palencar1-pc.cs" w:date="2017-04-06T13:56:00Z">
        <w:r w:rsidR="006A1CFD">
          <w:t xml:space="preserve">to </w:t>
        </w:r>
      </w:ins>
      <w:r>
        <w:t xml:space="preserve">provide </w:t>
      </w:r>
      <w:del w:id="1662" w:author="palencar1-pc.cs" w:date="2017-04-06T13:57:00Z">
        <w:r w:rsidDel="006A1CFD">
          <w:delText xml:space="preserve">filtered </w:delText>
        </w:r>
      </w:del>
      <w:r>
        <w:t xml:space="preserve">user contextual </w:t>
      </w:r>
      <w:del w:id="1663" w:author="palencar1-pc.cs" w:date="2017-04-06T13:57:00Z">
        <w:r w:rsidDel="006A1CFD">
          <w:delText xml:space="preserve">data </w:delText>
        </w:r>
      </w:del>
      <w:r>
        <w:t xml:space="preserve">and </w:t>
      </w:r>
      <w:del w:id="1664" w:author="palencar1-pc.cs" w:date="2017-04-06T13:57:00Z">
        <w:r w:rsidDel="006A1CFD">
          <w:delText xml:space="preserve">user </w:delText>
        </w:r>
      </w:del>
      <w:r>
        <w:t xml:space="preserve">historic data </w:t>
      </w:r>
      <w:ins w:id="1665" w:author="palencar1-pc.cs" w:date="2017-04-06T13:57:00Z">
        <w:r w:rsidR="006A1CFD">
          <w:t xml:space="preserve">filtering </w:t>
        </w:r>
      </w:ins>
      <w:r>
        <w:t xml:space="preserve">to the </w:t>
      </w:r>
      <w:r w:rsidR="00390006">
        <w:t>R</w:t>
      </w:r>
      <w:ins w:id="1666" w:author="palencar1-pc.cs" w:date="2017-04-06T13:57:00Z">
        <w:r w:rsidR="006A1CFD">
          <w:t>PRS.</w:t>
        </w:r>
      </w:ins>
      <w:del w:id="1667" w:author="palencar1-pc.cs" w:date="2017-04-06T13:57:00Z">
        <w:r w:rsidR="00390006" w:rsidDel="006A1CFD">
          <w:delText>ecommender System</w:delText>
        </w:r>
        <w:r w:rsidDel="006A1CFD">
          <w:delText>.</w:delText>
        </w:r>
      </w:del>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1668" w:name="_Toc478091098"/>
      <w:r>
        <w:t xml:space="preserve">Figure </w:t>
      </w:r>
      <w:r>
        <w:fldChar w:fldCharType="begin"/>
      </w:r>
      <w:r>
        <w:instrText xml:space="preserve"> SEQ Figure \* ARABIC </w:instrText>
      </w:r>
      <w:r>
        <w:fldChar w:fldCharType="separate"/>
      </w:r>
      <w:r w:rsidR="00823832">
        <w:rPr>
          <w:noProof/>
        </w:rPr>
        <w:t>21</w:t>
      </w:r>
      <w:r>
        <w:fldChar w:fldCharType="end"/>
      </w:r>
      <w:r>
        <w:t xml:space="preserve"> Goal Model: Privacy Subsystem</w:t>
      </w:r>
      <w:bookmarkEnd w:id="1668"/>
    </w:p>
    <w:p w:rsidR="00AE25A4" w:rsidRDefault="00AE25A4" w:rsidP="00AE25A4">
      <w:pPr>
        <w:pStyle w:val="Heading3"/>
      </w:pPr>
      <w:bookmarkStart w:id="1669" w:name="_Toc478091057"/>
      <w:r>
        <w:t>Goal Model: Risk Subsystem</w:t>
      </w:r>
      <w:bookmarkEnd w:id="1669"/>
    </w:p>
    <w:p w:rsidR="00860365" w:rsidRPr="00DA4540" w:rsidRDefault="007D19FC" w:rsidP="00860365">
      <w:pPr>
        <w:pStyle w:val="BodyText"/>
        <w:spacing w:line="480" w:lineRule="auto"/>
      </w:pPr>
      <w:r>
        <w:rPr>
          <w:lang w:val="en-CA"/>
        </w:rPr>
        <w:t>T</w:t>
      </w:r>
      <w:ins w:id="1670" w:author="palencar1-pc.cs" w:date="2017-04-06T14:01:00Z">
        <w:r w:rsidR="0054069F">
          <w:rPr>
            <w:lang w:val="en-CA"/>
          </w:rPr>
          <w:t>he r</w:t>
        </w:r>
      </w:ins>
      <w:del w:id="1671" w:author="palencar1-pc.cs" w:date="2017-04-06T14:01:00Z">
        <w:r w:rsidR="005654A4" w:rsidDel="0054069F">
          <w:rPr>
            <w:lang w:val="en-CA"/>
          </w:rPr>
          <w:delText xml:space="preserve"> R</w:delText>
        </w:r>
      </w:del>
      <w:r w:rsidR="005654A4">
        <w:rPr>
          <w:lang w:val="en-CA"/>
        </w:rPr>
        <w:t xml:space="preserve">isk subsystem has two agents, the </w:t>
      </w:r>
      <w:ins w:id="1672" w:author="palencar1-pc.cs" w:date="2017-04-06T14:01:00Z">
        <w:r w:rsidR="0054069F">
          <w:rPr>
            <w:lang w:val="en-CA"/>
          </w:rPr>
          <w:t>U</w:t>
        </w:r>
      </w:ins>
      <w:del w:id="1673" w:author="palencar1-pc.cs" w:date="2017-04-06T14:01:00Z">
        <w:r w:rsidR="005654A4" w:rsidDel="0054069F">
          <w:rPr>
            <w:lang w:val="en-CA"/>
          </w:rPr>
          <w:delText>u</w:delText>
        </w:r>
      </w:del>
      <w:r w:rsidR="005654A4">
        <w:rPr>
          <w:lang w:val="en-CA"/>
        </w:rPr>
        <w:t xml:space="preserve">ser </w:t>
      </w:r>
      <w:ins w:id="1674" w:author="palencar1-pc.cs" w:date="2017-04-06T14:02:00Z">
        <w:r w:rsidR="0054069F">
          <w:rPr>
            <w:lang w:val="en-CA"/>
          </w:rPr>
          <w:t>R</w:t>
        </w:r>
      </w:ins>
      <w:del w:id="1675" w:author="palencar1-pc.cs" w:date="2017-04-06T14:02:00Z">
        <w:r w:rsidR="005654A4" w:rsidDel="0054069F">
          <w:rPr>
            <w:lang w:val="en-CA"/>
          </w:rPr>
          <w:delText>r</w:delText>
        </w:r>
      </w:del>
      <w:r w:rsidR="005654A4">
        <w:rPr>
          <w:lang w:val="en-CA"/>
        </w:rPr>
        <w:t xml:space="preserve">isk </w:t>
      </w:r>
      <w:ins w:id="1676" w:author="palencar1-pc.cs" w:date="2017-04-06T14:02:00Z">
        <w:r w:rsidR="0054069F">
          <w:rPr>
            <w:lang w:val="en-CA"/>
          </w:rPr>
          <w:t>A</w:t>
        </w:r>
      </w:ins>
      <w:del w:id="1677" w:author="palencar1-pc.cs" w:date="2017-04-06T14:02:00Z">
        <w:r w:rsidR="005654A4" w:rsidDel="0054069F">
          <w:rPr>
            <w:lang w:val="en-CA"/>
          </w:rPr>
          <w:delText>a</w:delText>
        </w:r>
      </w:del>
      <w:r w:rsidR="005654A4">
        <w:rPr>
          <w:lang w:val="en-CA"/>
        </w:rPr>
        <w:t xml:space="preserve">gent and the Context Analyzer Agent. The goal of the </w:t>
      </w:r>
      <w:ins w:id="1678" w:author="palencar1-pc.cs" w:date="2017-04-06T14:02:00Z">
        <w:r w:rsidR="0054069F">
          <w:rPr>
            <w:lang w:val="en-CA"/>
          </w:rPr>
          <w:t>U</w:t>
        </w:r>
      </w:ins>
      <w:del w:id="1679" w:author="palencar1-pc.cs" w:date="2017-04-06T14:02:00Z">
        <w:r w:rsidR="005654A4" w:rsidDel="0054069F">
          <w:rPr>
            <w:lang w:val="en-CA"/>
          </w:rPr>
          <w:delText>u</w:delText>
        </w:r>
      </w:del>
      <w:r w:rsidR="005654A4">
        <w:rPr>
          <w:lang w:val="en-CA"/>
        </w:rPr>
        <w:t xml:space="preserve">ser </w:t>
      </w:r>
      <w:ins w:id="1680" w:author="palencar1-pc.cs" w:date="2017-04-06T14:02:00Z">
        <w:r w:rsidR="0054069F">
          <w:rPr>
            <w:lang w:val="en-CA"/>
          </w:rPr>
          <w:t>R</w:t>
        </w:r>
      </w:ins>
      <w:del w:id="1681" w:author="palencar1-pc.cs" w:date="2017-04-06T14:02:00Z">
        <w:r w:rsidR="005654A4" w:rsidDel="0054069F">
          <w:rPr>
            <w:lang w:val="en-CA"/>
          </w:rPr>
          <w:delText>r</w:delText>
        </w:r>
      </w:del>
      <w:r w:rsidR="005654A4">
        <w:rPr>
          <w:lang w:val="en-CA"/>
        </w:rPr>
        <w:t xml:space="preserve">isk </w:t>
      </w:r>
      <w:ins w:id="1682" w:author="palencar1-pc.cs" w:date="2017-04-06T14:02:00Z">
        <w:r w:rsidR="0054069F">
          <w:rPr>
            <w:lang w:val="en-CA"/>
          </w:rPr>
          <w:t>A</w:t>
        </w:r>
      </w:ins>
      <w:del w:id="1683" w:author="palencar1-pc.cs" w:date="2017-04-06T14:02:00Z">
        <w:r w:rsidR="005654A4" w:rsidDel="0054069F">
          <w:rPr>
            <w:lang w:val="en-CA"/>
          </w:rPr>
          <w:delText>a</w:delText>
        </w:r>
      </w:del>
      <w:r w:rsidR="005654A4">
        <w:rPr>
          <w:lang w:val="en-CA"/>
        </w:rPr>
        <w:t xml:space="preserve">gent is to calculate the risk factor for contextual data. The goal of the </w:t>
      </w:r>
      <w:ins w:id="1684" w:author="palencar1-pc.cs" w:date="2017-04-06T14:02:00Z">
        <w:r w:rsidR="0054069F">
          <w:rPr>
            <w:lang w:val="en-CA"/>
          </w:rPr>
          <w:t>C</w:t>
        </w:r>
      </w:ins>
      <w:del w:id="1685" w:author="palencar1-pc.cs" w:date="2017-04-06T14:02:00Z">
        <w:r w:rsidR="005654A4" w:rsidDel="0054069F">
          <w:rPr>
            <w:lang w:val="en-CA"/>
          </w:rPr>
          <w:delText>c</w:delText>
        </w:r>
      </w:del>
      <w:r w:rsidR="005654A4">
        <w:rPr>
          <w:lang w:val="en-CA"/>
        </w:rPr>
        <w:t xml:space="preserve">ontext </w:t>
      </w:r>
      <w:ins w:id="1686" w:author="palencar1-pc.cs" w:date="2017-04-06T14:02:00Z">
        <w:r w:rsidR="0054069F">
          <w:rPr>
            <w:lang w:val="en-CA"/>
          </w:rPr>
          <w:t>A</w:t>
        </w:r>
      </w:ins>
      <w:del w:id="1687" w:author="palencar1-pc.cs" w:date="2017-04-06T14:02:00Z">
        <w:r w:rsidR="005654A4" w:rsidDel="0054069F">
          <w:rPr>
            <w:lang w:val="en-CA"/>
          </w:rPr>
          <w:delText>a</w:delText>
        </w:r>
      </w:del>
      <w:r w:rsidR="005654A4">
        <w:rPr>
          <w:lang w:val="en-CA"/>
        </w:rPr>
        <w:t xml:space="preserve">nalyzer is to carry out the semantic analysis of the user data. These goals help in fulfilling </w:t>
      </w:r>
      <w:ins w:id="1688" w:author="palencar1-pc.cs" w:date="2017-04-06T14:03:00Z">
        <w:r w:rsidR="0054069F">
          <w:rPr>
            <w:lang w:val="en-CA"/>
          </w:rPr>
          <w:t xml:space="preserve">the </w:t>
        </w:r>
      </w:ins>
      <w:r w:rsidR="005654A4">
        <w:rPr>
          <w:lang w:val="en-CA"/>
        </w:rPr>
        <w:t>responsibilities</w:t>
      </w:r>
      <w:ins w:id="1689" w:author="palencar1-pc.cs" w:date="2017-04-06T14:03:00Z">
        <w:r w:rsidR="0054069F">
          <w:rPr>
            <w:lang w:val="en-CA"/>
          </w:rPr>
          <w:t xml:space="preserve"> associated with these agents</w:t>
        </w:r>
      </w:ins>
      <w:r w:rsidR="005654A4">
        <w:rPr>
          <w:lang w:val="en-CA"/>
        </w:rPr>
        <w:t>. The</w:t>
      </w:r>
      <w:ins w:id="1690" w:author="palencar1-pc.cs" w:date="2017-04-06T14:03:00Z">
        <w:r w:rsidR="0054069F">
          <w:rPr>
            <w:lang w:val="en-CA"/>
          </w:rPr>
          <w:t>se</w:t>
        </w:r>
      </w:ins>
      <w:r w:rsidR="005654A4">
        <w:rPr>
          <w:lang w:val="en-CA"/>
        </w:rPr>
        <w:t xml:space="preserve"> responsibilities are calculating </w:t>
      </w:r>
      <w:ins w:id="1691" w:author="palencar1-pc.cs" w:date="2017-04-06T14:03:00Z">
        <w:r w:rsidR="0054069F">
          <w:rPr>
            <w:lang w:val="en-CA"/>
          </w:rPr>
          <w:t xml:space="preserve">the </w:t>
        </w:r>
      </w:ins>
      <w:r w:rsidR="005654A4">
        <w:rPr>
          <w:lang w:val="en-CA"/>
        </w:rPr>
        <w:t xml:space="preserve">risk using </w:t>
      </w:r>
      <w:ins w:id="1692" w:author="palencar1-pc.cs" w:date="2017-04-06T14:03:00Z">
        <w:r w:rsidR="0054069F">
          <w:rPr>
            <w:lang w:val="en-CA"/>
          </w:rPr>
          <w:t xml:space="preserve">a </w:t>
        </w:r>
      </w:ins>
      <w:r w:rsidR="005654A4">
        <w:rPr>
          <w:lang w:val="en-CA"/>
        </w:rPr>
        <w:t>candidate’s profile information</w:t>
      </w:r>
      <w:ins w:id="1693" w:author="palencar1-pc.cs" w:date="2017-04-06T14:04:00Z">
        <w:r w:rsidR="00887E04">
          <w:rPr>
            <w:lang w:val="en-CA"/>
          </w:rPr>
          <w:t xml:space="preserve"> and an</w:t>
        </w:r>
      </w:ins>
      <w:del w:id="1694" w:author="palencar1-pc.cs" w:date="2017-04-06T14:04:00Z">
        <w:r w:rsidR="005654A4" w:rsidDel="00887E04">
          <w:rPr>
            <w:lang w:val="en-CA"/>
          </w:rPr>
          <w:delText>,</w:delText>
        </w:r>
      </w:del>
      <w:ins w:id="1695" w:author="palencar1-pc.cs" w:date="2017-04-06T14:04:00Z">
        <w:r w:rsidR="00887E04">
          <w:rPr>
            <w:lang w:val="en-CA"/>
          </w:rPr>
          <w:t xml:space="preserve"> </w:t>
        </w:r>
      </w:ins>
      <w:del w:id="1696" w:author="palencar1-pc.cs" w:date="2017-04-06T14:04:00Z">
        <w:r w:rsidR="005654A4" w:rsidDel="00887E04">
          <w:rPr>
            <w:lang w:val="en-CA"/>
          </w:rPr>
          <w:delText xml:space="preserve"> </w:delText>
        </w:r>
      </w:del>
      <w:r w:rsidR="005654A4">
        <w:rPr>
          <w:lang w:val="en-CA"/>
        </w:rPr>
        <w:t>employer’s job description, extract</w:t>
      </w:r>
      <w:ins w:id="1697" w:author="palencar1-pc.cs" w:date="2017-04-06T14:04:00Z">
        <w:r w:rsidR="00887E04">
          <w:rPr>
            <w:lang w:val="en-CA"/>
          </w:rPr>
          <w:t>ing</w:t>
        </w:r>
      </w:ins>
      <w:r w:rsidR="005654A4">
        <w:rPr>
          <w:lang w:val="en-CA"/>
        </w:rPr>
        <w:t xml:space="preserve"> rel</w:t>
      </w:r>
      <w:ins w:id="1698" w:author="palencar1-pc.cs" w:date="2017-04-06T14:04:00Z">
        <w:r w:rsidR="00887E04">
          <w:rPr>
            <w:lang w:val="en-CA"/>
          </w:rPr>
          <w:t>e</w:t>
        </w:r>
      </w:ins>
      <w:del w:id="1699" w:author="palencar1-pc.cs" w:date="2017-04-06T14:04:00Z">
        <w:r w:rsidR="005654A4" w:rsidDel="00887E04">
          <w:rPr>
            <w:lang w:val="en-CA"/>
          </w:rPr>
          <w:delText>a</w:delText>
        </w:r>
      </w:del>
      <w:r w:rsidR="005654A4">
        <w:rPr>
          <w:lang w:val="en-CA"/>
        </w:rPr>
        <w:t>v</w:t>
      </w:r>
      <w:ins w:id="1700" w:author="palencar1-pc.cs" w:date="2017-04-06T14:04:00Z">
        <w:r w:rsidR="00887E04">
          <w:rPr>
            <w:lang w:val="en-CA"/>
          </w:rPr>
          <w:t>a</w:t>
        </w:r>
      </w:ins>
      <w:del w:id="1701" w:author="palencar1-pc.cs" w:date="2017-04-06T14:04:00Z">
        <w:r w:rsidR="005654A4" w:rsidDel="00887E04">
          <w:rPr>
            <w:lang w:val="en-CA"/>
          </w:rPr>
          <w:delText>e</w:delText>
        </w:r>
      </w:del>
      <w:r w:rsidR="005654A4">
        <w:rPr>
          <w:lang w:val="en-CA"/>
        </w:rPr>
        <w:t>nt information from the candidate’s profile and the job description</w:t>
      </w:r>
      <w:ins w:id="1702" w:author="palencar1-pc.cs" w:date="2017-04-06T14:04:00Z">
        <w:r w:rsidR="00887E04">
          <w:rPr>
            <w:lang w:val="en-CA"/>
          </w:rPr>
          <w:t>,</w:t>
        </w:r>
      </w:ins>
      <w:r w:rsidR="005654A4">
        <w:rPr>
          <w:lang w:val="en-CA"/>
        </w:rPr>
        <w:t xml:space="preserve"> and then us</w:t>
      </w:r>
      <w:ins w:id="1703" w:author="palencar1-pc.cs" w:date="2017-04-06T14:04:00Z">
        <w:r w:rsidR="00887E04">
          <w:rPr>
            <w:lang w:val="en-CA"/>
          </w:rPr>
          <w:t>ing</w:t>
        </w:r>
      </w:ins>
      <w:del w:id="1704" w:author="palencar1-pc.cs" w:date="2017-04-06T14:04:00Z">
        <w:r w:rsidR="005654A4" w:rsidDel="00887E04">
          <w:rPr>
            <w:lang w:val="en-CA"/>
          </w:rPr>
          <w:delText>e</w:delText>
        </w:r>
      </w:del>
      <w:r w:rsidR="005654A4">
        <w:rPr>
          <w:lang w:val="en-CA"/>
        </w:rPr>
        <w:t xml:space="preserve"> a</w:t>
      </w:r>
      <w:ins w:id="1705" w:author="palencar1-pc.cs" w:date="2017-04-06T14:04:00Z">
        <w:r w:rsidR="00887E04">
          <w:rPr>
            <w:lang w:val="en-CA"/>
          </w:rPr>
          <w:t>n</w:t>
        </w:r>
      </w:ins>
      <w:r w:rsidR="005654A4">
        <w:rPr>
          <w:lang w:val="en-CA"/>
        </w:rPr>
        <w:t xml:space="preserve"> anlysis /matching algorithm </w:t>
      </w:r>
      <w:ins w:id="1706" w:author="palencar1-pc.cs" w:date="2017-04-06T14:05:00Z">
        <w:r w:rsidR="00887E04">
          <w:rPr>
            <w:lang w:val="en-CA"/>
          </w:rPr>
          <w:t xml:space="preserve">to deal with </w:t>
        </w:r>
      </w:ins>
      <w:del w:id="1707" w:author="palencar1-pc.cs" w:date="2017-04-06T14:05:00Z">
        <w:r w:rsidR="005654A4" w:rsidDel="00887E04">
          <w:rPr>
            <w:lang w:val="en-CA"/>
          </w:rPr>
          <w:delText xml:space="preserve">for </w:delText>
        </w:r>
      </w:del>
      <w:r w:rsidR="005654A4">
        <w:rPr>
          <w:lang w:val="en-CA"/>
        </w:rPr>
        <w:t xml:space="preserve">the current scenario. The overall objective of the subsystem is to provide risk </w:t>
      </w:r>
      <w:ins w:id="1708" w:author="palencar1-pc.cs" w:date="2017-04-06T14:05:00Z">
        <w:r w:rsidR="00887E04">
          <w:rPr>
            <w:lang w:val="en-CA"/>
          </w:rPr>
          <w:t>e</w:t>
        </w:r>
      </w:ins>
      <w:r w:rsidR="005654A4">
        <w:rPr>
          <w:lang w:val="en-CA"/>
        </w:rPr>
        <w:t xml:space="preserve">valuation to the </w:t>
      </w:r>
      <w:ins w:id="1709" w:author="palencar1-pc.cs" w:date="2017-04-06T14:05:00Z">
        <w:r w:rsidR="00887E04">
          <w:rPr>
            <w:lang w:val="en-CA"/>
          </w:rPr>
          <w:t>RPRS</w:t>
        </w:r>
      </w:ins>
      <w:del w:id="1710" w:author="palencar1-pc.cs" w:date="2017-04-06T14:05:00Z">
        <w:r w:rsidR="00390006" w:rsidDel="00887E04">
          <w:rPr>
            <w:lang w:val="en-CA"/>
          </w:rPr>
          <w:delText>Recommender System</w:delText>
        </w:r>
      </w:del>
      <w:r w:rsidR="005654A4">
        <w:rPr>
          <w:lang w:val="en-CA"/>
        </w:rPr>
        <w:t>.</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8">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1711" w:name="_Toc478091099"/>
      <w:r>
        <w:t xml:space="preserve">Figure </w:t>
      </w:r>
      <w:r>
        <w:fldChar w:fldCharType="begin"/>
      </w:r>
      <w:r>
        <w:instrText xml:space="preserve"> SEQ Figure \* ARABIC </w:instrText>
      </w:r>
      <w:r>
        <w:fldChar w:fldCharType="separate"/>
      </w:r>
      <w:r w:rsidR="00823832">
        <w:rPr>
          <w:noProof/>
        </w:rPr>
        <w:t>22</w:t>
      </w:r>
      <w:r>
        <w:fldChar w:fldCharType="end"/>
      </w:r>
      <w:r>
        <w:t xml:space="preserve"> Goal Model: Risk Subsystem</w:t>
      </w:r>
      <w:bookmarkEnd w:id="1711"/>
    </w:p>
    <w:p w:rsidR="00AE25A4" w:rsidRDefault="00AE25A4" w:rsidP="00AE25A4">
      <w:pPr>
        <w:pStyle w:val="Heading3"/>
      </w:pPr>
      <w:bookmarkStart w:id="1712" w:name="_Toc478091058"/>
      <w:r>
        <w:t>Combined Goal Model of the System</w:t>
      </w:r>
      <w:bookmarkEnd w:id="1712"/>
    </w:p>
    <w:p w:rsidR="007738D9" w:rsidRPr="007A51E3" w:rsidRDefault="007738D9" w:rsidP="007738D9">
      <w:pPr>
        <w:pStyle w:val="BodyText"/>
        <w:spacing w:line="480" w:lineRule="auto"/>
      </w:pPr>
      <w:r>
        <w:t xml:space="preserve">The combined </w:t>
      </w:r>
      <w:ins w:id="1713" w:author="palencar1-pc.cs" w:date="2017-04-06T14:06:00Z">
        <w:r w:rsidR="00731758">
          <w:t>g</w:t>
        </w:r>
      </w:ins>
      <w:del w:id="1714" w:author="palencar1-pc.cs" w:date="2017-04-06T14:06:00Z">
        <w:r w:rsidDel="00731758">
          <w:delText>G</w:delText>
        </w:r>
      </w:del>
      <w:r>
        <w:t xml:space="preserve">oal model of the </w:t>
      </w:r>
      <w:ins w:id="1715" w:author="palencar1-pc.cs" w:date="2017-04-06T14:07:00Z">
        <w:r w:rsidR="00731758">
          <w:t xml:space="preserve">job-oriented </w:t>
        </w:r>
      </w:ins>
      <w:ins w:id="1716" w:author="palencar1-pc.cs" w:date="2017-04-06T14:06:00Z">
        <w:r w:rsidR="00731758">
          <w:t>RPRS</w:t>
        </w:r>
      </w:ins>
      <w:del w:id="1717" w:author="palencar1-pc.cs" w:date="2017-04-06T14:06:00Z">
        <w:r w:rsidR="00390006" w:rsidDel="00731758">
          <w:delText>Recommender System</w:delText>
        </w:r>
      </w:del>
      <w:r>
        <w:t xml:space="preserve"> consists of the </w:t>
      </w:r>
      <w:ins w:id="1718" w:author="palencar1-pc.cs" w:date="2017-04-06T14:07:00Z">
        <w:r w:rsidR="00731758">
          <w:t xml:space="preserve">composition </w:t>
        </w:r>
      </w:ins>
      <w:del w:id="1719" w:author="palencar1-pc.cs" w:date="2017-04-06T14:07:00Z">
        <w:r w:rsidDel="00731758">
          <w:delText xml:space="preserve">aggregation </w:delText>
        </w:r>
      </w:del>
      <w:r>
        <w:t xml:space="preserve">of the individual subsystems and the </w:t>
      </w:r>
      <w:ins w:id="1720" w:author="palencar1-pc.cs" w:date="2017-04-06T14:07:00Z">
        <w:r w:rsidR="00731758">
          <w:t xml:space="preserve">combination of the goals of </w:t>
        </w:r>
      </w:ins>
      <w:del w:id="1721" w:author="palencar1-pc.cs" w:date="2017-04-06T14:08:00Z">
        <w:r w:rsidDel="00731758">
          <w:delText xml:space="preserve">coherence of </w:delText>
        </w:r>
      </w:del>
      <w:r>
        <w:t xml:space="preserve">the agents working within each </w:t>
      </w:r>
      <w:del w:id="1722" w:author="palencar1-pc.cs" w:date="2017-04-06T14:08:00Z">
        <w:r w:rsidDel="00731758">
          <w:delText xml:space="preserve">working </w:delText>
        </w:r>
      </w:del>
      <w:r>
        <w:t>subsystem to achieve the goal</w:t>
      </w:r>
      <w:del w:id="1723" w:author="palencar1-pc.cs" w:date="2017-04-06T14:08:00Z">
        <w:r w:rsidDel="00731758">
          <w:delText>s</w:delText>
        </w:r>
      </w:del>
      <w:r>
        <w:t xml:space="preserve"> of the entire system.</w:t>
      </w:r>
      <w:r w:rsidR="007627B2">
        <w:t xml:space="preserve"> The </w:t>
      </w:r>
      <w:ins w:id="1724" w:author="palencar1-pc.cs" w:date="2017-04-06T14:09:00Z">
        <w:r w:rsidR="00731758">
          <w:t xml:space="preserve">combined goals of the </w:t>
        </w:r>
      </w:ins>
      <w:r w:rsidR="007627B2">
        <w:t xml:space="preserve">risk subsystem, the data subsystem and the privacy subsystem in the </w:t>
      </w:r>
      <w:ins w:id="1725" w:author="palencar1-pc.cs" w:date="2017-04-06T14:09:00Z">
        <w:r w:rsidR="00731758">
          <w:t>r</w:t>
        </w:r>
      </w:ins>
      <w:del w:id="1726" w:author="palencar1-pc.cs" w:date="2017-04-06T14:09:00Z">
        <w:r w:rsidR="00390006" w:rsidDel="00731758">
          <w:delText>R</w:delText>
        </w:r>
      </w:del>
      <w:r w:rsidR="00390006">
        <w:t xml:space="preserve">ecommender </w:t>
      </w:r>
      <w:ins w:id="1727" w:author="palencar1-pc.cs" w:date="2017-04-06T14:09:00Z">
        <w:r w:rsidR="00731758">
          <w:t>s</w:t>
        </w:r>
      </w:ins>
      <w:del w:id="1728" w:author="palencar1-pc.cs" w:date="2017-04-06T14:09:00Z">
        <w:r w:rsidR="00390006" w:rsidDel="00731758">
          <w:delText>S</w:delText>
        </w:r>
      </w:del>
      <w:r w:rsidR="00390006">
        <w:t>ystem</w:t>
      </w:r>
      <w:r w:rsidR="007627B2">
        <w:t xml:space="preserve"> accomplishes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1729" w:name="_Toc478091100"/>
      <w:r>
        <w:t xml:space="preserve">Figure </w:t>
      </w:r>
      <w:r>
        <w:fldChar w:fldCharType="begin"/>
      </w:r>
      <w:r>
        <w:instrText xml:space="preserve"> SEQ Figure \* ARABIC </w:instrText>
      </w:r>
      <w:r>
        <w:fldChar w:fldCharType="separate"/>
      </w:r>
      <w:r w:rsidR="00823832">
        <w:rPr>
          <w:noProof/>
        </w:rPr>
        <w:t>23</w:t>
      </w:r>
      <w:r>
        <w:fldChar w:fldCharType="end"/>
      </w:r>
      <w:r>
        <w:t xml:space="preserve"> Combined Goal Model of the Job </w:t>
      </w:r>
      <w:r w:rsidR="00390006">
        <w:t>Recommender System</w:t>
      </w:r>
      <w:bookmarkEnd w:id="1729"/>
    </w:p>
    <w:p w:rsidR="00AE25A4" w:rsidRPr="00AE25A4" w:rsidRDefault="00AE25A4" w:rsidP="00AE25A4">
      <w:pPr>
        <w:pStyle w:val="Heading2"/>
      </w:pPr>
      <w:bookmarkStart w:id="1730" w:name="_Toc478091059"/>
      <w:r>
        <w:lastRenderedPageBreak/>
        <w:t>Activity Models of the subsystems</w:t>
      </w:r>
      <w:bookmarkStart w:id="1731" w:name="_GoBack"/>
      <w:bookmarkEnd w:id="1730"/>
      <w:bookmarkEnd w:id="1731"/>
    </w:p>
    <w:p w:rsidR="00A31611" w:rsidRDefault="00A31611" w:rsidP="00A31611">
      <w:pPr>
        <w:pStyle w:val="Heading3"/>
        <w:rPr>
          <w:lang w:val="en-CA"/>
        </w:rPr>
      </w:pPr>
      <w:bookmarkStart w:id="1732" w:name="_Toc478091060"/>
      <w:r>
        <w:rPr>
          <w:lang w:val="en-CA"/>
        </w:rPr>
        <w:t>Activity Model: Data Subsystem</w:t>
      </w:r>
      <w:bookmarkEnd w:id="1732"/>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40">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1733" w:name="_Toc478091101"/>
      <w:r>
        <w:t xml:space="preserve">Figure </w:t>
      </w:r>
      <w:r>
        <w:fldChar w:fldCharType="begin"/>
      </w:r>
      <w:r>
        <w:instrText xml:space="preserve"> SEQ Figure \* ARABIC </w:instrText>
      </w:r>
      <w:r>
        <w:fldChar w:fldCharType="separate"/>
      </w:r>
      <w:r w:rsidR="00823832">
        <w:rPr>
          <w:noProof/>
        </w:rPr>
        <w:t>24</w:t>
      </w:r>
      <w:r>
        <w:fldChar w:fldCharType="end"/>
      </w:r>
      <w:r>
        <w:t xml:space="preserve"> Job Data Agent</w:t>
      </w:r>
      <w:bookmarkEnd w:id="1733"/>
    </w:p>
    <w:p w:rsidR="00F134E4" w:rsidRDefault="00F134E4" w:rsidP="00F134E4">
      <w:pPr>
        <w:spacing w:line="480" w:lineRule="auto"/>
        <w:rPr>
          <w:lang w:val="en-CA"/>
        </w:rPr>
      </w:pPr>
      <w:r>
        <w:rPr>
          <w:lang w:val="en-CA"/>
        </w:rPr>
        <w:t xml:space="preserve">The Data subsystem manages the data flow within the </w:t>
      </w:r>
      <w:r w:rsidR="00390006">
        <w:rPr>
          <w:lang w:val="en-CA"/>
        </w:rPr>
        <w:t>Recommender System</w:t>
      </w:r>
      <w:r>
        <w:rPr>
          <w:lang w:val="en-CA"/>
        </w:rPr>
        <w:t xml:space="preserve">. It manages the data from the </w:t>
      </w:r>
      <w:r w:rsidR="00A15B3B">
        <w:rPr>
          <w:lang w:val="en-CA"/>
        </w:rPr>
        <w:t>candidate</w:t>
      </w:r>
      <w:r>
        <w:rPr>
          <w:lang w:val="en-CA"/>
        </w:rPr>
        <w:t xml:space="preserve">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1734" w:name="_Toc478091061"/>
      <w:r>
        <w:rPr>
          <w:lang w:val="en-CA"/>
        </w:rPr>
        <w:lastRenderedPageBreak/>
        <w:t>Activity Model: Risk Subsystem</w:t>
      </w:r>
      <w:bookmarkEnd w:id="1734"/>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1">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1735" w:name="_Toc478091102"/>
      <w:r>
        <w:t xml:space="preserve">Figure </w:t>
      </w:r>
      <w:r>
        <w:fldChar w:fldCharType="begin"/>
      </w:r>
      <w:r>
        <w:instrText xml:space="preserve"> SEQ Figure \* ARABIC </w:instrText>
      </w:r>
      <w:r>
        <w:fldChar w:fldCharType="separate"/>
      </w:r>
      <w:r w:rsidR="00823832">
        <w:rPr>
          <w:noProof/>
        </w:rPr>
        <w:t>25</w:t>
      </w:r>
      <w:r>
        <w:fldChar w:fldCharType="end"/>
      </w:r>
      <w:r>
        <w:t xml:space="preserve"> Risk Agent for job recommender</w:t>
      </w:r>
      <w:bookmarkEnd w:id="1735"/>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w:t>
      </w:r>
      <w:r w:rsidR="00390006">
        <w:rPr>
          <w:lang w:val="en-CA"/>
        </w:rPr>
        <w:t>Recommender System</w:t>
      </w:r>
      <w:r>
        <w:rPr>
          <w:lang w:val="en-CA"/>
        </w:rPr>
        <w:t xml:space="preserve">. The contextual information in </w:t>
      </w:r>
      <w:r w:rsidR="00EE4D7C">
        <w:rPr>
          <w:lang w:val="en-CA"/>
        </w:rPr>
        <w:t xml:space="preserve">the job </w:t>
      </w:r>
      <w:r w:rsidR="00390006">
        <w:rPr>
          <w:lang w:val="en-CA"/>
        </w:rPr>
        <w:t>Recommender System</w:t>
      </w:r>
      <w:r w:rsidR="00EE4D7C">
        <w:rPr>
          <w:lang w:val="en-CA"/>
        </w:rPr>
        <w:t xml:space="preserve"> is the location of the candidate and the employer and the social connections of the </w:t>
      </w:r>
      <w:r w:rsidR="003C1801">
        <w:rPr>
          <w:lang w:val="en-CA"/>
        </w:rPr>
        <w:t>candidate. As</w:t>
      </w:r>
      <w:r>
        <w:rPr>
          <w:lang w:val="en-CA"/>
        </w:rPr>
        <w:t xml:space="preserve"> described in the earlier sessions, this system consists of two agents the Context Analyzer Agent and the User Risk Agent. </w:t>
      </w:r>
      <w:r>
        <w:t xml:space="preserve">The information processed in this step is utilized by the </w:t>
      </w:r>
      <w:r w:rsidR="00390006">
        <w:t>Recommender System</w:t>
      </w:r>
      <w:r>
        <w:t xml:space="preserve"> to generate more contextually aware system by not only providing more relevant information to its users but also keeping itself aware of the risk associated with disturbing or negatively affecting the user with the bad recommendation. This tradeoff of providing relevant </w:t>
      </w:r>
      <w:r>
        <w:lastRenderedPageBreak/>
        <w:t>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1736" w:name="_Toc478091062"/>
      <w:r>
        <w:rPr>
          <w:lang w:val="en-CA"/>
        </w:rPr>
        <w:t>Activity Model: Privacy Subsystem</w:t>
      </w:r>
      <w:bookmarkEnd w:id="1736"/>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2">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1737" w:name="_Toc478091103"/>
      <w:r>
        <w:t xml:space="preserve">Figure </w:t>
      </w:r>
      <w:r>
        <w:fldChar w:fldCharType="begin"/>
      </w:r>
      <w:r>
        <w:instrText xml:space="preserve"> SEQ Figure \* ARABIC </w:instrText>
      </w:r>
      <w:r>
        <w:fldChar w:fldCharType="separate"/>
      </w:r>
      <w:r w:rsidR="00823832">
        <w:rPr>
          <w:noProof/>
        </w:rPr>
        <w:t>26</w:t>
      </w:r>
      <w:r>
        <w:fldChar w:fldCharType="end"/>
      </w:r>
      <w:r>
        <w:t xml:space="preserve"> Privacy Agent for job recommender</w:t>
      </w:r>
      <w:bookmarkEnd w:id="1737"/>
    </w:p>
    <w:p w:rsidR="0054763B" w:rsidRPr="0054763B" w:rsidRDefault="0054763B" w:rsidP="0008769B">
      <w:pPr>
        <w:pStyle w:val="BodyText"/>
        <w:spacing w:line="480" w:lineRule="auto"/>
        <w:rPr>
          <w:lang w:val="en-CA"/>
        </w:rPr>
      </w:pPr>
      <w:r>
        <w:rPr>
          <w:lang w:val="en-CA"/>
        </w:rPr>
        <w:t xml:space="preserve">The above diagram is the activity model of the privacy subsystem of the </w:t>
      </w:r>
      <w:r w:rsidR="00390006">
        <w:rPr>
          <w:lang w:val="en-CA"/>
        </w:rPr>
        <w:t>Recommender System</w:t>
      </w:r>
      <w:r>
        <w:rPr>
          <w:lang w:val="en-CA"/>
        </w:rPr>
        <w:t xml:space="preserve">. Within this subsystem the contextual and </w:t>
      </w:r>
      <w:r w:rsidR="0008769B">
        <w:rPr>
          <w:lang w:val="en-CA"/>
        </w:rPr>
        <w:t>Resume Information</w:t>
      </w:r>
      <w:r>
        <w:rPr>
          <w:lang w:val="en-CA"/>
        </w:rPr>
        <w:t xml:space="preserve"> in form of resume information is extracted from the user and fed into the </w:t>
      </w:r>
      <w:r w:rsidR="00390006">
        <w:rPr>
          <w:lang w:val="en-CA"/>
        </w:rPr>
        <w:t>Recommender System</w:t>
      </w:r>
      <w:r>
        <w:rPr>
          <w:lang w:val="en-CA"/>
        </w:rPr>
        <w:t xml:space="preserve">.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AE25A4" w:rsidRDefault="00AE25A4" w:rsidP="00AE25A4">
      <w:pPr>
        <w:pStyle w:val="Heading3"/>
        <w:rPr>
          <w:lang w:val="en-CA"/>
        </w:rPr>
      </w:pPr>
      <w:bookmarkStart w:id="1738" w:name="_Toc478091063"/>
      <w:r>
        <w:rPr>
          <w:lang w:val="en-CA"/>
        </w:rPr>
        <w:lastRenderedPageBreak/>
        <w:t>Combined Activity Model of the system</w:t>
      </w:r>
      <w:bookmarkEnd w:id="1738"/>
    </w:p>
    <w:p w:rsidR="00D80E0D" w:rsidRPr="00F61F81" w:rsidRDefault="00D80E0D" w:rsidP="00D80E0D">
      <w:pPr>
        <w:pStyle w:val="BodyText"/>
        <w:spacing w:line="480" w:lineRule="auto"/>
      </w:pPr>
      <w:r>
        <w:t xml:space="preserve">The combined Activity model of the </w:t>
      </w:r>
      <w:r w:rsidR="00C62FB5">
        <w:t xml:space="preserve">job </w:t>
      </w:r>
      <w:r w:rsidR="00390006">
        <w:t>Recommender System</w:t>
      </w:r>
      <w:r>
        <w:t xml:space="preserve"> consists of the aggregation of the individual subsystems and the coherence of the agents working within each working subsystem to achieve the goals of the entire system. The advantage of breaking down the </w:t>
      </w:r>
      <w:r w:rsidR="00390006">
        <w:t>Recommender System</w:t>
      </w:r>
      <w:r>
        <w:t xml:space="preserve"> is to provide error detection and fault tolerance within the system. It also facilitates the understanding of the system in a clear sense. This model could be a better was of estimation of the value provided by the </w:t>
      </w:r>
      <w:r w:rsidR="00390006">
        <w:t>Recommender System</w:t>
      </w:r>
      <w:r>
        <w:t xml:space="preserve"> than the traditional way in the sense that it provides the domain experts with a better evaluation criteria. </w:t>
      </w:r>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3">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1739" w:name="_Toc478091104"/>
      <w:r>
        <w:t xml:space="preserve">Figure </w:t>
      </w:r>
      <w:r>
        <w:fldChar w:fldCharType="begin"/>
      </w:r>
      <w:r>
        <w:instrText xml:space="preserve"> SEQ Figure \* ARABIC </w:instrText>
      </w:r>
      <w:r>
        <w:fldChar w:fldCharType="separate"/>
      </w:r>
      <w:r w:rsidR="00823832">
        <w:rPr>
          <w:noProof/>
        </w:rPr>
        <w:t>27</w:t>
      </w:r>
      <w:r>
        <w:fldChar w:fldCharType="end"/>
      </w:r>
      <w:r>
        <w:t xml:space="preserve"> Job </w:t>
      </w:r>
      <w:r w:rsidR="00390006">
        <w:t>Recommender System</w:t>
      </w:r>
      <w:r>
        <w:t xml:space="preserve"> model</w:t>
      </w:r>
      <w:bookmarkEnd w:id="1739"/>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1740" w:name="_Toc478091064"/>
      <w:r>
        <w:rPr>
          <w:lang w:val="en-CA"/>
        </w:rPr>
        <w:t>Sequence Diagram for the Subsystems</w:t>
      </w:r>
      <w:bookmarkEnd w:id="1740"/>
    </w:p>
    <w:p w:rsidR="00EF60EA" w:rsidRDefault="00EF60EA" w:rsidP="00EF60EA">
      <w:pPr>
        <w:pStyle w:val="Heading3"/>
        <w:rPr>
          <w:lang w:val="en-CA"/>
        </w:rPr>
      </w:pPr>
      <w:bookmarkStart w:id="1741" w:name="_Toc478091065"/>
      <w:r>
        <w:rPr>
          <w:lang w:val="en-CA"/>
        </w:rPr>
        <w:t>Sequence Diagram: Data Subsystem</w:t>
      </w:r>
      <w:bookmarkEnd w:id="1741"/>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1742" w:name="_Toc478091105"/>
      <w:r>
        <w:t xml:space="preserve">Figure </w:t>
      </w:r>
      <w:r>
        <w:fldChar w:fldCharType="begin"/>
      </w:r>
      <w:r>
        <w:instrText xml:space="preserve"> SEQ Figure \* ARABIC </w:instrText>
      </w:r>
      <w:r>
        <w:fldChar w:fldCharType="separate"/>
      </w:r>
      <w:r w:rsidR="00823832">
        <w:rPr>
          <w:noProof/>
        </w:rPr>
        <w:t>28</w:t>
      </w:r>
      <w:r>
        <w:fldChar w:fldCharType="end"/>
      </w:r>
      <w:r>
        <w:t xml:space="preserve"> Sequence Diagram: Data Subsystem</w:t>
      </w:r>
      <w:bookmarkEnd w:id="1742"/>
    </w:p>
    <w:p w:rsidR="00CB5D6A" w:rsidRPr="00BC6A42" w:rsidRDefault="00CB5D6A" w:rsidP="00CB5D6A">
      <w:pPr>
        <w:spacing w:line="480" w:lineRule="auto"/>
      </w:pPr>
      <w:r>
        <w:t>The sequence diagram of the data subsystem has been provided</w:t>
      </w:r>
      <w:r w:rsidR="000626E1">
        <w:t>. The process within the data subsystem is initiated when the candidate interacts with the interface. The interface can be the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1743" w:name="_Toc478091066"/>
      <w:r>
        <w:rPr>
          <w:lang w:val="en-CA"/>
        </w:rPr>
        <w:t>Sequence Diagram: Risk Subsystem</w:t>
      </w:r>
      <w:bookmarkEnd w:id="1743"/>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1744" w:name="_Toc478091106"/>
      <w:r>
        <w:t xml:space="preserve">Figure </w:t>
      </w:r>
      <w:r>
        <w:fldChar w:fldCharType="begin"/>
      </w:r>
      <w:r>
        <w:instrText xml:space="preserve"> SEQ Figure \* ARABIC </w:instrText>
      </w:r>
      <w:r>
        <w:fldChar w:fldCharType="separate"/>
      </w:r>
      <w:r w:rsidR="00823832">
        <w:rPr>
          <w:noProof/>
        </w:rPr>
        <w:t>29</w:t>
      </w:r>
      <w:r>
        <w:fldChar w:fldCharType="end"/>
      </w:r>
      <w:r>
        <w:t xml:space="preserve"> Sequence Diagram: Risk Subsystem</w:t>
      </w:r>
      <w:bookmarkEnd w:id="1744"/>
    </w:p>
    <w:p w:rsidR="00CB5D6A" w:rsidRPr="00A04B7C" w:rsidRDefault="002446BF" w:rsidP="00CB5D6A">
      <w:pPr>
        <w:spacing w:line="480" w:lineRule="auto"/>
      </w:pPr>
      <w:r>
        <w:t>The sequence diagram of the risk subsystem is shown above. The contextual information is fed into the computation server through the interface, which is passed through a semantic analyzer. Based on the algorithms on the computation server, the recommendations are generated and forwarded to the interface and displayed to the user.</w:t>
      </w:r>
    </w:p>
    <w:p w:rsidR="00CB5D6A" w:rsidRPr="00CB5D6A" w:rsidRDefault="00CB5D6A" w:rsidP="00CB5D6A">
      <w:pPr>
        <w:rPr>
          <w:lang w:val="en-CA"/>
        </w:rPr>
      </w:pPr>
    </w:p>
    <w:p w:rsidR="00EF60EA" w:rsidRDefault="00EF60EA" w:rsidP="00EF60EA">
      <w:pPr>
        <w:pStyle w:val="Heading3"/>
        <w:rPr>
          <w:lang w:val="en-CA"/>
        </w:rPr>
      </w:pPr>
      <w:bookmarkStart w:id="1745" w:name="_Toc478091067"/>
      <w:r>
        <w:rPr>
          <w:lang w:val="en-CA"/>
        </w:rPr>
        <w:t>Sequence Diagram: Privacy Subsystem</w:t>
      </w:r>
      <w:bookmarkEnd w:id="1745"/>
    </w:p>
    <w:p w:rsidR="00E47371" w:rsidRDefault="00B032EB" w:rsidP="00B032EB">
      <w:pPr>
        <w:pStyle w:val="BodyText"/>
        <w:spacing w:line="480" w:lineRule="auto"/>
        <w:rPr>
          <w:lang w:val="en-CA"/>
        </w:rPr>
      </w:pPr>
      <w:r>
        <w:rPr>
          <w:lang w:val="en-CA"/>
        </w:rPr>
        <w:t xml:space="preserve">The Sequence diagram of the privacy subsystem represents the sequence of processes within the system. The contextual data is first passed through a privacy filter before travelling to the database or the server. The filtered data is recovered from the database for the purpose of generating </w:t>
      </w:r>
      <w:r w:rsidR="004F1785">
        <w:rPr>
          <w:lang w:val="en-CA"/>
        </w:rPr>
        <w:lastRenderedPageBreak/>
        <w:t>recommendations. It is passed through a differential privacy server to introduce anonymity. This data is then processed by the recommendation server to generate recommendations and pass it to the user through an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6">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1746" w:name="_Toc478091107"/>
      <w:r>
        <w:t xml:space="preserve">Figure </w:t>
      </w:r>
      <w:r>
        <w:fldChar w:fldCharType="begin"/>
      </w:r>
      <w:r>
        <w:instrText xml:space="preserve"> SEQ Figure \* ARABIC </w:instrText>
      </w:r>
      <w:r>
        <w:fldChar w:fldCharType="separate"/>
      </w:r>
      <w:r w:rsidR="00823832">
        <w:rPr>
          <w:noProof/>
        </w:rPr>
        <w:t>30</w:t>
      </w:r>
      <w:r>
        <w:fldChar w:fldCharType="end"/>
      </w:r>
      <w:r>
        <w:t xml:space="preserve"> Sequence Diagram: Privacy Subsystem</w:t>
      </w:r>
      <w:bookmarkEnd w:id="1746"/>
    </w:p>
    <w:p w:rsidR="00EF60EA" w:rsidRDefault="00EF60EA" w:rsidP="00EF60EA">
      <w:pPr>
        <w:pStyle w:val="Heading3"/>
        <w:rPr>
          <w:lang w:val="en-CA"/>
        </w:rPr>
      </w:pPr>
      <w:bookmarkStart w:id="1747" w:name="_Toc478091068"/>
      <w:r>
        <w:rPr>
          <w:lang w:val="en-CA"/>
        </w:rPr>
        <w:t>Combined Sequence Diagram of the System</w:t>
      </w:r>
      <w:bookmarkEnd w:id="1747"/>
    </w:p>
    <w:p w:rsidR="00E47371" w:rsidRDefault="00CB5D6A" w:rsidP="00CB5D6A">
      <w:pPr>
        <w:pStyle w:val="BodyText"/>
        <w:spacing w:line="480" w:lineRule="auto"/>
        <w:rPr>
          <w:lang w:val="en-CA"/>
        </w:rPr>
      </w:pPr>
      <w:r>
        <w:t xml:space="preserve">The Sequence diagram of the </w:t>
      </w:r>
      <w:r w:rsidR="00390006">
        <w:t>Recommender System</w:t>
      </w:r>
      <w:r>
        <w:t xml:space="preserve">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1748" w:name="_Toc478091108"/>
      <w:r>
        <w:t xml:space="preserve">Figure </w:t>
      </w:r>
      <w:r>
        <w:fldChar w:fldCharType="begin"/>
      </w:r>
      <w:r>
        <w:instrText xml:space="preserve"> SEQ Figure \* ARABIC </w:instrText>
      </w:r>
      <w:r>
        <w:fldChar w:fldCharType="separate"/>
      </w:r>
      <w:r w:rsidR="00823832">
        <w:rPr>
          <w:noProof/>
        </w:rPr>
        <w:t>31</w:t>
      </w:r>
      <w:r>
        <w:fldChar w:fldCharType="end"/>
      </w:r>
      <w:r>
        <w:t xml:space="preserve"> Combined Sequence diagram of the Job </w:t>
      </w:r>
      <w:r w:rsidR="00390006">
        <w:t>Recommender System</w:t>
      </w:r>
      <w:bookmarkEnd w:id="1748"/>
    </w:p>
    <w:p w:rsidR="00806D85" w:rsidRDefault="00806D85" w:rsidP="00806D85">
      <w:pPr>
        <w:pStyle w:val="BodyTextFirstIndent"/>
      </w:pPr>
    </w:p>
    <w:p w:rsidR="009E64A4" w:rsidRPr="009E64A4" w:rsidRDefault="00AE7543" w:rsidP="009E64A4">
      <w:pPr>
        <w:pStyle w:val="Heading1"/>
        <w:spacing w:line="480" w:lineRule="auto"/>
      </w:pPr>
      <w:r>
        <w:br/>
      </w:r>
      <w:bookmarkStart w:id="1749" w:name="_Toc478091069"/>
      <w:r w:rsidR="00CE12C1">
        <w:t>Conclusion</w:t>
      </w:r>
      <w:r w:rsidR="00E16ADE">
        <w:t>s</w:t>
      </w:r>
      <w:r w:rsidR="00CE12C1">
        <w:t xml:space="preserve"> </w:t>
      </w:r>
      <w:r w:rsidR="00E16ADE">
        <w:t>and</w:t>
      </w:r>
      <w:r w:rsidR="00CE12C1">
        <w:t xml:space="preserve"> Future Work</w:t>
      </w:r>
      <w:bookmarkEnd w:id="1749"/>
    </w:p>
    <w:p w:rsidR="008F3374" w:rsidRPr="008F3374" w:rsidRDefault="008F3374" w:rsidP="008F3374">
      <w:pPr>
        <w:pStyle w:val="Heading2"/>
      </w:pPr>
      <w:bookmarkStart w:id="1750" w:name="_Toc478091070"/>
      <w:r>
        <w:t>Conclusion</w:t>
      </w:r>
      <w:bookmarkEnd w:id="1750"/>
      <w:r w:rsidR="00E16ADE">
        <w:t>s</w:t>
      </w:r>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 xml:space="preserve">evaluation of a </w:t>
      </w:r>
      <w:r w:rsidR="00390006">
        <w:t>Recommender System</w:t>
      </w:r>
      <w:r w:rsidR="002929AD">
        <w:t xml:space="preserve">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w:t>
      </w:r>
      <w:r w:rsidR="00390006">
        <w:t>Recommender System</w:t>
      </w:r>
      <w:r w:rsidR="00EC59C4">
        <w:t>s</w:t>
      </w:r>
      <w:r w:rsidR="008F3374" w:rsidRPr="008F3374">
        <w:t xml:space="preserve"> can focus on individual units</w:t>
      </w:r>
      <w:r w:rsidR="008F3374">
        <w:t xml:space="preserve"> by breaking </w:t>
      </w:r>
      <w:r w:rsidR="008F3374" w:rsidRPr="008F3374">
        <w:t xml:space="preserve">the </w:t>
      </w:r>
      <w:r w:rsidR="00390006">
        <w:t>Recommender System</w:t>
      </w:r>
      <w:r w:rsidR="008F3374" w:rsidRPr="008F3374">
        <w:t xml:space="preserve"> into small individual units enables fast and fault tolerant development of the system. It </w:t>
      </w:r>
      <w:r w:rsidR="008F3374">
        <w:t xml:space="preserve">also </w:t>
      </w:r>
      <w:r w:rsidR="008F3374" w:rsidRPr="008F3374">
        <w:t xml:space="preserve">enables the designers of the </w:t>
      </w:r>
      <w:r w:rsidR="00390006">
        <w:t>Recommender System</w:t>
      </w:r>
      <w:r w:rsidR="008F3374" w:rsidRPr="008F3374">
        <w:t xml:space="preserve">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 xml:space="preserve">igh level approach to describe the system is helpful for domain experts to gain valuable knowledge of a </w:t>
      </w:r>
      <w:r w:rsidR="00390006">
        <w:t>Recommender System</w:t>
      </w:r>
      <w:r w:rsidR="008F3374" w:rsidRPr="008F3374">
        <w:t>, operational in a particular application area in a short period of time.</w:t>
      </w:r>
    </w:p>
    <w:p w:rsidR="008A4C42" w:rsidRDefault="008F3374" w:rsidP="008F3374">
      <w:pPr>
        <w:pStyle w:val="Heading2"/>
      </w:pPr>
      <w:bookmarkStart w:id="1751" w:name="_Toc478091071"/>
      <w:r>
        <w:t>Future Work</w:t>
      </w:r>
      <w:bookmarkEnd w:id="1751"/>
    </w:p>
    <w:p w:rsidR="005D22F0" w:rsidRDefault="00D643EE" w:rsidP="002308C2">
      <w:pPr>
        <w:pStyle w:val="BodyTextFirstIndent"/>
        <w:spacing w:line="480" w:lineRule="auto"/>
        <w:rPr>
          <w:rFonts w:ascii="Arial" w:hAnsi="Arial"/>
          <w:b/>
          <w:sz w:val="28"/>
        </w:rPr>
      </w:pPr>
      <w:r>
        <w:t xml:space="preserve">The multi-agent approach can be extended in the future to include other domains of </w:t>
      </w:r>
      <w:r w:rsidR="00390006">
        <w:t>Recommender System</w:t>
      </w:r>
      <w:r>
        <w:t xml:space="preserve"> such as news recommender or restraint </w:t>
      </w:r>
      <w:r w:rsidR="00390006">
        <w:t>Recommender System</w:t>
      </w:r>
      <w:r>
        <w:t xml:space="preserve">. The system can be represented with other UML models like a state model or class diagram. Frameworks can be implemented to use domain specific language to generate class structure for the </w:t>
      </w:r>
      <w:r w:rsidR="00390006">
        <w:t>Recommender System</w:t>
      </w:r>
      <w:r>
        <w:t xml:space="preserve"> or can be used to generate code. But most importantly, a model verification method, possibly through experimentation can be used to enhance the model.</w:t>
      </w:r>
    </w:p>
    <w:p w:rsidR="008A4C42" w:rsidRDefault="008A4C42" w:rsidP="00866177">
      <w:pPr>
        <w:pStyle w:val="BackHead"/>
        <w:spacing w:line="480" w:lineRule="auto"/>
        <w:sectPr w:rsidR="008A4C42" w:rsidSect="00C71003">
          <w:headerReference w:type="default" r:id="rId48"/>
          <w:footerReference w:type="first" r:id="rId49"/>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1752" w:name="_Toc478091072"/>
      <w:bookmarkStart w:id="1753" w:name="_Toc323217438"/>
      <w:r>
        <w:lastRenderedPageBreak/>
        <w:t>Appendix</w:t>
      </w:r>
      <w:bookmarkEnd w:id="1752"/>
    </w:p>
    <w:p w:rsidR="00C575E6" w:rsidRPr="00C575E6" w:rsidRDefault="00C575E6" w:rsidP="00C575E6">
      <w:pPr>
        <w:pStyle w:val="BodyText"/>
      </w:pPr>
    </w:p>
    <w:p w:rsidR="000872E1" w:rsidRPr="000872E1" w:rsidRDefault="000872E1" w:rsidP="006E4730">
      <w:pPr>
        <w:spacing w:line="480" w:lineRule="auto"/>
      </w:pPr>
      <w:r>
        <w:t xml:space="preserve">This section discusses a </w:t>
      </w:r>
      <w:r w:rsidR="00E16ADE">
        <w:t xml:space="preserve">preliminary approach for evaluating recommender systems based on </w:t>
      </w:r>
      <w:r w:rsidR="00736580">
        <w:t xml:space="preserve">dimensions involving </w:t>
      </w:r>
      <w:r w:rsidR="00E16ADE">
        <w:t xml:space="preserve">two scopes, namely the privacy scope and the </w:t>
      </w:r>
      <w:r w:rsidR="00736580">
        <w:t xml:space="preserve">contextual risk scope. </w:t>
      </w:r>
      <w:r>
        <w:t xml:space="preserve"> Traditionally, </w:t>
      </w:r>
      <w:r w:rsidR="00736580">
        <w:t>r</w:t>
      </w:r>
      <w:r w:rsidR="00390006">
        <w:t xml:space="preserve">ecommender </w:t>
      </w:r>
      <w:r w:rsidR="00736580">
        <w:t>s</w:t>
      </w:r>
      <w:r w:rsidR="00390006">
        <w:t>ystem</w:t>
      </w:r>
      <w:r w:rsidR="00EC59C4">
        <w:t>s</w:t>
      </w:r>
      <w:r>
        <w:t xml:space="preserve"> are evaluated based on the accuracy of the results produced by the system but, using this approach, </w:t>
      </w:r>
      <w:r w:rsidR="00736580">
        <w:t>r</w:t>
      </w:r>
      <w:r w:rsidR="00390006">
        <w:t xml:space="preserve">ecommender </w:t>
      </w:r>
      <w:r w:rsidR="00736580">
        <w:t>s</w:t>
      </w:r>
      <w:r w:rsidR="00390006">
        <w:t>ystem</w:t>
      </w:r>
      <w:r w:rsidR="00EC59C4">
        <w:t>s</w:t>
      </w:r>
      <w:r>
        <w:t xml:space="preserve"> c</w:t>
      </w:r>
      <w:r w:rsidR="00736580">
        <w:t xml:space="preserve">ould, in principle, </w:t>
      </w:r>
      <w:r>
        <w:t xml:space="preserve">be evaluated based on features </w:t>
      </w:r>
      <w:r w:rsidR="00736580">
        <w:t xml:space="preserve">related to privacy and risk. </w:t>
      </w:r>
    </w:p>
    <w:p w:rsidR="004E486E" w:rsidRDefault="004E486E" w:rsidP="0038369D">
      <w:pPr>
        <w:pStyle w:val="Heading3"/>
        <w:numPr>
          <w:ilvl w:val="0"/>
          <w:numId w:val="0"/>
        </w:numPr>
        <w:spacing w:line="480" w:lineRule="auto"/>
      </w:pPr>
      <w:bookmarkStart w:id="1754" w:name="_Toc478091073"/>
      <w:r>
        <w:t>Privacy scope of a system</w:t>
      </w:r>
      <w:bookmarkEnd w:id="1754"/>
    </w:p>
    <w:p w:rsidR="004E486E" w:rsidRPr="00794BD6" w:rsidRDefault="004E486E" w:rsidP="004E486E">
      <w:pPr>
        <w:pStyle w:val="BodyText"/>
        <w:spacing w:line="480" w:lineRule="auto"/>
      </w:pPr>
      <w:r>
        <w:t xml:space="preserve">We introduce a coordinate system to describe the state of a </w:t>
      </w:r>
      <w:r w:rsidR="00390006">
        <w:t>Recommender System</w:t>
      </w:r>
      <w:r>
        <w:t xml:space="preserve"> in terms of the privacy it offers to the user. It is a 3 dimensional representation with each of the mutually independent axis representing the state of the </w:t>
      </w:r>
      <w:r w:rsidR="00390006">
        <w:t>Recommender System</w:t>
      </w:r>
      <w:r>
        <w:t>.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50">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1755" w:name="_Toc478091109"/>
      <w:r>
        <w:t xml:space="preserve">Figure </w:t>
      </w:r>
      <w:r>
        <w:fldChar w:fldCharType="begin"/>
      </w:r>
      <w:r>
        <w:instrText xml:space="preserve"> SEQ Figure \* ARABIC </w:instrText>
      </w:r>
      <w:r>
        <w:fldChar w:fldCharType="separate"/>
      </w:r>
      <w:r w:rsidR="00823832">
        <w:rPr>
          <w:noProof/>
        </w:rPr>
        <w:t>32</w:t>
      </w:r>
      <w:r>
        <w:fldChar w:fldCharType="end"/>
      </w:r>
      <w:r>
        <w:t xml:space="preserve"> Privacy Scope</w:t>
      </w:r>
      <w:bookmarkEnd w:id="1755"/>
    </w:p>
    <w:p w:rsidR="004E486E" w:rsidRDefault="004E486E" w:rsidP="0038369D">
      <w:pPr>
        <w:pStyle w:val="Heading3"/>
        <w:numPr>
          <w:ilvl w:val="0"/>
          <w:numId w:val="0"/>
        </w:numPr>
        <w:spacing w:line="480" w:lineRule="auto"/>
      </w:pPr>
      <w:bookmarkStart w:id="1756" w:name="_Toc478091074"/>
      <w:r>
        <w:t>Contextual risk scope</w:t>
      </w:r>
      <w:bookmarkEnd w:id="1756"/>
      <w:r>
        <w:t xml:space="preserve"> </w:t>
      </w:r>
    </w:p>
    <w:p w:rsidR="004E486E" w:rsidRDefault="004E486E" w:rsidP="004E486E">
      <w:pPr>
        <w:pStyle w:val="BodyText"/>
        <w:spacing w:line="480" w:lineRule="auto"/>
      </w:pPr>
      <w:r>
        <w:t xml:space="preserve">This section describe the contextual risk scope of a </w:t>
      </w:r>
      <w:r w:rsidR="00390006">
        <w:t>Recommender System</w:t>
      </w:r>
      <w:r>
        <w:t xml:space="preserve">. Similar to the description of the privacy scope, the contextual scope is also a three dimensional representation for the purpose of characterizing </w:t>
      </w:r>
      <w:r w:rsidR="00390006">
        <w:t>Recommender System</w:t>
      </w:r>
      <w:r w:rsidR="00EC59C4">
        <w:t>s</w:t>
      </w:r>
      <w:r>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w:t>
      </w:r>
      <w:r w:rsidR="00390006">
        <w:t>Recommender System</w:t>
      </w:r>
      <w:r>
        <w:t xml:space="preserve">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R(T) and may also represent the period of data used by the </w:t>
      </w:r>
      <w:r w:rsidR="00390006">
        <w:t>Recommender System</w:t>
      </w:r>
      <w:r>
        <w:t xml:space="preserve">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1">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757" w:name="_Toc478091110"/>
      <w:r>
        <w:t xml:space="preserve">Figure </w:t>
      </w:r>
      <w:r>
        <w:fldChar w:fldCharType="begin"/>
      </w:r>
      <w:r>
        <w:instrText xml:space="preserve"> SEQ Figure \* ARABIC </w:instrText>
      </w:r>
      <w:r>
        <w:fldChar w:fldCharType="separate"/>
      </w:r>
      <w:r w:rsidR="00823832">
        <w:rPr>
          <w:noProof/>
        </w:rPr>
        <w:t>33</w:t>
      </w:r>
      <w:r>
        <w:fldChar w:fldCharType="end"/>
      </w:r>
      <w:r>
        <w:t xml:space="preserve"> Contextual Risk Scope</w:t>
      </w:r>
      <w:bookmarkEnd w:id="1757"/>
    </w:p>
    <w:p w:rsidR="004E486E" w:rsidRDefault="004E486E" w:rsidP="00696A99">
      <w:pPr>
        <w:pStyle w:val="Heading3"/>
        <w:numPr>
          <w:ilvl w:val="0"/>
          <w:numId w:val="0"/>
        </w:numPr>
        <w:spacing w:line="480" w:lineRule="auto"/>
      </w:pPr>
      <w:bookmarkStart w:id="1758" w:name="_Toc478091075"/>
      <w:r>
        <w:t>Explanation of a multidimensional system diagram</w:t>
      </w:r>
      <w:bookmarkEnd w:id="1758"/>
    </w:p>
    <w:p w:rsidR="004E486E" w:rsidRDefault="004E486E" w:rsidP="004E486E">
      <w:pPr>
        <w:pStyle w:val="BodyText"/>
        <w:spacing w:line="480" w:lineRule="auto"/>
      </w:pPr>
      <w:r>
        <w:t xml:space="preserve">We are now in position to describe a </w:t>
      </w:r>
      <w:r w:rsidR="00390006">
        <w:t>Recommender System</w:t>
      </w:r>
      <w:r>
        <w:t xml:space="preserve">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w:t>
      </w:r>
      <w:r w:rsidR="00390006">
        <w:t>Recommender System</w:t>
      </w:r>
      <w:r>
        <w:t xml:space="preserve">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 xml:space="preserve">Since it is a start of a research for visualizing a </w:t>
      </w:r>
      <w:r w:rsidR="00390006">
        <w:t>Recommender System</w:t>
      </w:r>
      <w:r>
        <w:t xml:space="preserve"> by these axis, there is the dearth of data for exactly calculating the exact value of a particular recommendation. Hence, </w:t>
      </w:r>
      <w:r w:rsidR="002308C2">
        <w:t>through</w:t>
      </w:r>
      <w:r>
        <w:t xml:space="preserve"> this thesis, an approximate representation is used for visualizing a </w:t>
      </w:r>
      <w:r w:rsidR="00390006">
        <w:t>Recommender System</w:t>
      </w:r>
      <w:r>
        <w:t xml:space="preserve">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2">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759" w:name="_Toc478091111"/>
      <w:r>
        <w:t xml:space="preserve">Figure </w:t>
      </w:r>
      <w:r>
        <w:fldChar w:fldCharType="begin"/>
      </w:r>
      <w:r>
        <w:instrText xml:space="preserve"> SEQ Figure \* ARABIC </w:instrText>
      </w:r>
      <w:r>
        <w:fldChar w:fldCharType="separate"/>
      </w:r>
      <w:r w:rsidR="00823832">
        <w:rPr>
          <w:noProof/>
        </w:rPr>
        <w:t>34</w:t>
      </w:r>
      <w:r>
        <w:fldChar w:fldCharType="end"/>
      </w:r>
      <w:r>
        <w:t xml:space="preserve"> Dimensional Plot of a </w:t>
      </w:r>
      <w:r w:rsidR="00390006">
        <w:t>Recommender System</w:t>
      </w:r>
      <w:bookmarkEnd w:id="1759"/>
    </w:p>
    <w:p w:rsidR="004E486E" w:rsidRDefault="004E486E" w:rsidP="004E486E">
      <w:pPr>
        <w:spacing w:line="480" w:lineRule="auto"/>
      </w:pPr>
    </w:p>
    <w:p w:rsidR="004E486E" w:rsidRDefault="004E486E" w:rsidP="004E486E">
      <w:pPr>
        <w:pStyle w:val="Caption"/>
        <w:keepNext/>
        <w:spacing w:line="480" w:lineRule="auto"/>
      </w:pPr>
      <w:bookmarkStart w:id="1760" w:name="_Toc478091114"/>
      <w:r>
        <w:t xml:space="preserve">Table </w:t>
      </w:r>
      <w:r>
        <w:fldChar w:fldCharType="begin"/>
      </w:r>
      <w:r>
        <w:instrText xml:space="preserve"> SEQ Table \* ARABIC </w:instrText>
      </w:r>
      <w:r>
        <w:fldChar w:fldCharType="separate"/>
      </w:r>
      <w:r w:rsidR="00823832">
        <w:rPr>
          <w:noProof/>
        </w:rPr>
        <w:t>2</w:t>
      </w:r>
      <w:r>
        <w:fldChar w:fldCharType="end"/>
      </w:r>
      <w:r>
        <w:t xml:space="preserve"> General Dimensional Analysis of various Algorithms</w:t>
      </w:r>
      <w:bookmarkEnd w:id="1760"/>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3">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 xml:space="preserve">In the above table an approximate idea has been provided about the possible dimensions that can be used by the </w:t>
      </w:r>
      <w:r w:rsidR="00390006">
        <w:t>Recommender System</w:t>
      </w:r>
      <w:r>
        <w:t xml:space="preserve"> using different methodologies, architecture and algorithms. The conclusion listed above is a result of review of current text in the area of </w:t>
      </w:r>
      <w:r w:rsidR="00390006">
        <w:t>Recommender System</w:t>
      </w:r>
      <w:r w:rsidR="00EC59C4">
        <w:t>s</w:t>
      </w:r>
      <w:r>
        <w:t>.</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761" w:name="_Toc478091076"/>
      <w:r>
        <w:lastRenderedPageBreak/>
        <w:t>Extension of the evaluation method to the case study</w:t>
      </w:r>
      <w:bookmarkEnd w:id="1761"/>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4">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762" w:name="_Toc478091112"/>
      <w:r>
        <w:t xml:space="preserve">Figure </w:t>
      </w:r>
      <w:r>
        <w:fldChar w:fldCharType="begin"/>
      </w:r>
      <w:r>
        <w:instrText xml:space="preserve"> SEQ Figure \* ARABIC </w:instrText>
      </w:r>
      <w:r>
        <w:fldChar w:fldCharType="separate"/>
      </w:r>
      <w:r w:rsidR="00823832">
        <w:rPr>
          <w:noProof/>
        </w:rPr>
        <w:t>35</w:t>
      </w:r>
      <w:r>
        <w:fldChar w:fldCharType="end"/>
      </w:r>
      <w:r>
        <w:t xml:space="preserve"> Multidimensional description of the Job </w:t>
      </w:r>
      <w:r w:rsidR="00390006">
        <w:t>Recommender System</w:t>
      </w:r>
      <w:bookmarkEnd w:id="1762"/>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w:t>
      </w:r>
      <w:r w:rsidR="00390006">
        <w:t>Recommender System</w:t>
      </w:r>
      <w:r>
        <w:t>,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 xml:space="preserve">The next factor to consider is the extent of usage of user data by the </w:t>
      </w:r>
      <w:r w:rsidR="00390006">
        <w:t>Recommender System</w:t>
      </w:r>
      <w:r>
        <w:t>.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 xml:space="preserve">Since, most of the user data that is obtained, stored and utilized by the system is in static form involving personal information of both the job applicant and the employers, the value of user situation awareness by the </w:t>
      </w:r>
      <w:r w:rsidR="00390006">
        <w:t>Recommender System</w:t>
      </w:r>
      <w:r>
        <w:t xml:space="preserve">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 xml:space="preserve">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w:t>
      </w:r>
      <w:r w:rsidR="00390006">
        <w:t>Recommender System</w:t>
      </w:r>
      <w:r>
        <w:t xml:space="preserve"> across multiple platforms.</w:t>
      </w:r>
    </w:p>
    <w:p w:rsidR="004E486E" w:rsidRDefault="004E486E" w:rsidP="004E486E">
      <w:pPr>
        <w:pStyle w:val="BodyTextFirstIndent"/>
        <w:spacing w:line="480" w:lineRule="auto"/>
        <w:ind w:firstLine="0"/>
      </w:pPr>
      <w:r>
        <w:t xml:space="preserve">Quantitative analysis can be performed over the </w:t>
      </w:r>
      <w:r w:rsidR="00390006">
        <w:t>Recommender System</w:t>
      </w:r>
      <w:r w:rsidR="00EC59C4">
        <w:t>s</w:t>
      </w:r>
      <w:r>
        <w:t xml:space="preserve"> across multiple dimension in order to find the optimal values for each of the existing dimension that the </w:t>
      </w:r>
      <w:r w:rsidR="00390006">
        <w:t>Recommender System</w:t>
      </w:r>
      <w:r>
        <w:t xml:space="preserve"> must satisfy. These optimal value can be served as the threshold values for these dimensions and the </w:t>
      </w:r>
      <w:r w:rsidR="00390006">
        <w:t>Recommender System</w:t>
      </w:r>
      <w:r w:rsidR="00EC59C4">
        <w:t>s</w:t>
      </w:r>
      <w:r>
        <w:t xml:space="preserve"> can be characterized based on these threshold values. The characterization of the </w:t>
      </w:r>
      <w:r w:rsidR="00390006">
        <w:t>Recommender System</w:t>
      </w:r>
      <w:r>
        <w:t xml:space="preserve">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 xml:space="preserve">This metric of </w:t>
      </w:r>
      <w:r w:rsidR="00390006">
        <w:t>Recommender System</w:t>
      </w:r>
      <w:r>
        <w:t xml:space="preserve"> evaluation will be more efficient and fair because sample used for predicting the accuracy can be colluded or the testing and validation set for determine the accuracy of the </w:t>
      </w:r>
      <w:r w:rsidR="00390006">
        <w:t>Recommender System</w:t>
      </w:r>
      <w:r>
        <w:t xml:space="preserve"> might not be applicable in the real world applications.</w:t>
      </w:r>
    </w:p>
    <w:p w:rsidR="008A4C42" w:rsidRDefault="008A4C42" w:rsidP="008A4C42">
      <w:pPr>
        <w:pStyle w:val="BackHead"/>
      </w:pPr>
      <w:bookmarkStart w:id="1763" w:name="_Toc478091077"/>
      <w:r>
        <w:lastRenderedPageBreak/>
        <w:t>Bibliography</w:t>
      </w:r>
      <w:bookmarkEnd w:id="1753"/>
      <w:bookmarkEnd w:id="1763"/>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t>
      </w:r>
      <w:r w:rsidR="00390006">
        <w:t>Recommender System</w:t>
      </w:r>
      <w:r w:rsidR="00EC59C4">
        <w:t>s</w:t>
      </w:r>
      <w:r w:rsidR="00B24209" w:rsidRPr="00B24209">
        <w:t xml:space="preserve">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w:t>
      </w:r>
      <w:r w:rsidR="00390006">
        <w:t>Recommender System</w:t>
      </w:r>
      <w:r w:rsidR="00EC59C4">
        <w:t>s</w:t>
      </w:r>
      <w:r w:rsidR="00051402" w:rsidRPr="00051402">
        <w:t xml:space="preserve">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Moh, and Teng-Sheng Moh. "Contextual-Aware Hybrid </w:t>
      </w:r>
      <w:r w:rsidR="00390006">
        <w:t>Recommender System</w:t>
      </w:r>
      <w:r w:rsidRPr="00051402">
        <w:t xml:space="preserve">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Xindi, et al. "APPLET: a privacy-preserving framework for location-aware </w:t>
      </w:r>
      <w:r w:rsidR="00390006">
        <w:t>Recommender System</w:t>
      </w:r>
      <w:r w:rsidRPr="00051402">
        <w:t>."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 xml:space="preserve">DRARS, A Dynamic Risk-Aware </w:t>
      </w:r>
      <w:r w:rsidR="00390006">
        <w:rPr>
          <w:i/>
          <w:iCs/>
        </w:rPr>
        <w:t>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Helou, and Denis Gillet. "A </w:t>
      </w:r>
      <w:r w:rsidR="00390006">
        <w:t>Recommender System</w:t>
      </w:r>
      <w:r w:rsidRPr="00051402">
        <w:t xml:space="preserve">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 xml:space="preserve">McSherry, Frank, and Ilya Mironov. "Differentially private </w:t>
      </w:r>
      <w:r w:rsidR="00390006">
        <w:t>Recommender System</w:t>
      </w:r>
      <w:r w:rsidR="00EC59C4">
        <w:t>s</w:t>
      </w:r>
      <w:r w:rsidRPr="00051402">
        <w:t>: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 xml:space="preserve">Proceedings of the third ACM conference on </w:t>
      </w:r>
      <w:r w:rsidR="00390006">
        <w:rPr>
          <w:i/>
          <w:iCs/>
        </w:rPr>
        <w:t>Recommender System</w:t>
      </w:r>
      <w:r w:rsidR="00EC59C4">
        <w:rPr>
          <w:i/>
          <w:iCs/>
        </w:rPr>
        <w:t>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 xml:space="preserve">Shang, Shang, et al. "Beyond personalization and anonymity: Towards a group-based </w:t>
      </w:r>
      <w:r w:rsidR="00390006">
        <w:t>Recommender System</w:t>
      </w:r>
      <w:r w:rsidRPr="00051402">
        <w:t>."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Hongxia Jin. "Privacy concerns in online </w:t>
      </w:r>
      <w:r w:rsidR="00390006">
        <w:t>Recommender System</w:t>
      </w:r>
      <w:r w:rsidR="00EC59C4">
        <w:t>s</w:t>
      </w:r>
      <w:r w:rsidRPr="00051402">
        <w:t>: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 xml:space="preserve">Proceedings of the third ACM conference on </w:t>
      </w:r>
      <w:r w:rsidR="00390006">
        <w:rPr>
          <w:i/>
          <w:iCs/>
        </w:rPr>
        <w:t>Recommender System</w:t>
      </w:r>
      <w:r w:rsidR="00EC59C4">
        <w:rPr>
          <w:i/>
          <w:iCs/>
        </w:rPr>
        <w:t>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 xml:space="preserve">Adomavicius, Gediminas, and Alexander Tuzhilin. "Toward the next generation of </w:t>
      </w:r>
      <w:r w:rsidR="00390006">
        <w:t>Recommender System</w:t>
      </w:r>
      <w:r w:rsidR="00EC59C4">
        <w:t>s</w:t>
      </w:r>
      <w:r w:rsidRPr="00537BE7">
        <w:t>: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 xml:space="preserve">Beel, Joeran, et al. "Research-paper </w:t>
      </w:r>
      <w:r w:rsidR="00390006">
        <w:t>Recommender System</w:t>
      </w:r>
      <w:r w:rsidR="00EC59C4">
        <w:t>s</w:t>
      </w:r>
      <w:r w:rsidR="003A06F4" w:rsidRPr="003A06F4">
        <w:t>: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 xml:space="preserve">Jeckmans, Arjan JP, et al. "Privacy in </w:t>
      </w:r>
      <w:r w:rsidR="00390006">
        <w:t>Recommender System</w:t>
      </w:r>
      <w:r w:rsidR="00EC59C4">
        <w:t>s</w:t>
      </w:r>
      <w:r w:rsidRPr="005C5E0E">
        <w:t>."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w:t>
      </w:r>
      <w:r w:rsidR="00390006">
        <w:t>Recommender System</w:t>
      </w:r>
      <w:r w:rsidR="00EC59C4">
        <w:t>s</w:t>
      </w:r>
      <w:r w:rsidRPr="0088164D">
        <w:t>."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 xml:space="preserve">Shyong, K., Dan Frankowski, and John Riedl. "Do you trust your recommendations? An exploration of security and privacy issues in </w:t>
      </w:r>
      <w:r w:rsidR="00390006">
        <w:t>Recommender System</w:t>
      </w:r>
      <w:r w:rsidR="00EC59C4">
        <w:t>s</w:t>
      </w:r>
      <w:r w:rsidRPr="009F307C">
        <w:t>."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Naren, et al. "Privacy risks in </w:t>
      </w:r>
      <w:r w:rsidR="00390006">
        <w:t>Recommender System</w:t>
      </w:r>
      <w:r w:rsidR="00EC59C4">
        <w:t>s</w:t>
      </w:r>
      <w:r w:rsidRPr="00D322CC">
        <w:t>."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 xml:space="preserve">Cissée, Richard, and Sahin Albayrak. "An agent-based approach for privacy-preserving </w:t>
      </w:r>
      <w:r w:rsidR="00390006">
        <w:t>Recommender System</w:t>
      </w:r>
      <w:r w:rsidR="00EC59C4">
        <w:t>s</w:t>
      </w:r>
      <w:r w:rsidR="004E064B" w:rsidRPr="004E064B">
        <w:t>."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 xml:space="preserve">Proceedings of the 2007 ACM conference on </w:t>
      </w:r>
      <w:r w:rsidR="00390006">
        <w:rPr>
          <w:i/>
          <w:iCs/>
        </w:rPr>
        <w:t>Recommender System</w:t>
      </w:r>
      <w:r w:rsidR="00EC59C4">
        <w:rPr>
          <w:i/>
          <w:iCs/>
        </w:rPr>
        <w:t>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 xml:space="preserve">Proceedings of the third ACM conference on </w:t>
      </w:r>
      <w:r w:rsidR="00390006">
        <w:rPr>
          <w:i/>
          <w:iCs/>
        </w:rPr>
        <w:t>Recommender System</w:t>
      </w:r>
      <w:r w:rsidR="00EC59C4">
        <w:rPr>
          <w:i/>
          <w:iCs/>
        </w:rPr>
        <w:t>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 xml:space="preserve">McSherry, Frank, and Ilya Mironov. "Differentially private </w:t>
      </w:r>
      <w:r w:rsidR="00390006">
        <w:t>Recommender System</w:t>
      </w:r>
      <w:r w:rsidR="00EC59C4">
        <w:t>s</w:t>
      </w:r>
      <w:r w:rsidR="00985C90" w:rsidRPr="00985C90">
        <w:t>: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 xml:space="preserve">Knijnenburg, Bart P., and Alfred Kobsa. "Making decisions about privacy: information disclosure in context-aware </w:t>
      </w:r>
      <w:r w:rsidR="00390006">
        <w:t>Recommender System</w:t>
      </w:r>
      <w:r w:rsidR="00EC59C4">
        <w:t>s</w:t>
      </w:r>
      <w:r w:rsidR="00B82977" w:rsidRPr="00B82977">
        <w:t>."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 xml:space="preserve">Proceedings of the 8th ACM Conference on </w:t>
      </w:r>
      <w:r w:rsidR="00390006">
        <w:rPr>
          <w:i/>
          <w:iCs/>
        </w:rPr>
        <w:t>Recommender System</w:t>
      </w:r>
      <w:r w:rsidR="00EC59C4">
        <w:rPr>
          <w:i/>
          <w:iCs/>
        </w:rPr>
        <w:t>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Tommi Jaakkola. "Controlling privacy in </w:t>
      </w:r>
      <w:r w:rsidR="00390006">
        <w:rPr>
          <w:rFonts w:ascii="Arial" w:hAnsi="Arial" w:cs="Arial"/>
          <w:color w:val="222222"/>
          <w:sz w:val="20"/>
          <w:shd w:val="clear" w:color="auto" w:fill="FFFFFF"/>
        </w:rPr>
        <w:t>Recommender System</w:t>
      </w:r>
      <w:r w:rsidR="00EC59C4">
        <w:rPr>
          <w:rFonts w:ascii="Arial" w:hAnsi="Arial" w:cs="Arial"/>
          <w:color w:val="222222"/>
          <w:sz w:val="20"/>
          <w:shd w:val="clear" w:color="auto" w:fill="FFFFFF"/>
        </w:rPr>
        <w:t>s</w:t>
      </w:r>
      <w:r w:rsidR="009D7431">
        <w:rPr>
          <w:rFonts w:ascii="Arial" w:hAnsi="Arial" w:cs="Arial"/>
          <w:color w:val="222222"/>
          <w:sz w:val="20"/>
          <w:shd w:val="clear" w:color="auto" w:fill="FFFFFF"/>
        </w:rPr>
        <w:t>."</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 xml:space="preserve">Tinghuai, M. A., et al. "Social network and tag sources based augmenting collaborative </w:t>
      </w:r>
      <w:r w:rsidR="00390006">
        <w:t>Recommender System</w:t>
      </w:r>
      <w:r w:rsidR="00643AEF" w:rsidRPr="00643AEF">
        <w:t>."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 xml:space="preserve">Aïmeur, Esma, et al. "Alambic: a privacy-preserving </w:t>
      </w:r>
      <w:r w:rsidR="00390006">
        <w:t>Recommender System</w:t>
      </w:r>
      <w:r w:rsidR="00643AEF" w:rsidRPr="00643AEF">
        <w:t xml:space="preserve">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w:t>
      </w:r>
      <w:r w:rsidR="00390006">
        <w:rPr>
          <w:lang w:val="en-CA"/>
        </w:rPr>
        <w:t>Recommender System</w:t>
      </w:r>
      <w:r w:rsidR="00EC59C4">
        <w:rPr>
          <w:lang w:val="en-CA"/>
        </w:rPr>
        <w:t>s</w:t>
      </w:r>
      <w:r w:rsidRPr="00893EC2">
        <w:rPr>
          <w:lang w:val="en-CA"/>
        </w:rPr>
        <w:t xml:space="preserve">,”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w:t>
      </w:r>
      <w:r w:rsidR="00390006">
        <w:rPr>
          <w:lang w:val="en-CA"/>
        </w:rPr>
        <w:t>Recommender System</w:t>
      </w:r>
      <w:r w:rsidR="00EC59C4">
        <w:rPr>
          <w:lang w:val="en-CA"/>
        </w:rPr>
        <w:t>s</w:t>
      </w:r>
      <w:r w:rsidRPr="00893EC2">
        <w:rPr>
          <w:lang w:val="en-CA"/>
        </w:rPr>
        <w:t xml:space="preserve">,”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w:t>
      </w:r>
      <w:r w:rsidR="00390006">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w:t>
      </w:r>
      <w:r w:rsidR="00390006">
        <w:rPr>
          <w:lang w:val="en-CA"/>
        </w:rPr>
        <w:t>Recommender System</w:t>
      </w:r>
      <w:r w:rsidR="00EC59C4">
        <w:rPr>
          <w:lang w:val="en-CA"/>
        </w:rPr>
        <w:t>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w:t>
      </w:r>
      <w:r w:rsidR="00390006">
        <w:rPr>
          <w:lang w:val="en-CA"/>
        </w:rPr>
        <w:t>Recommender System</w:t>
      </w:r>
      <w:r w:rsidR="00EC59C4">
        <w:rPr>
          <w:lang w:val="en-CA"/>
        </w:rPr>
        <w:t>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[97] A. W. Neumann, “</w:t>
      </w:r>
      <w:r w:rsidR="00390006">
        <w:rPr>
          <w:lang w:val="en-CA"/>
        </w:rPr>
        <w:t>Recommender System</w:t>
      </w:r>
      <w:r w:rsidR="00EC59C4">
        <w:rPr>
          <w:lang w:val="en-CA"/>
        </w:rPr>
        <w:t>s</w:t>
      </w:r>
      <w:r w:rsidRPr="007117A2">
        <w:rPr>
          <w:lang w:val="en-CA"/>
        </w:rPr>
        <w:t xml:space="preserve">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w:t>
      </w:r>
      <w:r w:rsidR="00390006">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w:t>
      </w:r>
      <w:r w:rsidR="00390006">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 xml:space="preserve">Adomavicius, Gediminas, and Alexander Tuzhilin. "Context-aware </w:t>
      </w:r>
      <w:r w:rsidR="00390006">
        <w:t>Recommender System</w:t>
      </w:r>
      <w:r w:rsidR="00EC59C4">
        <w:t>s</w:t>
      </w:r>
      <w:r w:rsidRPr="004E6DD6">
        <w:t>." </w:t>
      </w:r>
      <w:r w:rsidR="00390006">
        <w:rPr>
          <w:i/>
          <w:iCs/>
        </w:rPr>
        <w:t>Recommender System</w:t>
      </w:r>
      <w:r w:rsidR="00EC59C4">
        <w:rPr>
          <w:i/>
          <w:iCs/>
        </w:rPr>
        <w:t>s</w:t>
      </w:r>
      <w:r w:rsidRPr="004E6DD6">
        <w:rPr>
          <w:i/>
          <w:iCs/>
        </w:rPr>
        <w:t xml:space="preserve">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 xml:space="preserve">Zhan, Justin, et al. "Privacy-preserving collaborative </w:t>
      </w:r>
      <w:r w:rsidR="00390006">
        <w:t>Recommender System</w:t>
      </w:r>
      <w:r w:rsidR="00EC59C4">
        <w:t>s</w:t>
      </w:r>
      <w:r w:rsidRPr="0077615D">
        <w:t>."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 xml:space="preserve">Zhou, Tao, et al. "Solving the apparent diversity-accuracy dilemma of </w:t>
      </w:r>
      <w:r w:rsidR="00390006">
        <w:t>Recommender System</w:t>
      </w:r>
      <w:r w:rsidR="00EC59C4">
        <w:t>s</w:t>
      </w:r>
      <w:r w:rsidRPr="0070762B">
        <w:t>." </w:t>
      </w:r>
      <w:r w:rsidRPr="0070762B">
        <w:rPr>
          <w:i/>
          <w:iCs/>
        </w:rPr>
        <w:t>Proceedings of the National Academy of Sciences</w:t>
      </w:r>
      <w:r w:rsidRPr="0070762B">
        <w:t> 107.10 (2010): 4511-4515.</w:t>
      </w:r>
    </w:p>
    <w:sectPr w:rsidR="001F037C" w:rsidSect="00B37C98">
      <w:headerReference w:type="default" r:id="rId55"/>
      <w:footerReference w:type="first" r:id="rId56"/>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E72" w:rsidRDefault="00A20E72">
      <w:pPr>
        <w:spacing w:line="240" w:lineRule="auto"/>
      </w:pPr>
      <w:r>
        <w:separator/>
      </w:r>
    </w:p>
  </w:endnote>
  <w:endnote w:type="continuationSeparator" w:id="0">
    <w:p w:rsidR="00A20E72" w:rsidRDefault="00A20E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sidR="003A4F3E">
      <w:rPr>
        <w:rStyle w:val="PageNumber"/>
        <w:noProof/>
      </w:rPr>
      <w:t>58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sidR="00D21997">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Footer"/>
    </w:pPr>
    <w:r>
      <w:tab/>
    </w:r>
    <w:r>
      <w:rPr>
        <w:rStyle w:val="PageNumber"/>
      </w:rPr>
      <w:fldChar w:fldCharType="begin"/>
    </w:r>
    <w:r>
      <w:rPr>
        <w:rStyle w:val="PageNumber"/>
      </w:rPr>
      <w:instrText xml:space="preserve"> PAGE </w:instrText>
    </w:r>
    <w:r>
      <w:rPr>
        <w:rStyle w:val="PageNumber"/>
      </w:rPr>
      <w:fldChar w:fldCharType="separate"/>
    </w:r>
    <w:r w:rsidR="00C20B8B">
      <w:rPr>
        <w:rStyle w:val="PageNumber"/>
        <w:noProof/>
      </w:rPr>
      <w:t>68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E72" w:rsidRDefault="00A20E72">
      <w:pPr>
        <w:spacing w:line="240" w:lineRule="auto"/>
      </w:pPr>
      <w:r>
        <w:separator/>
      </w:r>
    </w:p>
  </w:footnote>
  <w:footnote w:type="continuationSeparator" w:id="0">
    <w:p w:rsidR="00A20E72" w:rsidRDefault="00A20E7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Default="00FD7F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Pr="00CB0253" w:rsidRDefault="00FD7FCC"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FCC" w:rsidRPr="00CB0253" w:rsidRDefault="00FD7FCC"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o Alencar">
    <w15:presenceInfo w15:providerId="None" w15:userId="Paulo Alenc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B0E"/>
    <w:rsid w:val="0000074F"/>
    <w:rsid w:val="00002256"/>
    <w:rsid w:val="00005A18"/>
    <w:rsid w:val="00005AFA"/>
    <w:rsid w:val="00006A44"/>
    <w:rsid w:val="00006AAE"/>
    <w:rsid w:val="00013EBC"/>
    <w:rsid w:val="0001444D"/>
    <w:rsid w:val="000154FF"/>
    <w:rsid w:val="00015736"/>
    <w:rsid w:val="0001740D"/>
    <w:rsid w:val="00017CB1"/>
    <w:rsid w:val="00020498"/>
    <w:rsid w:val="0002141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5B6F"/>
    <w:rsid w:val="000C67A6"/>
    <w:rsid w:val="000C6BF6"/>
    <w:rsid w:val="000C6C1D"/>
    <w:rsid w:val="000D0FCC"/>
    <w:rsid w:val="000D28AF"/>
    <w:rsid w:val="000D382E"/>
    <w:rsid w:val="000D5C45"/>
    <w:rsid w:val="000E1D9F"/>
    <w:rsid w:val="000E5AEA"/>
    <w:rsid w:val="000E6B78"/>
    <w:rsid w:val="000F1325"/>
    <w:rsid w:val="000F27C0"/>
    <w:rsid w:val="000F7FEE"/>
    <w:rsid w:val="00101ED8"/>
    <w:rsid w:val="00106C29"/>
    <w:rsid w:val="00111878"/>
    <w:rsid w:val="0011648B"/>
    <w:rsid w:val="00120AC6"/>
    <w:rsid w:val="00123D77"/>
    <w:rsid w:val="00125A57"/>
    <w:rsid w:val="00130A83"/>
    <w:rsid w:val="00130D18"/>
    <w:rsid w:val="001326E9"/>
    <w:rsid w:val="00132776"/>
    <w:rsid w:val="00133F55"/>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56A8"/>
    <w:rsid w:val="001D145A"/>
    <w:rsid w:val="001D273B"/>
    <w:rsid w:val="001D2B0E"/>
    <w:rsid w:val="001E12D4"/>
    <w:rsid w:val="001E1358"/>
    <w:rsid w:val="001E157F"/>
    <w:rsid w:val="001F0335"/>
    <w:rsid w:val="001F037C"/>
    <w:rsid w:val="001F040B"/>
    <w:rsid w:val="001F121A"/>
    <w:rsid w:val="001F2537"/>
    <w:rsid w:val="001F3E63"/>
    <w:rsid w:val="001F3ECF"/>
    <w:rsid w:val="001F5BE1"/>
    <w:rsid w:val="00200BFA"/>
    <w:rsid w:val="00204FE7"/>
    <w:rsid w:val="002129E8"/>
    <w:rsid w:val="00212F27"/>
    <w:rsid w:val="00214ECA"/>
    <w:rsid w:val="00220329"/>
    <w:rsid w:val="0022078C"/>
    <w:rsid w:val="002248A1"/>
    <w:rsid w:val="00224FF6"/>
    <w:rsid w:val="00225124"/>
    <w:rsid w:val="002265FF"/>
    <w:rsid w:val="00226DB4"/>
    <w:rsid w:val="002307BE"/>
    <w:rsid w:val="002308C2"/>
    <w:rsid w:val="00232E33"/>
    <w:rsid w:val="00234BCE"/>
    <w:rsid w:val="002379AE"/>
    <w:rsid w:val="0024112B"/>
    <w:rsid w:val="00241FFB"/>
    <w:rsid w:val="002446BF"/>
    <w:rsid w:val="002453EC"/>
    <w:rsid w:val="00246DEE"/>
    <w:rsid w:val="002514EC"/>
    <w:rsid w:val="00251C98"/>
    <w:rsid w:val="00253AAD"/>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350C"/>
    <w:rsid w:val="002B6234"/>
    <w:rsid w:val="002C5ACC"/>
    <w:rsid w:val="002D08C2"/>
    <w:rsid w:val="002D1737"/>
    <w:rsid w:val="002D7713"/>
    <w:rsid w:val="002E006D"/>
    <w:rsid w:val="002E4A3F"/>
    <w:rsid w:val="002E4CA2"/>
    <w:rsid w:val="002E7A2F"/>
    <w:rsid w:val="002E7E82"/>
    <w:rsid w:val="002F05E5"/>
    <w:rsid w:val="002F0BEF"/>
    <w:rsid w:val="002F1382"/>
    <w:rsid w:val="002F1B7F"/>
    <w:rsid w:val="002F2ADB"/>
    <w:rsid w:val="002F5242"/>
    <w:rsid w:val="00300A8E"/>
    <w:rsid w:val="00300BD9"/>
    <w:rsid w:val="003013EA"/>
    <w:rsid w:val="00304F60"/>
    <w:rsid w:val="00305E88"/>
    <w:rsid w:val="00306EBC"/>
    <w:rsid w:val="00307DB4"/>
    <w:rsid w:val="00312237"/>
    <w:rsid w:val="00312A4B"/>
    <w:rsid w:val="00316CFA"/>
    <w:rsid w:val="003202A1"/>
    <w:rsid w:val="00332796"/>
    <w:rsid w:val="003333E8"/>
    <w:rsid w:val="00333793"/>
    <w:rsid w:val="003340ED"/>
    <w:rsid w:val="003354E9"/>
    <w:rsid w:val="00335932"/>
    <w:rsid w:val="00337A9D"/>
    <w:rsid w:val="00337D41"/>
    <w:rsid w:val="00342A61"/>
    <w:rsid w:val="00344312"/>
    <w:rsid w:val="0034642A"/>
    <w:rsid w:val="00346B8D"/>
    <w:rsid w:val="00347228"/>
    <w:rsid w:val="003476CD"/>
    <w:rsid w:val="0035072F"/>
    <w:rsid w:val="00351420"/>
    <w:rsid w:val="00354824"/>
    <w:rsid w:val="00356895"/>
    <w:rsid w:val="00356EA4"/>
    <w:rsid w:val="00361CD6"/>
    <w:rsid w:val="00364700"/>
    <w:rsid w:val="00364805"/>
    <w:rsid w:val="00374477"/>
    <w:rsid w:val="00375443"/>
    <w:rsid w:val="00376BD8"/>
    <w:rsid w:val="0037786D"/>
    <w:rsid w:val="00381000"/>
    <w:rsid w:val="003827DE"/>
    <w:rsid w:val="0038369D"/>
    <w:rsid w:val="00383EBB"/>
    <w:rsid w:val="00385279"/>
    <w:rsid w:val="00390006"/>
    <w:rsid w:val="00392A4E"/>
    <w:rsid w:val="003936E6"/>
    <w:rsid w:val="00393EF8"/>
    <w:rsid w:val="003947E7"/>
    <w:rsid w:val="00395DA8"/>
    <w:rsid w:val="00396682"/>
    <w:rsid w:val="00397A65"/>
    <w:rsid w:val="00397B6E"/>
    <w:rsid w:val="003A02CE"/>
    <w:rsid w:val="003A06F4"/>
    <w:rsid w:val="003A0DA7"/>
    <w:rsid w:val="003A21E1"/>
    <w:rsid w:val="003A4B23"/>
    <w:rsid w:val="003A4F3E"/>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27EB"/>
    <w:rsid w:val="003D3F75"/>
    <w:rsid w:val="003D59AD"/>
    <w:rsid w:val="003E253B"/>
    <w:rsid w:val="003E2D26"/>
    <w:rsid w:val="003E45C7"/>
    <w:rsid w:val="003E778B"/>
    <w:rsid w:val="003E7810"/>
    <w:rsid w:val="003F17C9"/>
    <w:rsid w:val="003F19D1"/>
    <w:rsid w:val="003F1DFD"/>
    <w:rsid w:val="003F23B4"/>
    <w:rsid w:val="003F3AE6"/>
    <w:rsid w:val="003F697E"/>
    <w:rsid w:val="003F69F6"/>
    <w:rsid w:val="003F7286"/>
    <w:rsid w:val="00401578"/>
    <w:rsid w:val="0040186D"/>
    <w:rsid w:val="00402B10"/>
    <w:rsid w:val="00403761"/>
    <w:rsid w:val="004058F1"/>
    <w:rsid w:val="00407538"/>
    <w:rsid w:val="004108DF"/>
    <w:rsid w:val="004116DB"/>
    <w:rsid w:val="00416489"/>
    <w:rsid w:val="00420E0D"/>
    <w:rsid w:val="00422C90"/>
    <w:rsid w:val="004235D5"/>
    <w:rsid w:val="00423D5E"/>
    <w:rsid w:val="00425E9C"/>
    <w:rsid w:val="00427080"/>
    <w:rsid w:val="004307BD"/>
    <w:rsid w:val="00432130"/>
    <w:rsid w:val="004328E8"/>
    <w:rsid w:val="004331CF"/>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2DA3"/>
    <w:rsid w:val="00463B29"/>
    <w:rsid w:val="004656CF"/>
    <w:rsid w:val="00465EB4"/>
    <w:rsid w:val="00466AEB"/>
    <w:rsid w:val="00472387"/>
    <w:rsid w:val="004746DF"/>
    <w:rsid w:val="00476A20"/>
    <w:rsid w:val="00477A41"/>
    <w:rsid w:val="004828CA"/>
    <w:rsid w:val="00486091"/>
    <w:rsid w:val="00487064"/>
    <w:rsid w:val="004875FB"/>
    <w:rsid w:val="004905EE"/>
    <w:rsid w:val="00490CEE"/>
    <w:rsid w:val="00491CFE"/>
    <w:rsid w:val="00494A27"/>
    <w:rsid w:val="00494AEF"/>
    <w:rsid w:val="00496D90"/>
    <w:rsid w:val="004A0C69"/>
    <w:rsid w:val="004A31F2"/>
    <w:rsid w:val="004A3EF5"/>
    <w:rsid w:val="004A3F1E"/>
    <w:rsid w:val="004A65E8"/>
    <w:rsid w:val="004A6ABD"/>
    <w:rsid w:val="004B4DF4"/>
    <w:rsid w:val="004B607E"/>
    <w:rsid w:val="004B727C"/>
    <w:rsid w:val="004C12A7"/>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99B"/>
    <w:rsid w:val="00537BE7"/>
    <w:rsid w:val="0054069F"/>
    <w:rsid w:val="00540A08"/>
    <w:rsid w:val="00541A09"/>
    <w:rsid w:val="0054482E"/>
    <w:rsid w:val="0054763B"/>
    <w:rsid w:val="00547DA1"/>
    <w:rsid w:val="00553D70"/>
    <w:rsid w:val="00554EF0"/>
    <w:rsid w:val="005569E8"/>
    <w:rsid w:val="0056110B"/>
    <w:rsid w:val="00561DBF"/>
    <w:rsid w:val="00563276"/>
    <w:rsid w:val="005654A4"/>
    <w:rsid w:val="005707C4"/>
    <w:rsid w:val="00570E67"/>
    <w:rsid w:val="00571022"/>
    <w:rsid w:val="00571E09"/>
    <w:rsid w:val="00572AD4"/>
    <w:rsid w:val="00572BBE"/>
    <w:rsid w:val="00573B91"/>
    <w:rsid w:val="0057513C"/>
    <w:rsid w:val="00580245"/>
    <w:rsid w:val="00582C25"/>
    <w:rsid w:val="005931F1"/>
    <w:rsid w:val="00593228"/>
    <w:rsid w:val="00597FE2"/>
    <w:rsid w:val="005A0944"/>
    <w:rsid w:val="005A0DB3"/>
    <w:rsid w:val="005A0F3B"/>
    <w:rsid w:val="005A16F7"/>
    <w:rsid w:val="005A2C7A"/>
    <w:rsid w:val="005A4C1A"/>
    <w:rsid w:val="005A7002"/>
    <w:rsid w:val="005A7ABE"/>
    <w:rsid w:val="005B1CAD"/>
    <w:rsid w:val="005B1E8A"/>
    <w:rsid w:val="005B62DA"/>
    <w:rsid w:val="005B64C9"/>
    <w:rsid w:val="005B781B"/>
    <w:rsid w:val="005C1064"/>
    <w:rsid w:val="005C3202"/>
    <w:rsid w:val="005C3836"/>
    <w:rsid w:val="005C5656"/>
    <w:rsid w:val="005C5E0E"/>
    <w:rsid w:val="005C5FB4"/>
    <w:rsid w:val="005C747C"/>
    <w:rsid w:val="005C7B15"/>
    <w:rsid w:val="005D22F0"/>
    <w:rsid w:val="005D2ADA"/>
    <w:rsid w:val="005D48EB"/>
    <w:rsid w:val="005D58B6"/>
    <w:rsid w:val="005D674B"/>
    <w:rsid w:val="005E0B10"/>
    <w:rsid w:val="005E15FF"/>
    <w:rsid w:val="005E263F"/>
    <w:rsid w:val="005E2948"/>
    <w:rsid w:val="005F27CC"/>
    <w:rsid w:val="005F27EC"/>
    <w:rsid w:val="005F698E"/>
    <w:rsid w:val="00601F5F"/>
    <w:rsid w:val="006034A2"/>
    <w:rsid w:val="0060351D"/>
    <w:rsid w:val="006036DB"/>
    <w:rsid w:val="00606601"/>
    <w:rsid w:val="00607B8B"/>
    <w:rsid w:val="0061117F"/>
    <w:rsid w:val="00611D3D"/>
    <w:rsid w:val="00614DEC"/>
    <w:rsid w:val="00616D56"/>
    <w:rsid w:val="00622C3C"/>
    <w:rsid w:val="0062489A"/>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4985"/>
    <w:rsid w:val="0066524A"/>
    <w:rsid w:val="00671A44"/>
    <w:rsid w:val="00674F5E"/>
    <w:rsid w:val="00675FE4"/>
    <w:rsid w:val="0068115D"/>
    <w:rsid w:val="00682CE8"/>
    <w:rsid w:val="0069673F"/>
    <w:rsid w:val="00696A99"/>
    <w:rsid w:val="006A1431"/>
    <w:rsid w:val="006A196C"/>
    <w:rsid w:val="006A1AB4"/>
    <w:rsid w:val="006A1CFD"/>
    <w:rsid w:val="006A3DA2"/>
    <w:rsid w:val="006B2442"/>
    <w:rsid w:val="006B270D"/>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3210"/>
    <w:rsid w:val="006F42D3"/>
    <w:rsid w:val="006F5B39"/>
    <w:rsid w:val="006F738F"/>
    <w:rsid w:val="006F75E5"/>
    <w:rsid w:val="007009AD"/>
    <w:rsid w:val="00701D10"/>
    <w:rsid w:val="00702231"/>
    <w:rsid w:val="00704AFB"/>
    <w:rsid w:val="0070608D"/>
    <w:rsid w:val="0070762B"/>
    <w:rsid w:val="00707ED4"/>
    <w:rsid w:val="007117A2"/>
    <w:rsid w:val="00713C80"/>
    <w:rsid w:val="0071407B"/>
    <w:rsid w:val="0071647A"/>
    <w:rsid w:val="007173C9"/>
    <w:rsid w:val="00721E06"/>
    <w:rsid w:val="007231DC"/>
    <w:rsid w:val="00724B0D"/>
    <w:rsid w:val="00725217"/>
    <w:rsid w:val="00725D42"/>
    <w:rsid w:val="00725E26"/>
    <w:rsid w:val="00725F12"/>
    <w:rsid w:val="00731758"/>
    <w:rsid w:val="00735D85"/>
    <w:rsid w:val="00736580"/>
    <w:rsid w:val="00737515"/>
    <w:rsid w:val="0073769A"/>
    <w:rsid w:val="0074075D"/>
    <w:rsid w:val="007412EA"/>
    <w:rsid w:val="00745907"/>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77EE8"/>
    <w:rsid w:val="00780983"/>
    <w:rsid w:val="0078257A"/>
    <w:rsid w:val="00782591"/>
    <w:rsid w:val="00782D23"/>
    <w:rsid w:val="0078394B"/>
    <w:rsid w:val="007843DC"/>
    <w:rsid w:val="007847C8"/>
    <w:rsid w:val="00790A93"/>
    <w:rsid w:val="00794449"/>
    <w:rsid w:val="00794BD6"/>
    <w:rsid w:val="007952C0"/>
    <w:rsid w:val="00797743"/>
    <w:rsid w:val="007978F0"/>
    <w:rsid w:val="007A0453"/>
    <w:rsid w:val="007A0B5F"/>
    <w:rsid w:val="007A1F6E"/>
    <w:rsid w:val="007A2372"/>
    <w:rsid w:val="007A2AF3"/>
    <w:rsid w:val="007A4934"/>
    <w:rsid w:val="007A51E3"/>
    <w:rsid w:val="007A6EEF"/>
    <w:rsid w:val="007A784D"/>
    <w:rsid w:val="007B179B"/>
    <w:rsid w:val="007B38A4"/>
    <w:rsid w:val="007B5C1F"/>
    <w:rsid w:val="007B668B"/>
    <w:rsid w:val="007B7F6D"/>
    <w:rsid w:val="007C0DF8"/>
    <w:rsid w:val="007C1E38"/>
    <w:rsid w:val="007C29F0"/>
    <w:rsid w:val="007C2F77"/>
    <w:rsid w:val="007D19FC"/>
    <w:rsid w:val="007D1F3F"/>
    <w:rsid w:val="007D7887"/>
    <w:rsid w:val="007E0DF2"/>
    <w:rsid w:val="007E108B"/>
    <w:rsid w:val="007E11B3"/>
    <w:rsid w:val="007E128A"/>
    <w:rsid w:val="007E3703"/>
    <w:rsid w:val="007E525D"/>
    <w:rsid w:val="007E6A54"/>
    <w:rsid w:val="007F4E16"/>
    <w:rsid w:val="007F5FDF"/>
    <w:rsid w:val="007F6202"/>
    <w:rsid w:val="007F6CC2"/>
    <w:rsid w:val="00802A3B"/>
    <w:rsid w:val="0080336A"/>
    <w:rsid w:val="00803AD2"/>
    <w:rsid w:val="008042F1"/>
    <w:rsid w:val="00804A09"/>
    <w:rsid w:val="00805AEA"/>
    <w:rsid w:val="00806D85"/>
    <w:rsid w:val="008073C6"/>
    <w:rsid w:val="00810156"/>
    <w:rsid w:val="0081165C"/>
    <w:rsid w:val="0081360F"/>
    <w:rsid w:val="0081448B"/>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0F"/>
    <w:rsid w:val="00886758"/>
    <w:rsid w:val="008872C8"/>
    <w:rsid w:val="00887E04"/>
    <w:rsid w:val="0089003D"/>
    <w:rsid w:val="0089112A"/>
    <w:rsid w:val="008916A8"/>
    <w:rsid w:val="00891E8F"/>
    <w:rsid w:val="00892C3C"/>
    <w:rsid w:val="00893EC2"/>
    <w:rsid w:val="008A2647"/>
    <w:rsid w:val="008A4C42"/>
    <w:rsid w:val="008A6FB9"/>
    <w:rsid w:val="008B74FE"/>
    <w:rsid w:val="008B7592"/>
    <w:rsid w:val="008C02B6"/>
    <w:rsid w:val="008C23C3"/>
    <w:rsid w:val="008C4FF0"/>
    <w:rsid w:val="008C746B"/>
    <w:rsid w:val="008D0C63"/>
    <w:rsid w:val="008D14EA"/>
    <w:rsid w:val="008D3FAC"/>
    <w:rsid w:val="008D451C"/>
    <w:rsid w:val="008D4BE2"/>
    <w:rsid w:val="008D5706"/>
    <w:rsid w:val="008E1311"/>
    <w:rsid w:val="008E229D"/>
    <w:rsid w:val="008E4F12"/>
    <w:rsid w:val="008E7C60"/>
    <w:rsid w:val="008F2BA0"/>
    <w:rsid w:val="008F3374"/>
    <w:rsid w:val="008F38AF"/>
    <w:rsid w:val="008F7524"/>
    <w:rsid w:val="00902D6F"/>
    <w:rsid w:val="00902FAD"/>
    <w:rsid w:val="00905FDC"/>
    <w:rsid w:val="009066BE"/>
    <w:rsid w:val="00906CBA"/>
    <w:rsid w:val="0091002D"/>
    <w:rsid w:val="00912E72"/>
    <w:rsid w:val="00914F25"/>
    <w:rsid w:val="009151A9"/>
    <w:rsid w:val="00924E78"/>
    <w:rsid w:val="00926D11"/>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1FD9"/>
    <w:rsid w:val="009B2158"/>
    <w:rsid w:val="009B2F26"/>
    <w:rsid w:val="009B3899"/>
    <w:rsid w:val="009C006B"/>
    <w:rsid w:val="009C0BFE"/>
    <w:rsid w:val="009C1ED5"/>
    <w:rsid w:val="009C6184"/>
    <w:rsid w:val="009C6F25"/>
    <w:rsid w:val="009C7E42"/>
    <w:rsid w:val="009D0544"/>
    <w:rsid w:val="009D14E1"/>
    <w:rsid w:val="009D7431"/>
    <w:rsid w:val="009D743A"/>
    <w:rsid w:val="009E1AEB"/>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1A6E"/>
    <w:rsid w:val="00A122E3"/>
    <w:rsid w:val="00A12F55"/>
    <w:rsid w:val="00A15B3B"/>
    <w:rsid w:val="00A20E72"/>
    <w:rsid w:val="00A242AB"/>
    <w:rsid w:val="00A25FA6"/>
    <w:rsid w:val="00A26054"/>
    <w:rsid w:val="00A2620E"/>
    <w:rsid w:val="00A27007"/>
    <w:rsid w:val="00A277FE"/>
    <w:rsid w:val="00A31611"/>
    <w:rsid w:val="00A32079"/>
    <w:rsid w:val="00A41A59"/>
    <w:rsid w:val="00A435FF"/>
    <w:rsid w:val="00A43F0D"/>
    <w:rsid w:val="00A453E0"/>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027"/>
    <w:rsid w:val="00A751C6"/>
    <w:rsid w:val="00A75807"/>
    <w:rsid w:val="00A80A85"/>
    <w:rsid w:val="00A83E71"/>
    <w:rsid w:val="00A847CA"/>
    <w:rsid w:val="00A84CD5"/>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35FC"/>
    <w:rsid w:val="00AF5A15"/>
    <w:rsid w:val="00AF78B3"/>
    <w:rsid w:val="00B00BF0"/>
    <w:rsid w:val="00B00F34"/>
    <w:rsid w:val="00B02354"/>
    <w:rsid w:val="00B032EB"/>
    <w:rsid w:val="00B04727"/>
    <w:rsid w:val="00B05A57"/>
    <w:rsid w:val="00B112C2"/>
    <w:rsid w:val="00B11C34"/>
    <w:rsid w:val="00B20AA0"/>
    <w:rsid w:val="00B23724"/>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A6F45"/>
    <w:rsid w:val="00BB014E"/>
    <w:rsid w:val="00BB1D55"/>
    <w:rsid w:val="00BB36A4"/>
    <w:rsid w:val="00BB398D"/>
    <w:rsid w:val="00BB7AB8"/>
    <w:rsid w:val="00BC0D51"/>
    <w:rsid w:val="00BC4664"/>
    <w:rsid w:val="00BC49DA"/>
    <w:rsid w:val="00BC4C8D"/>
    <w:rsid w:val="00BC6A42"/>
    <w:rsid w:val="00BD0ABE"/>
    <w:rsid w:val="00BD0D68"/>
    <w:rsid w:val="00BD3054"/>
    <w:rsid w:val="00BD363C"/>
    <w:rsid w:val="00BD42F8"/>
    <w:rsid w:val="00BD55C0"/>
    <w:rsid w:val="00BE3F7D"/>
    <w:rsid w:val="00BE6834"/>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20B8B"/>
    <w:rsid w:val="00C33A9E"/>
    <w:rsid w:val="00C4447F"/>
    <w:rsid w:val="00C46A6E"/>
    <w:rsid w:val="00C575E6"/>
    <w:rsid w:val="00C62FB5"/>
    <w:rsid w:val="00C63937"/>
    <w:rsid w:val="00C70DFE"/>
    <w:rsid w:val="00C71003"/>
    <w:rsid w:val="00C71FED"/>
    <w:rsid w:val="00C7350C"/>
    <w:rsid w:val="00C75286"/>
    <w:rsid w:val="00C774FB"/>
    <w:rsid w:val="00C82319"/>
    <w:rsid w:val="00C84E2B"/>
    <w:rsid w:val="00C87F37"/>
    <w:rsid w:val="00C913D7"/>
    <w:rsid w:val="00C91F53"/>
    <w:rsid w:val="00C92CAC"/>
    <w:rsid w:val="00C9792B"/>
    <w:rsid w:val="00CA3196"/>
    <w:rsid w:val="00CA72CC"/>
    <w:rsid w:val="00CA76F2"/>
    <w:rsid w:val="00CB0253"/>
    <w:rsid w:val="00CB5255"/>
    <w:rsid w:val="00CB5D6A"/>
    <w:rsid w:val="00CB6A0F"/>
    <w:rsid w:val="00CD1AC2"/>
    <w:rsid w:val="00CD1CCC"/>
    <w:rsid w:val="00CD6B74"/>
    <w:rsid w:val="00CE12C1"/>
    <w:rsid w:val="00CE3DA9"/>
    <w:rsid w:val="00CE5F5A"/>
    <w:rsid w:val="00CF445A"/>
    <w:rsid w:val="00CF66BE"/>
    <w:rsid w:val="00D04FA0"/>
    <w:rsid w:val="00D0541A"/>
    <w:rsid w:val="00D0586F"/>
    <w:rsid w:val="00D100D7"/>
    <w:rsid w:val="00D10D3E"/>
    <w:rsid w:val="00D12AA1"/>
    <w:rsid w:val="00D147B1"/>
    <w:rsid w:val="00D15F59"/>
    <w:rsid w:val="00D16391"/>
    <w:rsid w:val="00D16949"/>
    <w:rsid w:val="00D17C17"/>
    <w:rsid w:val="00D21997"/>
    <w:rsid w:val="00D22F7C"/>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8D"/>
    <w:rsid w:val="00D714CB"/>
    <w:rsid w:val="00D742D5"/>
    <w:rsid w:val="00D75EB6"/>
    <w:rsid w:val="00D7681A"/>
    <w:rsid w:val="00D80E0D"/>
    <w:rsid w:val="00D85448"/>
    <w:rsid w:val="00D85B76"/>
    <w:rsid w:val="00D8759F"/>
    <w:rsid w:val="00D9199E"/>
    <w:rsid w:val="00D91D4D"/>
    <w:rsid w:val="00D926E4"/>
    <w:rsid w:val="00D935CC"/>
    <w:rsid w:val="00D9481C"/>
    <w:rsid w:val="00D9493F"/>
    <w:rsid w:val="00D97644"/>
    <w:rsid w:val="00DA11A4"/>
    <w:rsid w:val="00DA1B41"/>
    <w:rsid w:val="00DA219C"/>
    <w:rsid w:val="00DA29E6"/>
    <w:rsid w:val="00DA3CDD"/>
    <w:rsid w:val="00DA402C"/>
    <w:rsid w:val="00DA4540"/>
    <w:rsid w:val="00DA6389"/>
    <w:rsid w:val="00DA6C6E"/>
    <w:rsid w:val="00DA7A33"/>
    <w:rsid w:val="00DB2946"/>
    <w:rsid w:val="00DB39C9"/>
    <w:rsid w:val="00DB4745"/>
    <w:rsid w:val="00DC0250"/>
    <w:rsid w:val="00DC259A"/>
    <w:rsid w:val="00DC418A"/>
    <w:rsid w:val="00DC6053"/>
    <w:rsid w:val="00DC7264"/>
    <w:rsid w:val="00DD1344"/>
    <w:rsid w:val="00DD2993"/>
    <w:rsid w:val="00DD53CE"/>
    <w:rsid w:val="00DD7E84"/>
    <w:rsid w:val="00DE048C"/>
    <w:rsid w:val="00DE2460"/>
    <w:rsid w:val="00DE4D50"/>
    <w:rsid w:val="00DE58C6"/>
    <w:rsid w:val="00DF7B86"/>
    <w:rsid w:val="00E01C9C"/>
    <w:rsid w:val="00E025EC"/>
    <w:rsid w:val="00E06438"/>
    <w:rsid w:val="00E14D1F"/>
    <w:rsid w:val="00E16ADE"/>
    <w:rsid w:val="00E179E6"/>
    <w:rsid w:val="00E25891"/>
    <w:rsid w:val="00E265DD"/>
    <w:rsid w:val="00E30AC9"/>
    <w:rsid w:val="00E314B9"/>
    <w:rsid w:val="00E31AD3"/>
    <w:rsid w:val="00E32060"/>
    <w:rsid w:val="00E32D53"/>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1261"/>
    <w:rsid w:val="00E842EB"/>
    <w:rsid w:val="00E84627"/>
    <w:rsid w:val="00E9003E"/>
    <w:rsid w:val="00E90523"/>
    <w:rsid w:val="00E9102D"/>
    <w:rsid w:val="00E94268"/>
    <w:rsid w:val="00E958A1"/>
    <w:rsid w:val="00E968C9"/>
    <w:rsid w:val="00EA0A85"/>
    <w:rsid w:val="00EA22BA"/>
    <w:rsid w:val="00EB57C8"/>
    <w:rsid w:val="00EB5AF3"/>
    <w:rsid w:val="00EC2F21"/>
    <w:rsid w:val="00EC55CA"/>
    <w:rsid w:val="00EC59C4"/>
    <w:rsid w:val="00ED1EAE"/>
    <w:rsid w:val="00ED7AA6"/>
    <w:rsid w:val="00ED7E26"/>
    <w:rsid w:val="00EE11DD"/>
    <w:rsid w:val="00EE13A4"/>
    <w:rsid w:val="00EE193F"/>
    <w:rsid w:val="00EE1948"/>
    <w:rsid w:val="00EE2C44"/>
    <w:rsid w:val="00EE3D6E"/>
    <w:rsid w:val="00EE4D7C"/>
    <w:rsid w:val="00EE5658"/>
    <w:rsid w:val="00EF35BC"/>
    <w:rsid w:val="00EF60EA"/>
    <w:rsid w:val="00EF7CA0"/>
    <w:rsid w:val="00F02483"/>
    <w:rsid w:val="00F107F6"/>
    <w:rsid w:val="00F134E4"/>
    <w:rsid w:val="00F13723"/>
    <w:rsid w:val="00F14F1A"/>
    <w:rsid w:val="00F254AD"/>
    <w:rsid w:val="00F25677"/>
    <w:rsid w:val="00F26EDE"/>
    <w:rsid w:val="00F27DAD"/>
    <w:rsid w:val="00F333F8"/>
    <w:rsid w:val="00F3646B"/>
    <w:rsid w:val="00F40573"/>
    <w:rsid w:val="00F40E43"/>
    <w:rsid w:val="00F460B4"/>
    <w:rsid w:val="00F460E1"/>
    <w:rsid w:val="00F503D7"/>
    <w:rsid w:val="00F50853"/>
    <w:rsid w:val="00F53E69"/>
    <w:rsid w:val="00F55B74"/>
    <w:rsid w:val="00F61F81"/>
    <w:rsid w:val="00F6414B"/>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1BB8"/>
    <w:rsid w:val="00FA2F81"/>
    <w:rsid w:val="00FA30F6"/>
    <w:rsid w:val="00FA44D9"/>
    <w:rsid w:val="00FB515D"/>
    <w:rsid w:val="00FB5C10"/>
    <w:rsid w:val="00FB6E4E"/>
    <w:rsid w:val="00FC0148"/>
    <w:rsid w:val="00FC1026"/>
    <w:rsid w:val="00FC33C3"/>
    <w:rsid w:val="00FC4CE6"/>
    <w:rsid w:val="00FD03EB"/>
    <w:rsid w:val="00FD09B5"/>
    <w:rsid w:val="00FD4293"/>
    <w:rsid w:val="00FD5AA5"/>
    <w:rsid w:val="00FD6305"/>
    <w:rsid w:val="00FD7691"/>
    <w:rsid w:val="00FD7FCC"/>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3.JPG"/><Relationship Id="rId55"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4.JPG"/><Relationship Id="rId11" Type="http://schemas.openxmlformats.org/officeDocument/2006/relationships/footnotes" Target="footnote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6.JP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header" Target="header2.xml"/><Relationship Id="rId56"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image" Target="media/image34.JP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microsoft.com/office/2011/relationships/people" Target="people.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footer" Target="footer3.xml"/><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228E1F6-6CB8-4E46-B1AE-27E1B1DB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Thesis.dotm</Template>
  <TotalTime>0</TotalTime>
  <Pages>85</Pages>
  <Words>15475</Words>
  <Characters>88212</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creator>v2srivas</dc:creator>
  <cp:lastModifiedBy>palencar1-pc.cs</cp:lastModifiedBy>
  <cp:revision>2</cp:revision>
  <cp:lastPrinted>2017-03-24T15:14:00Z</cp:lastPrinted>
  <dcterms:created xsi:type="dcterms:W3CDTF">2017-04-06T18:10:00Z</dcterms:created>
  <dcterms:modified xsi:type="dcterms:W3CDTF">2017-04-06T18:10:00Z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