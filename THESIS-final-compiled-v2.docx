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E25" w:rsidRPr="00B77AA9" w:rsidRDefault="00D52E25" w:rsidP="00D52E25">
      <w:pPr>
        <w:jc w:val="center"/>
        <w:rPr>
          <w:sz w:val="52"/>
          <w:lang w:val="en-CA"/>
        </w:rPr>
      </w:pPr>
      <w:r w:rsidRPr="00B77AA9">
        <w:rPr>
          <w:sz w:val="52"/>
          <w:lang w:val="en-CA"/>
        </w:rPr>
        <w:t xml:space="preserve">Multi-Agent Modeling of Risk-Aware and Privacy-Preserving Recommender </w:t>
      </w:r>
    </w:p>
    <w:p w:rsidR="00D52E25" w:rsidRDefault="00D52E25" w:rsidP="00D52E25">
      <w:pPr>
        <w:jc w:val="center"/>
      </w:pPr>
      <w:r w:rsidRPr="00B77AA9">
        <w:rPr>
          <w:sz w:val="52"/>
          <w:lang w:val="en-CA"/>
        </w:rPr>
        <w:t>Systems</w:t>
      </w:r>
    </w:p>
    <w:p w:rsidR="00D52E25" w:rsidRDefault="00D52E25" w:rsidP="00D52E25">
      <w:pPr>
        <w:jc w:val="center"/>
      </w:pPr>
    </w:p>
    <w:p w:rsidR="00D52E25" w:rsidRDefault="00D52E25" w:rsidP="00D52E25">
      <w:pPr>
        <w:jc w:val="center"/>
      </w:pPr>
    </w:p>
    <w:p w:rsidR="00D52E25" w:rsidRDefault="00D52E25" w:rsidP="00D52E25">
      <w:pPr>
        <w:jc w:val="center"/>
      </w:pPr>
      <w:r>
        <w:t>By</w:t>
      </w:r>
    </w:p>
    <w:p w:rsidR="00D52E25" w:rsidRDefault="00D52E25" w:rsidP="00D52E25">
      <w:pPr>
        <w:jc w:val="center"/>
      </w:pPr>
    </w:p>
    <w:p w:rsidR="00D52E25" w:rsidRDefault="00D52E25" w:rsidP="00D52E25">
      <w:pPr>
        <w:jc w:val="center"/>
      </w:pPr>
    </w:p>
    <w:p w:rsidR="00D52E25" w:rsidRPr="0074075D" w:rsidRDefault="00D52E25" w:rsidP="00D52E25">
      <w:pPr>
        <w:jc w:val="center"/>
        <w:rPr>
          <w:lang w:val="en-CA"/>
        </w:rPr>
      </w:pPr>
      <w:r>
        <w:t>Vishnu Srivastava</w:t>
      </w:r>
    </w:p>
    <w:p w:rsidR="00D52E25" w:rsidRDefault="00D52E25" w:rsidP="00D52E25">
      <w:pPr>
        <w:jc w:val="center"/>
      </w:pPr>
    </w:p>
    <w:p w:rsidR="00D52E25" w:rsidRDefault="00D52E25" w:rsidP="00D52E25">
      <w:pPr>
        <w:jc w:val="center"/>
      </w:pPr>
    </w:p>
    <w:p w:rsidR="00D52E25" w:rsidRDefault="00D52E25" w:rsidP="00D52E25">
      <w:pPr>
        <w:jc w:val="center"/>
      </w:pPr>
      <w:r>
        <w:t>A thesis</w:t>
      </w:r>
    </w:p>
    <w:p w:rsidR="00D52E25" w:rsidRDefault="00D52E25" w:rsidP="00D52E25">
      <w:pPr>
        <w:jc w:val="center"/>
      </w:pPr>
      <w:r>
        <w:t xml:space="preserve">Presented to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Waterloo</w:t>
          </w:r>
        </w:smartTag>
      </w:smartTag>
    </w:p>
    <w:p w:rsidR="00D52E25" w:rsidRDefault="00D52E25" w:rsidP="00D52E25">
      <w:pPr>
        <w:jc w:val="center"/>
      </w:pPr>
      <w:r>
        <w:t>in fulfillment of the</w:t>
      </w:r>
    </w:p>
    <w:p w:rsidR="00D52E25" w:rsidRDefault="00D52E25" w:rsidP="00D52E25">
      <w:pPr>
        <w:jc w:val="center"/>
      </w:pPr>
      <w:r>
        <w:t>thesis requirement for the degree of</w:t>
      </w:r>
    </w:p>
    <w:p w:rsidR="00D52E25" w:rsidRDefault="00D52E25" w:rsidP="00D52E25">
      <w:pPr>
        <w:jc w:val="center"/>
      </w:pPr>
      <w:r w:rsidRPr="001D2B0E">
        <w:t>Master of Mathematics</w:t>
      </w:r>
    </w:p>
    <w:p w:rsidR="00D52E25" w:rsidRDefault="00D52E25" w:rsidP="00D52E25">
      <w:pPr>
        <w:jc w:val="center"/>
      </w:pPr>
      <w:r>
        <w:t>in</w:t>
      </w:r>
    </w:p>
    <w:p w:rsidR="00D52E25" w:rsidRDefault="00D52E25" w:rsidP="00D52E25">
      <w:pPr>
        <w:jc w:val="center"/>
      </w:pPr>
      <w:r>
        <w:t>Computer Science</w:t>
      </w:r>
    </w:p>
    <w:p w:rsidR="00D52E25" w:rsidRDefault="00D52E25" w:rsidP="00D52E25">
      <w:pPr>
        <w:jc w:val="center"/>
      </w:pPr>
    </w:p>
    <w:p w:rsidR="00D52E25" w:rsidRDefault="00D52E25" w:rsidP="00D52E25">
      <w:pPr>
        <w:jc w:val="center"/>
      </w:pPr>
    </w:p>
    <w:p w:rsidR="00D52E25" w:rsidRDefault="00D52E25" w:rsidP="00D52E25">
      <w:pPr>
        <w:jc w:val="center"/>
      </w:pPr>
    </w:p>
    <w:p w:rsidR="00D52E25" w:rsidRDefault="00D52E25" w:rsidP="00D52E25">
      <w:pPr>
        <w:jc w:val="center"/>
        <w:rPr>
          <w:u w:val="single"/>
        </w:rPr>
      </w:pPr>
      <w:r>
        <w:t>Waterloo, Ontario, Canada, 2017</w:t>
      </w:r>
    </w:p>
    <w:p w:rsidR="00D52E25" w:rsidRDefault="00D52E25" w:rsidP="00D52E25">
      <w:pPr>
        <w:jc w:val="center"/>
        <w:rPr>
          <w:u w:val="single"/>
        </w:rPr>
      </w:pPr>
    </w:p>
    <w:p w:rsidR="00D52E25" w:rsidRDefault="00D52E25" w:rsidP="00D52E25">
      <w:pPr>
        <w:jc w:val="center"/>
      </w:pPr>
    </w:p>
    <w:p w:rsidR="00D52E25" w:rsidRDefault="00D52E25" w:rsidP="00D52E25">
      <w:pPr>
        <w:jc w:val="center"/>
      </w:pPr>
      <w:r>
        <w:t>© (Vishnu Srivastava) 2017</w:t>
      </w:r>
    </w:p>
    <w:p w:rsidR="00D52E25" w:rsidRDefault="00D52E25" w:rsidP="00D52E25"/>
    <w:p w:rsidR="00D52E25" w:rsidRDefault="00D52E25" w:rsidP="00D52E25">
      <w:pPr>
        <w:sectPr w:rsidR="00D52E25">
          <w:footerReference w:type="default" r:id="rId12"/>
          <w:pgSz w:w="12240" w:h="15840" w:code="1"/>
          <w:pgMar w:top="1440" w:right="1440" w:bottom="1440" w:left="1800" w:header="1440" w:footer="1440" w:gutter="0"/>
          <w:pgNumType w:fmt="lowerRoman"/>
          <w:cols w:space="720"/>
          <w:vAlign w:val="center"/>
          <w:noEndnote/>
          <w:titlePg/>
        </w:sectPr>
      </w:pPr>
    </w:p>
    <w:p w:rsidR="00D52E25" w:rsidRDefault="00D52E25" w:rsidP="00D52E25">
      <w:pPr>
        <w:pStyle w:val="FrontHead"/>
      </w:pPr>
      <w:bookmarkStart w:id="0" w:name="_Toc479339940"/>
      <w:r>
        <w:lastRenderedPageBreak/>
        <w:t>AUTHOR'S DECLARATION</w:t>
      </w:r>
      <w:bookmarkEnd w:id="0"/>
    </w:p>
    <w:p w:rsidR="00D52E25" w:rsidRDefault="00D52E25" w:rsidP="00D52E25">
      <w:pPr>
        <w:spacing w:line="480" w:lineRule="auto"/>
      </w:pPr>
      <w:r>
        <w:t>I hereby declare that I am the sole author of this thesis. This is a true copy of the thesis, including any required final revisions, as accepted by my examiners. I understand that my thesis may be made electronically available to the public.</w:t>
      </w:r>
    </w:p>
    <w:p w:rsidR="00D52E25" w:rsidRDefault="00D52E25" w:rsidP="00D52E25">
      <w:pPr>
        <w:spacing w:line="480" w:lineRule="auto"/>
      </w:pPr>
    </w:p>
    <w:p w:rsidR="00D52E25" w:rsidRDefault="00D52E25" w:rsidP="00D52E25">
      <w:pPr>
        <w:pStyle w:val="FrontHead"/>
      </w:pPr>
      <w:bookmarkStart w:id="1" w:name="_Toc479339941"/>
      <w:r>
        <w:lastRenderedPageBreak/>
        <w:t>Abstract</w:t>
      </w:r>
      <w:bookmarkEnd w:id="1"/>
    </w:p>
    <w:p w:rsidR="00D52E25" w:rsidRDefault="00D52E25" w:rsidP="00D52E25">
      <w:pPr>
        <w:pStyle w:val="BodyText"/>
        <w:spacing w:line="480" w:lineRule="auto"/>
      </w:pPr>
      <w:r>
        <w:t xml:space="preserve">Recent progress in the field of recommender systems has led to increases in the accuracy and </w:t>
      </w:r>
      <w:ins w:id="2" w:author="Paulo Alencar" w:date="2017-04-07T14:15:00Z">
        <w:r w:rsidR="00D47DAC">
          <w:t xml:space="preserve">significant </w:t>
        </w:r>
      </w:ins>
      <w:r>
        <w:t>improvements in the personalization of the recommendations [18]. These results are being achieved in general by gathering more user data and generating relevant insights from it. However, user privacy concerns are often underestimated and recommendation risks are not usually addressed. In fact, many users are not sufficiently aware of what data is collected about them and how the data is collected (e.g., whether third parties are collecting and selling their personal information)</w:t>
      </w:r>
      <w:r w:rsidR="006B1B7A">
        <w:t>.</w:t>
      </w:r>
      <w:r>
        <w:t xml:space="preserve"> </w:t>
      </w:r>
    </w:p>
    <w:p w:rsidR="00D52E25" w:rsidRPr="00130A83" w:rsidRDefault="00D52E25" w:rsidP="00D52E25">
      <w:pPr>
        <w:pStyle w:val="BodyTextFirstIndent"/>
        <w:spacing w:line="480" w:lineRule="auto"/>
      </w:pPr>
      <w:r>
        <w:t>Research in the area of recommender systems should strive towards not only achieving high accuracy of the generated recommendations but also protecting user privacy and making recommender systems aware of the user’s context, which involves user</w:t>
      </w:r>
      <w:r w:rsidR="00AE27C9">
        <w:t>’s</w:t>
      </w:r>
      <w:r>
        <w:t xml:space="preserve"> intentions </w:t>
      </w:r>
      <w:r w:rsidR="00F053D5">
        <w:t>and user</w:t>
      </w:r>
      <w:r w:rsidR="00AE27C9">
        <w:t>’s</w:t>
      </w:r>
      <w:r>
        <w:t xml:space="preserve"> current situation</w:t>
      </w:r>
      <w:r w:rsidR="00F053D5">
        <w:t xml:space="preserve"> [2, 4, 5, 6, 11, 12, 14, 128]</w:t>
      </w:r>
      <w:r>
        <w:t>. Through research it has been established that a tradeoff is required between the accuracy, the privacy and the risks in a recommender system and that it is highly unlikely to have recommender systems completely satisfying all the context-aware and privacy-preserving requirements</w:t>
      </w:r>
      <w:r w:rsidR="00F053D5">
        <w:t>[30, 7]</w:t>
      </w:r>
      <w:r>
        <w:t>. Nonetheless, a significant attempt can be made to describe a novel modeling approach that supports designing a recommender system encompassing some of these previously mentioned requirements.</w:t>
      </w:r>
    </w:p>
    <w:p w:rsidR="00D94B2C" w:rsidRPr="0097321D" w:rsidRDefault="00D52E25" w:rsidP="00D94B2C">
      <w:pPr>
        <w:pStyle w:val="BodyText"/>
        <w:spacing w:line="480" w:lineRule="auto"/>
      </w:pPr>
      <w:r>
        <w:t xml:space="preserve">This thesis focuses </w:t>
      </w:r>
      <w:r w:rsidR="00B17151">
        <w:t xml:space="preserve">a multi-agent based system model of </w:t>
      </w:r>
      <w:r w:rsidR="00023AF6">
        <w:t>recommender systems</w:t>
      </w:r>
      <w:r w:rsidR="00B17151">
        <w:t xml:space="preserve"> by i</w:t>
      </w:r>
      <w:r w:rsidR="00B17151" w:rsidRPr="001A654C">
        <w:t>ntroducing both privacy an</w:t>
      </w:r>
      <w:r w:rsidR="00023AF6">
        <w:t>d risk-related abstractions into</w:t>
      </w:r>
      <w:r w:rsidR="00B17151" w:rsidRPr="001A654C">
        <w:t xml:space="preserve"> traditional</w:t>
      </w:r>
      <w:r w:rsidR="00B17151">
        <w:t xml:space="preserve"> recommender systems </w:t>
      </w:r>
      <w:r>
        <w:t>by breaking the system down into three different subsystems. Such a description of a system will be able to represent a subset of recommender systems which can be classified as both risk-aware and privacy-preserving</w:t>
      </w:r>
      <w:r w:rsidR="00855180">
        <w:t>.</w:t>
      </w:r>
      <w:r w:rsidR="00B17151">
        <w:t xml:space="preserve"> </w:t>
      </w:r>
      <w:r w:rsidR="00D94B2C">
        <w:t xml:space="preserve">The applicability of the approach is illustrated by a case study involving a job recommender system in which the general design model is instantiated to represent the required domain-specific abstractions. </w:t>
      </w:r>
    </w:p>
    <w:p w:rsidR="00D52E25" w:rsidRPr="00E552FE" w:rsidRDefault="00D52E25" w:rsidP="00D52E25">
      <w:pPr>
        <w:pStyle w:val="BodyTextFirstIndent"/>
        <w:spacing w:line="480" w:lineRule="auto"/>
      </w:pPr>
    </w:p>
    <w:p w:rsidR="00D52E25" w:rsidRDefault="00D52E25" w:rsidP="00D52E25">
      <w:pPr>
        <w:pStyle w:val="FrontHead"/>
      </w:pPr>
      <w:bookmarkStart w:id="3" w:name="_Toc479339942"/>
      <w:r>
        <w:lastRenderedPageBreak/>
        <w:t>Acknowledgements</w:t>
      </w:r>
      <w:bookmarkEnd w:id="3"/>
    </w:p>
    <w:p w:rsidR="00D52E25" w:rsidRDefault="00D52E25" w:rsidP="00D52E25">
      <w:pPr>
        <w:pStyle w:val="BodyText"/>
        <w:spacing w:line="480" w:lineRule="auto"/>
      </w:pPr>
      <w:r>
        <w:t xml:space="preserve">I would like to thank Professor Paulo Alencar, for his patience, understanding, kindness and guidance. I learned a lot while working with him and I am proud to be his student. I am thankful to Professor Daniel Berry for serving as my co-supervisor. </w:t>
      </w:r>
      <w:r w:rsidRPr="006A3DA2">
        <w:t xml:space="preserve">I also thank Professor Donald Cowan and Professor </w:t>
      </w:r>
      <w:r w:rsidRPr="00E958A1">
        <w:t>Gladimir Baranoski</w:t>
      </w:r>
      <w:r>
        <w:t xml:space="preserve"> </w:t>
      </w:r>
      <w:r w:rsidRPr="006A3DA2">
        <w:t>for agreeing to read my thesis and providing me valuable feedback.</w:t>
      </w:r>
    </w:p>
    <w:p w:rsidR="00D52E25" w:rsidRDefault="00D52E25" w:rsidP="00D52E25">
      <w:pPr>
        <w:pStyle w:val="FrontHead"/>
        <w:spacing w:after="0"/>
      </w:pPr>
      <w:bookmarkStart w:id="4" w:name="_Toc479339943"/>
      <w:r>
        <w:lastRenderedPageBreak/>
        <w:t>Table of Contents</w:t>
      </w:r>
      <w:bookmarkEnd w:id="4"/>
    </w:p>
    <w:p w:rsidR="00602079" w:rsidRDefault="00D52E25">
      <w:pPr>
        <w:pStyle w:val="TOC1"/>
        <w:tabs>
          <w:tab w:val="right" w:leader="dot" w:pos="8990"/>
        </w:tabs>
        <w:rPr>
          <w:ins w:id="5" w:author="v2srivas" w:date="2017-04-07T14:49:00Z"/>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ins w:id="6" w:author="v2srivas" w:date="2017-04-07T14:49:00Z">
        <w:r w:rsidR="00602079">
          <w:rPr>
            <w:noProof/>
          </w:rPr>
          <w:t>AUTHOR'S DECLARATION</w:t>
        </w:r>
        <w:r w:rsidR="00602079">
          <w:rPr>
            <w:noProof/>
          </w:rPr>
          <w:tab/>
        </w:r>
        <w:r w:rsidR="00602079">
          <w:rPr>
            <w:noProof/>
          </w:rPr>
          <w:fldChar w:fldCharType="begin"/>
        </w:r>
        <w:r w:rsidR="00602079">
          <w:rPr>
            <w:noProof/>
          </w:rPr>
          <w:instrText xml:space="preserve"> PAGEREF _Toc479339940 \h </w:instrText>
        </w:r>
        <w:r w:rsidR="00602079">
          <w:rPr>
            <w:noProof/>
          </w:rPr>
        </w:r>
      </w:ins>
      <w:r w:rsidR="00602079">
        <w:rPr>
          <w:noProof/>
        </w:rPr>
        <w:fldChar w:fldCharType="separate"/>
      </w:r>
      <w:ins w:id="7" w:author="v2srivas" w:date="2017-04-07T14:49:00Z">
        <w:r w:rsidR="00602079">
          <w:rPr>
            <w:noProof/>
          </w:rPr>
          <w:t>ii</w:t>
        </w:r>
        <w:r w:rsidR="00602079">
          <w:rPr>
            <w:noProof/>
          </w:rPr>
          <w:fldChar w:fldCharType="end"/>
        </w:r>
      </w:ins>
    </w:p>
    <w:p w:rsidR="00602079" w:rsidRDefault="00602079">
      <w:pPr>
        <w:pStyle w:val="TOC1"/>
        <w:tabs>
          <w:tab w:val="right" w:leader="dot" w:pos="8990"/>
        </w:tabs>
        <w:rPr>
          <w:ins w:id="8" w:author="v2srivas" w:date="2017-04-07T14:49:00Z"/>
          <w:rFonts w:asciiTheme="minorHAnsi" w:eastAsiaTheme="minorEastAsia" w:hAnsiTheme="minorHAnsi" w:cstheme="minorBidi"/>
          <w:noProof/>
          <w:szCs w:val="22"/>
          <w:lang w:val="en-CA" w:eastAsia="en-CA"/>
        </w:rPr>
      </w:pPr>
      <w:ins w:id="9" w:author="v2srivas" w:date="2017-04-07T14:49:00Z">
        <w:r>
          <w:rPr>
            <w:noProof/>
          </w:rPr>
          <w:t>Abstract</w:t>
        </w:r>
        <w:r>
          <w:rPr>
            <w:noProof/>
          </w:rPr>
          <w:tab/>
        </w:r>
        <w:r>
          <w:rPr>
            <w:noProof/>
          </w:rPr>
          <w:fldChar w:fldCharType="begin"/>
        </w:r>
        <w:r>
          <w:rPr>
            <w:noProof/>
          </w:rPr>
          <w:instrText xml:space="preserve"> PAGEREF _Toc479339941 \h </w:instrText>
        </w:r>
        <w:r>
          <w:rPr>
            <w:noProof/>
          </w:rPr>
        </w:r>
      </w:ins>
      <w:r>
        <w:rPr>
          <w:noProof/>
        </w:rPr>
        <w:fldChar w:fldCharType="separate"/>
      </w:r>
      <w:ins w:id="10" w:author="v2srivas" w:date="2017-04-07T14:49:00Z">
        <w:r>
          <w:rPr>
            <w:noProof/>
          </w:rPr>
          <w:t>iii</w:t>
        </w:r>
        <w:r>
          <w:rPr>
            <w:noProof/>
          </w:rPr>
          <w:fldChar w:fldCharType="end"/>
        </w:r>
      </w:ins>
    </w:p>
    <w:p w:rsidR="00602079" w:rsidRDefault="00602079">
      <w:pPr>
        <w:pStyle w:val="TOC1"/>
        <w:tabs>
          <w:tab w:val="right" w:leader="dot" w:pos="8990"/>
        </w:tabs>
        <w:rPr>
          <w:ins w:id="11" w:author="v2srivas" w:date="2017-04-07T14:49:00Z"/>
          <w:rFonts w:asciiTheme="minorHAnsi" w:eastAsiaTheme="minorEastAsia" w:hAnsiTheme="minorHAnsi" w:cstheme="minorBidi"/>
          <w:noProof/>
          <w:szCs w:val="22"/>
          <w:lang w:val="en-CA" w:eastAsia="en-CA"/>
        </w:rPr>
      </w:pPr>
      <w:ins w:id="12" w:author="v2srivas" w:date="2017-04-07T14:49:00Z">
        <w:r>
          <w:rPr>
            <w:noProof/>
          </w:rPr>
          <w:t>Acknowledgements</w:t>
        </w:r>
        <w:r>
          <w:rPr>
            <w:noProof/>
          </w:rPr>
          <w:tab/>
        </w:r>
        <w:r>
          <w:rPr>
            <w:noProof/>
          </w:rPr>
          <w:fldChar w:fldCharType="begin"/>
        </w:r>
        <w:r>
          <w:rPr>
            <w:noProof/>
          </w:rPr>
          <w:instrText xml:space="preserve"> PAGEREF _Toc479339942 \h </w:instrText>
        </w:r>
        <w:r>
          <w:rPr>
            <w:noProof/>
          </w:rPr>
        </w:r>
      </w:ins>
      <w:r>
        <w:rPr>
          <w:noProof/>
        </w:rPr>
        <w:fldChar w:fldCharType="separate"/>
      </w:r>
      <w:ins w:id="13" w:author="v2srivas" w:date="2017-04-07T14:49:00Z">
        <w:r>
          <w:rPr>
            <w:noProof/>
          </w:rPr>
          <w:t>iv</w:t>
        </w:r>
        <w:r>
          <w:rPr>
            <w:noProof/>
          </w:rPr>
          <w:fldChar w:fldCharType="end"/>
        </w:r>
      </w:ins>
    </w:p>
    <w:p w:rsidR="00602079" w:rsidRDefault="00602079">
      <w:pPr>
        <w:pStyle w:val="TOC1"/>
        <w:tabs>
          <w:tab w:val="right" w:leader="dot" w:pos="8990"/>
        </w:tabs>
        <w:rPr>
          <w:ins w:id="14" w:author="v2srivas" w:date="2017-04-07T14:49:00Z"/>
          <w:rFonts w:asciiTheme="minorHAnsi" w:eastAsiaTheme="minorEastAsia" w:hAnsiTheme="minorHAnsi" w:cstheme="minorBidi"/>
          <w:noProof/>
          <w:szCs w:val="22"/>
          <w:lang w:val="en-CA" w:eastAsia="en-CA"/>
        </w:rPr>
      </w:pPr>
      <w:ins w:id="15" w:author="v2srivas" w:date="2017-04-07T14:49:00Z">
        <w:r>
          <w:rPr>
            <w:noProof/>
          </w:rPr>
          <w:t>Table of Contents</w:t>
        </w:r>
        <w:r>
          <w:rPr>
            <w:noProof/>
          </w:rPr>
          <w:tab/>
        </w:r>
        <w:r>
          <w:rPr>
            <w:noProof/>
          </w:rPr>
          <w:fldChar w:fldCharType="begin"/>
        </w:r>
        <w:r>
          <w:rPr>
            <w:noProof/>
          </w:rPr>
          <w:instrText xml:space="preserve"> PAGEREF _Toc479339943 \h </w:instrText>
        </w:r>
        <w:r>
          <w:rPr>
            <w:noProof/>
          </w:rPr>
        </w:r>
      </w:ins>
      <w:r>
        <w:rPr>
          <w:noProof/>
        </w:rPr>
        <w:fldChar w:fldCharType="separate"/>
      </w:r>
      <w:ins w:id="16" w:author="v2srivas" w:date="2017-04-07T14:49:00Z">
        <w:r>
          <w:rPr>
            <w:noProof/>
          </w:rPr>
          <w:t>v</w:t>
        </w:r>
        <w:r>
          <w:rPr>
            <w:noProof/>
          </w:rPr>
          <w:fldChar w:fldCharType="end"/>
        </w:r>
      </w:ins>
    </w:p>
    <w:p w:rsidR="00602079" w:rsidRDefault="00602079">
      <w:pPr>
        <w:pStyle w:val="TOC1"/>
        <w:tabs>
          <w:tab w:val="right" w:leader="dot" w:pos="8990"/>
        </w:tabs>
        <w:rPr>
          <w:ins w:id="17" w:author="v2srivas" w:date="2017-04-07T14:49:00Z"/>
          <w:rFonts w:asciiTheme="minorHAnsi" w:eastAsiaTheme="minorEastAsia" w:hAnsiTheme="minorHAnsi" w:cstheme="minorBidi"/>
          <w:noProof/>
          <w:szCs w:val="22"/>
          <w:lang w:val="en-CA" w:eastAsia="en-CA"/>
        </w:rPr>
      </w:pPr>
      <w:ins w:id="18" w:author="v2srivas" w:date="2017-04-07T14:49:00Z">
        <w:r>
          <w:rPr>
            <w:noProof/>
          </w:rPr>
          <w:t>List of Figures</w:t>
        </w:r>
        <w:r>
          <w:rPr>
            <w:noProof/>
          </w:rPr>
          <w:tab/>
        </w:r>
        <w:r>
          <w:rPr>
            <w:noProof/>
          </w:rPr>
          <w:fldChar w:fldCharType="begin"/>
        </w:r>
        <w:r>
          <w:rPr>
            <w:noProof/>
          </w:rPr>
          <w:instrText xml:space="preserve"> PAGEREF _Toc479339944 \h </w:instrText>
        </w:r>
        <w:r>
          <w:rPr>
            <w:noProof/>
          </w:rPr>
        </w:r>
      </w:ins>
      <w:r>
        <w:rPr>
          <w:noProof/>
        </w:rPr>
        <w:fldChar w:fldCharType="separate"/>
      </w:r>
      <w:ins w:id="19" w:author="v2srivas" w:date="2017-04-07T14:49:00Z">
        <w:r>
          <w:rPr>
            <w:noProof/>
          </w:rPr>
          <w:t>viii</w:t>
        </w:r>
        <w:r>
          <w:rPr>
            <w:noProof/>
          </w:rPr>
          <w:fldChar w:fldCharType="end"/>
        </w:r>
      </w:ins>
    </w:p>
    <w:p w:rsidR="00602079" w:rsidRDefault="00602079">
      <w:pPr>
        <w:pStyle w:val="TOC1"/>
        <w:tabs>
          <w:tab w:val="right" w:leader="dot" w:pos="8990"/>
        </w:tabs>
        <w:rPr>
          <w:ins w:id="20" w:author="v2srivas" w:date="2017-04-07T14:49:00Z"/>
          <w:rFonts w:asciiTheme="minorHAnsi" w:eastAsiaTheme="minorEastAsia" w:hAnsiTheme="minorHAnsi" w:cstheme="minorBidi"/>
          <w:noProof/>
          <w:szCs w:val="22"/>
          <w:lang w:val="en-CA" w:eastAsia="en-CA"/>
        </w:rPr>
      </w:pPr>
      <w:ins w:id="21" w:author="v2srivas" w:date="2017-04-07T14:49:00Z">
        <w:r>
          <w:rPr>
            <w:noProof/>
          </w:rPr>
          <w:t>List of Tables</w:t>
        </w:r>
        <w:r>
          <w:rPr>
            <w:noProof/>
          </w:rPr>
          <w:tab/>
        </w:r>
        <w:r>
          <w:rPr>
            <w:noProof/>
          </w:rPr>
          <w:fldChar w:fldCharType="begin"/>
        </w:r>
        <w:r>
          <w:rPr>
            <w:noProof/>
          </w:rPr>
          <w:instrText xml:space="preserve"> PAGEREF _Toc479339945 \h </w:instrText>
        </w:r>
        <w:r>
          <w:rPr>
            <w:noProof/>
          </w:rPr>
        </w:r>
      </w:ins>
      <w:r>
        <w:rPr>
          <w:noProof/>
        </w:rPr>
        <w:fldChar w:fldCharType="separate"/>
      </w:r>
      <w:ins w:id="22" w:author="v2srivas" w:date="2017-04-07T14:49:00Z">
        <w:r>
          <w:rPr>
            <w:noProof/>
          </w:rPr>
          <w:t>x</w:t>
        </w:r>
        <w:r>
          <w:rPr>
            <w:noProof/>
          </w:rPr>
          <w:fldChar w:fldCharType="end"/>
        </w:r>
      </w:ins>
    </w:p>
    <w:p w:rsidR="00602079" w:rsidRDefault="00602079">
      <w:pPr>
        <w:pStyle w:val="TOC1"/>
        <w:tabs>
          <w:tab w:val="right" w:leader="dot" w:pos="8990"/>
        </w:tabs>
        <w:rPr>
          <w:ins w:id="23" w:author="v2srivas" w:date="2017-04-07T14:49:00Z"/>
          <w:rFonts w:asciiTheme="minorHAnsi" w:eastAsiaTheme="minorEastAsia" w:hAnsiTheme="minorHAnsi" w:cstheme="minorBidi"/>
          <w:noProof/>
          <w:szCs w:val="22"/>
          <w:lang w:val="en-CA" w:eastAsia="en-CA"/>
        </w:rPr>
      </w:pPr>
      <w:ins w:id="24" w:author="v2srivas" w:date="2017-04-07T14:49:00Z">
        <w:r>
          <w:rPr>
            <w:noProof/>
          </w:rPr>
          <w:t>Chapter 1 Introduction</w:t>
        </w:r>
        <w:r>
          <w:rPr>
            <w:noProof/>
          </w:rPr>
          <w:tab/>
        </w:r>
        <w:r>
          <w:rPr>
            <w:noProof/>
          </w:rPr>
          <w:fldChar w:fldCharType="begin"/>
        </w:r>
        <w:r>
          <w:rPr>
            <w:noProof/>
          </w:rPr>
          <w:instrText xml:space="preserve"> PAGEREF _Toc479339946 \h </w:instrText>
        </w:r>
        <w:r>
          <w:rPr>
            <w:noProof/>
          </w:rPr>
        </w:r>
      </w:ins>
      <w:r>
        <w:rPr>
          <w:noProof/>
        </w:rPr>
        <w:fldChar w:fldCharType="separate"/>
      </w:r>
      <w:ins w:id="25" w:author="v2srivas" w:date="2017-04-07T14:49:00Z">
        <w:r>
          <w:rPr>
            <w:noProof/>
          </w:rPr>
          <w:t>11</w:t>
        </w:r>
        <w:r>
          <w:rPr>
            <w:noProof/>
          </w:rPr>
          <w:fldChar w:fldCharType="end"/>
        </w:r>
      </w:ins>
    </w:p>
    <w:p w:rsidR="00602079" w:rsidRDefault="00602079">
      <w:pPr>
        <w:pStyle w:val="TOC2"/>
        <w:tabs>
          <w:tab w:val="right" w:leader="dot" w:pos="8990"/>
        </w:tabs>
        <w:rPr>
          <w:ins w:id="26" w:author="v2srivas" w:date="2017-04-07T14:49:00Z"/>
          <w:rFonts w:asciiTheme="minorHAnsi" w:eastAsiaTheme="minorEastAsia" w:hAnsiTheme="minorHAnsi" w:cstheme="minorBidi"/>
          <w:noProof/>
          <w:szCs w:val="22"/>
          <w:lang w:val="en-CA" w:eastAsia="en-CA"/>
        </w:rPr>
      </w:pPr>
      <w:ins w:id="27" w:author="v2srivas" w:date="2017-04-07T14:49:00Z">
        <w:r>
          <w:rPr>
            <w:noProof/>
          </w:rPr>
          <w:t>1.1 Research Issue</w:t>
        </w:r>
        <w:r>
          <w:rPr>
            <w:noProof/>
          </w:rPr>
          <w:tab/>
        </w:r>
        <w:r>
          <w:rPr>
            <w:noProof/>
          </w:rPr>
          <w:fldChar w:fldCharType="begin"/>
        </w:r>
        <w:r>
          <w:rPr>
            <w:noProof/>
          </w:rPr>
          <w:instrText xml:space="preserve"> PAGEREF _Toc479339947 \h </w:instrText>
        </w:r>
        <w:r>
          <w:rPr>
            <w:noProof/>
          </w:rPr>
        </w:r>
      </w:ins>
      <w:r>
        <w:rPr>
          <w:noProof/>
        </w:rPr>
        <w:fldChar w:fldCharType="separate"/>
      </w:r>
      <w:ins w:id="28" w:author="v2srivas" w:date="2017-04-07T14:49:00Z">
        <w:r>
          <w:rPr>
            <w:noProof/>
          </w:rPr>
          <w:t>12</w:t>
        </w:r>
        <w:r>
          <w:rPr>
            <w:noProof/>
          </w:rPr>
          <w:fldChar w:fldCharType="end"/>
        </w:r>
      </w:ins>
    </w:p>
    <w:p w:rsidR="00602079" w:rsidRDefault="00602079">
      <w:pPr>
        <w:pStyle w:val="TOC2"/>
        <w:tabs>
          <w:tab w:val="right" w:leader="dot" w:pos="8990"/>
        </w:tabs>
        <w:rPr>
          <w:ins w:id="29" w:author="v2srivas" w:date="2017-04-07T14:49:00Z"/>
          <w:rFonts w:asciiTheme="minorHAnsi" w:eastAsiaTheme="minorEastAsia" w:hAnsiTheme="minorHAnsi" w:cstheme="minorBidi"/>
          <w:noProof/>
          <w:szCs w:val="22"/>
          <w:lang w:val="en-CA" w:eastAsia="en-CA"/>
        </w:rPr>
      </w:pPr>
      <w:ins w:id="30" w:author="v2srivas" w:date="2017-04-07T14:49:00Z">
        <w:r>
          <w:rPr>
            <w:noProof/>
          </w:rPr>
          <w:t>1.2 Thesis Statement</w:t>
        </w:r>
        <w:r>
          <w:rPr>
            <w:noProof/>
          </w:rPr>
          <w:tab/>
        </w:r>
        <w:r>
          <w:rPr>
            <w:noProof/>
          </w:rPr>
          <w:fldChar w:fldCharType="begin"/>
        </w:r>
        <w:r>
          <w:rPr>
            <w:noProof/>
          </w:rPr>
          <w:instrText xml:space="preserve"> PAGEREF _Toc479339948 \h </w:instrText>
        </w:r>
        <w:r>
          <w:rPr>
            <w:noProof/>
          </w:rPr>
        </w:r>
      </w:ins>
      <w:r>
        <w:rPr>
          <w:noProof/>
        </w:rPr>
        <w:fldChar w:fldCharType="separate"/>
      </w:r>
      <w:ins w:id="31" w:author="v2srivas" w:date="2017-04-07T14:49:00Z">
        <w:r>
          <w:rPr>
            <w:noProof/>
          </w:rPr>
          <w:t>13</w:t>
        </w:r>
        <w:r>
          <w:rPr>
            <w:noProof/>
          </w:rPr>
          <w:fldChar w:fldCharType="end"/>
        </w:r>
      </w:ins>
    </w:p>
    <w:p w:rsidR="00602079" w:rsidRDefault="00602079">
      <w:pPr>
        <w:pStyle w:val="TOC2"/>
        <w:tabs>
          <w:tab w:val="right" w:leader="dot" w:pos="8990"/>
        </w:tabs>
        <w:rPr>
          <w:ins w:id="32" w:author="v2srivas" w:date="2017-04-07T14:49:00Z"/>
          <w:rFonts w:asciiTheme="minorHAnsi" w:eastAsiaTheme="minorEastAsia" w:hAnsiTheme="minorHAnsi" w:cstheme="minorBidi"/>
          <w:noProof/>
          <w:szCs w:val="22"/>
          <w:lang w:val="en-CA" w:eastAsia="en-CA"/>
        </w:rPr>
      </w:pPr>
      <w:ins w:id="33" w:author="v2srivas" w:date="2017-04-07T14:49:00Z">
        <w:r>
          <w:rPr>
            <w:noProof/>
          </w:rPr>
          <w:t>1.3 Major Contributions</w:t>
        </w:r>
        <w:r>
          <w:rPr>
            <w:noProof/>
          </w:rPr>
          <w:tab/>
        </w:r>
        <w:r>
          <w:rPr>
            <w:noProof/>
          </w:rPr>
          <w:fldChar w:fldCharType="begin"/>
        </w:r>
        <w:r>
          <w:rPr>
            <w:noProof/>
          </w:rPr>
          <w:instrText xml:space="preserve"> PAGEREF _Toc479339949 \h </w:instrText>
        </w:r>
        <w:r>
          <w:rPr>
            <w:noProof/>
          </w:rPr>
        </w:r>
      </w:ins>
      <w:r>
        <w:rPr>
          <w:noProof/>
        </w:rPr>
        <w:fldChar w:fldCharType="separate"/>
      </w:r>
      <w:ins w:id="34" w:author="v2srivas" w:date="2017-04-07T14:49:00Z">
        <w:r>
          <w:rPr>
            <w:noProof/>
          </w:rPr>
          <w:t>13</w:t>
        </w:r>
        <w:r>
          <w:rPr>
            <w:noProof/>
          </w:rPr>
          <w:fldChar w:fldCharType="end"/>
        </w:r>
      </w:ins>
    </w:p>
    <w:p w:rsidR="00602079" w:rsidRDefault="00602079">
      <w:pPr>
        <w:pStyle w:val="TOC2"/>
        <w:tabs>
          <w:tab w:val="right" w:leader="dot" w:pos="8990"/>
        </w:tabs>
        <w:rPr>
          <w:ins w:id="35" w:author="v2srivas" w:date="2017-04-07T14:49:00Z"/>
          <w:rFonts w:asciiTheme="minorHAnsi" w:eastAsiaTheme="minorEastAsia" w:hAnsiTheme="minorHAnsi" w:cstheme="minorBidi"/>
          <w:noProof/>
          <w:szCs w:val="22"/>
          <w:lang w:val="en-CA" w:eastAsia="en-CA"/>
        </w:rPr>
      </w:pPr>
      <w:ins w:id="36" w:author="v2srivas" w:date="2017-04-07T14:49:00Z">
        <w:r>
          <w:rPr>
            <w:noProof/>
          </w:rPr>
          <w:t>1.4 Thesis Organization</w:t>
        </w:r>
        <w:r>
          <w:rPr>
            <w:noProof/>
          </w:rPr>
          <w:tab/>
        </w:r>
        <w:r>
          <w:rPr>
            <w:noProof/>
          </w:rPr>
          <w:fldChar w:fldCharType="begin"/>
        </w:r>
        <w:r>
          <w:rPr>
            <w:noProof/>
          </w:rPr>
          <w:instrText xml:space="preserve"> PAGEREF _Toc479339950 \h </w:instrText>
        </w:r>
        <w:r>
          <w:rPr>
            <w:noProof/>
          </w:rPr>
        </w:r>
      </w:ins>
      <w:r>
        <w:rPr>
          <w:noProof/>
        </w:rPr>
        <w:fldChar w:fldCharType="separate"/>
      </w:r>
      <w:ins w:id="37" w:author="v2srivas" w:date="2017-04-07T14:49:00Z">
        <w:r>
          <w:rPr>
            <w:noProof/>
          </w:rPr>
          <w:t>13</w:t>
        </w:r>
        <w:r>
          <w:rPr>
            <w:noProof/>
          </w:rPr>
          <w:fldChar w:fldCharType="end"/>
        </w:r>
      </w:ins>
    </w:p>
    <w:p w:rsidR="00602079" w:rsidRDefault="00602079">
      <w:pPr>
        <w:pStyle w:val="TOC1"/>
        <w:tabs>
          <w:tab w:val="right" w:leader="dot" w:pos="8990"/>
        </w:tabs>
        <w:rPr>
          <w:ins w:id="38" w:author="v2srivas" w:date="2017-04-07T14:49:00Z"/>
          <w:rFonts w:asciiTheme="minorHAnsi" w:eastAsiaTheme="minorEastAsia" w:hAnsiTheme="minorHAnsi" w:cstheme="minorBidi"/>
          <w:noProof/>
          <w:szCs w:val="22"/>
          <w:lang w:val="en-CA" w:eastAsia="en-CA"/>
        </w:rPr>
      </w:pPr>
      <w:ins w:id="39" w:author="v2srivas" w:date="2017-04-07T14:49:00Z">
        <w:r>
          <w:rPr>
            <w:noProof/>
          </w:rPr>
          <w:t>Chapter 2 Recommender Systems</w:t>
        </w:r>
        <w:r>
          <w:rPr>
            <w:noProof/>
          </w:rPr>
          <w:tab/>
        </w:r>
        <w:r>
          <w:rPr>
            <w:noProof/>
          </w:rPr>
          <w:fldChar w:fldCharType="begin"/>
        </w:r>
        <w:r>
          <w:rPr>
            <w:noProof/>
          </w:rPr>
          <w:instrText xml:space="preserve"> PAGEREF _Toc479339951 \h </w:instrText>
        </w:r>
        <w:r>
          <w:rPr>
            <w:noProof/>
          </w:rPr>
        </w:r>
      </w:ins>
      <w:r>
        <w:rPr>
          <w:noProof/>
        </w:rPr>
        <w:fldChar w:fldCharType="separate"/>
      </w:r>
      <w:ins w:id="40" w:author="v2srivas" w:date="2017-04-07T14:49:00Z">
        <w:r>
          <w:rPr>
            <w:noProof/>
          </w:rPr>
          <w:t>16</w:t>
        </w:r>
        <w:r>
          <w:rPr>
            <w:noProof/>
          </w:rPr>
          <w:fldChar w:fldCharType="end"/>
        </w:r>
      </w:ins>
    </w:p>
    <w:p w:rsidR="00602079" w:rsidRDefault="00602079">
      <w:pPr>
        <w:pStyle w:val="TOC2"/>
        <w:tabs>
          <w:tab w:val="right" w:leader="dot" w:pos="8990"/>
        </w:tabs>
        <w:rPr>
          <w:ins w:id="41" w:author="v2srivas" w:date="2017-04-07T14:49:00Z"/>
          <w:rFonts w:asciiTheme="minorHAnsi" w:eastAsiaTheme="minorEastAsia" w:hAnsiTheme="minorHAnsi" w:cstheme="minorBidi"/>
          <w:noProof/>
          <w:szCs w:val="22"/>
          <w:lang w:val="en-CA" w:eastAsia="en-CA"/>
        </w:rPr>
      </w:pPr>
      <w:ins w:id="42" w:author="v2srivas" w:date="2017-04-07T14:49:00Z">
        <w:r>
          <w:rPr>
            <w:noProof/>
          </w:rPr>
          <w:t>2.1 Context-Aware Recommender Systems</w:t>
        </w:r>
        <w:r>
          <w:rPr>
            <w:noProof/>
          </w:rPr>
          <w:tab/>
        </w:r>
        <w:r>
          <w:rPr>
            <w:noProof/>
          </w:rPr>
          <w:fldChar w:fldCharType="begin"/>
        </w:r>
        <w:r>
          <w:rPr>
            <w:noProof/>
          </w:rPr>
          <w:instrText xml:space="preserve"> PAGEREF _Toc479339952 \h </w:instrText>
        </w:r>
        <w:r>
          <w:rPr>
            <w:noProof/>
          </w:rPr>
        </w:r>
      </w:ins>
      <w:r>
        <w:rPr>
          <w:noProof/>
        </w:rPr>
        <w:fldChar w:fldCharType="separate"/>
      </w:r>
      <w:ins w:id="43" w:author="v2srivas" w:date="2017-04-07T14:49:00Z">
        <w:r>
          <w:rPr>
            <w:noProof/>
          </w:rPr>
          <w:t>16</w:t>
        </w:r>
        <w:r>
          <w:rPr>
            <w:noProof/>
          </w:rPr>
          <w:fldChar w:fldCharType="end"/>
        </w:r>
      </w:ins>
    </w:p>
    <w:p w:rsidR="00602079" w:rsidRDefault="00602079">
      <w:pPr>
        <w:pStyle w:val="TOC2"/>
        <w:tabs>
          <w:tab w:val="right" w:leader="dot" w:pos="8990"/>
        </w:tabs>
        <w:rPr>
          <w:ins w:id="44" w:author="v2srivas" w:date="2017-04-07T14:49:00Z"/>
          <w:rFonts w:asciiTheme="minorHAnsi" w:eastAsiaTheme="minorEastAsia" w:hAnsiTheme="minorHAnsi" w:cstheme="minorBidi"/>
          <w:noProof/>
          <w:szCs w:val="22"/>
          <w:lang w:val="en-CA" w:eastAsia="en-CA"/>
        </w:rPr>
      </w:pPr>
      <w:ins w:id="45" w:author="v2srivas" w:date="2017-04-07T14:49:00Z">
        <w:r>
          <w:rPr>
            <w:noProof/>
          </w:rPr>
          <w:t>2.2 Privacy in Recommender Systems</w:t>
        </w:r>
        <w:r>
          <w:rPr>
            <w:noProof/>
          </w:rPr>
          <w:tab/>
        </w:r>
        <w:r>
          <w:rPr>
            <w:noProof/>
          </w:rPr>
          <w:fldChar w:fldCharType="begin"/>
        </w:r>
        <w:r>
          <w:rPr>
            <w:noProof/>
          </w:rPr>
          <w:instrText xml:space="preserve"> PAGEREF _Toc479339953 \h </w:instrText>
        </w:r>
        <w:r>
          <w:rPr>
            <w:noProof/>
          </w:rPr>
        </w:r>
      </w:ins>
      <w:r>
        <w:rPr>
          <w:noProof/>
        </w:rPr>
        <w:fldChar w:fldCharType="separate"/>
      </w:r>
      <w:ins w:id="46" w:author="v2srivas" w:date="2017-04-07T14:49:00Z">
        <w:r>
          <w:rPr>
            <w:noProof/>
          </w:rPr>
          <w:t>17</w:t>
        </w:r>
        <w:r>
          <w:rPr>
            <w:noProof/>
          </w:rPr>
          <w:fldChar w:fldCharType="end"/>
        </w:r>
      </w:ins>
    </w:p>
    <w:p w:rsidR="00602079" w:rsidRDefault="00602079">
      <w:pPr>
        <w:pStyle w:val="TOC2"/>
        <w:tabs>
          <w:tab w:val="right" w:leader="dot" w:pos="8990"/>
        </w:tabs>
        <w:rPr>
          <w:ins w:id="47" w:author="v2srivas" w:date="2017-04-07T14:49:00Z"/>
          <w:rFonts w:asciiTheme="minorHAnsi" w:eastAsiaTheme="minorEastAsia" w:hAnsiTheme="minorHAnsi" w:cstheme="minorBidi"/>
          <w:noProof/>
          <w:szCs w:val="22"/>
          <w:lang w:val="en-CA" w:eastAsia="en-CA"/>
        </w:rPr>
      </w:pPr>
      <w:ins w:id="48" w:author="v2srivas" w:date="2017-04-07T14:49:00Z">
        <w:r w:rsidRPr="00117DF0">
          <w:rPr>
            <w:noProof/>
            <w:lang w:val="en-CA"/>
          </w:rPr>
          <w:t>2.3 Privacy Protection</w:t>
        </w:r>
        <w:r>
          <w:rPr>
            <w:noProof/>
          </w:rPr>
          <w:tab/>
        </w:r>
        <w:r>
          <w:rPr>
            <w:noProof/>
          </w:rPr>
          <w:fldChar w:fldCharType="begin"/>
        </w:r>
        <w:r>
          <w:rPr>
            <w:noProof/>
          </w:rPr>
          <w:instrText xml:space="preserve"> PAGEREF _Toc479339954 \h </w:instrText>
        </w:r>
        <w:r>
          <w:rPr>
            <w:noProof/>
          </w:rPr>
        </w:r>
      </w:ins>
      <w:r>
        <w:rPr>
          <w:noProof/>
        </w:rPr>
        <w:fldChar w:fldCharType="separate"/>
      </w:r>
      <w:ins w:id="49" w:author="v2srivas" w:date="2017-04-07T14:49:00Z">
        <w:r>
          <w:rPr>
            <w:noProof/>
          </w:rPr>
          <w:t>17</w:t>
        </w:r>
        <w:r>
          <w:rPr>
            <w:noProof/>
          </w:rPr>
          <w:fldChar w:fldCharType="end"/>
        </w:r>
      </w:ins>
    </w:p>
    <w:p w:rsidR="00602079" w:rsidRDefault="00602079">
      <w:pPr>
        <w:pStyle w:val="TOC3"/>
        <w:tabs>
          <w:tab w:val="right" w:leader="dot" w:pos="8990"/>
        </w:tabs>
        <w:rPr>
          <w:ins w:id="50" w:author="v2srivas" w:date="2017-04-07T14:49:00Z"/>
          <w:rFonts w:asciiTheme="minorHAnsi" w:eastAsiaTheme="minorEastAsia" w:hAnsiTheme="minorHAnsi" w:cstheme="minorBidi"/>
          <w:noProof/>
          <w:szCs w:val="22"/>
          <w:lang w:val="en-CA" w:eastAsia="en-CA"/>
        </w:rPr>
      </w:pPr>
      <w:ins w:id="51" w:author="v2srivas" w:date="2017-04-07T14:49:00Z">
        <w:r w:rsidRPr="00117DF0">
          <w:rPr>
            <w:noProof/>
            <w:lang w:val="en-CA"/>
          </w:rPr>
          <w:t>2.3.1 User control</w:t>
        </w:r>
        <w:r>
          <w:rPr>
            <w:noProof/>
          </w:rPr>
          <w:tab/>
        </w:r>
        <w:r>
          <w:rPr>
            <w:noProof/>
          </w:rPr>
          <w:fldChar w:fldCharType="begin"/>
        </w:r>
        <w:r>
          <w:rPr>
            <w:noProof/>
          </w:rPr>
          <w:instrText xml:space="preserve"> PAGEREF _Toc479339955 \h </w:instrText>
        </w:r>
        <w:r>
          <w:rPr>
            <w:noProof/>
          </w:rPr>
        </w:r>
      </w:ins>
      <w:r>
        <w:rPr>
          <w:noProof/>
        </w:rPr>
        <w:fldChar w:fldCharType="separate"/>
      </w:r>
      <w:ins w:id="52" w:author="v2srivas" w:date="2017-04-07T14:49:00Z">
        <w:r>
          <w:rPr>
            <w:noProof/>
          </w:rPr>
          <w:t>17</w:t>
        </w:r>
        <w:r>
          <w:rPr>
            <w:noProof/>
          </w:rPr>
          <w:fldChar w:fldCharType="end"/>
        </w:r>
      </w:ins>
    </w:p>
    <w:p w:rsidR="00602079" w:rsidRDefault="00602079">
      <w:pPr>
        <w:pStyle w:val="TOC2"/>
        <w:tabs>
          <w:tab w:val="right" w:leader="dot" w:pos="8990"/>
        </w:tabs>
        <w:rPr>
          <w:ins w:id="53" w:author="v2srivas" w:date="2017-04-07T14:49:00Z"/>
          <w:rFonts w:asciiTheme="minorHAnsi" w:eastAsiaTheme="minorEastAsia" w:hAnsiTheme="minorHAnsi" w:cstheme="minorBidi"/>
          <w:noProof/>
          <w:szCs w:val="22"/>
          <w:lang w:val="en-CA" w:eastAsia="en-CA"/>
        </w:rPr>
      </w:pPr>
      <w:ins w:id="54" w:author="v2srivas" w:date="2017-04-07T14:49:00Z">
        <w:r w:rsidRPr="00117DF0">
          <w:rPr>
            <w:noProof/>
            <w:lang w:val="en-CA"/>
          </w:rPr>
          <w:t>2.4 Risk Aware Recommender Systems</w:t>
        </w:r>
        <w:r>
          <w:rPr>
            <w:noProof/>
          </w:rPr>
          <w:tab/>
        </w:r>
        <w:r>
          <w:rPr>
            <w:noProof/>
          </w:rPr>
          <w:fldChar w:fldCharType="begin"/>
        </w:r>
        <w:r>
          <w:rPr>
            <w:noProof/>
          </w:rPr>
          <w:instrText xml:space="preserve"> PAGEREF _Toc479339956 \h </w:instrText>
        </w:r>
        <w:r>
          <w:rPr>
            <w:noProof/>
          </w:rPr>
        </w:r>
      </w:ins>
      <w:r>
        <w:rPr>
          <w:noProof/>
        </w:rPr>
        <w:fldChar w:fldCharType="separate"/>
      </w:r>
      <w:ins w:id="55" w:author="v2srivas" w:date="2017-04-07T14:49:00Z">
        <w:r>
          <w:rPr>
            <w:noProof/>
          </w:rPr>
          <w:t>18</w:t>
        </w:r>
        <w:r>
          <w:rPr>
            <w:noProof/>
          </w:rPr>
          <w:fldChar w:fldCharType="end"/>
        </w:r>
      </w:ins>
    </w:p>
    <w:p w:rsidR="00602079" w:rsidRDefault="00602079">
      <w:pPr>
        <w:pStyle w:val="TOC1"/>
        <w:tabs>
          <w:tab w:val="right" w:leader="dot" w:pos="8990"/>
        </w:tabs>
        <w:rPr>
          <w:ins w:id="56" w:author="v2srivas" w:date="2017-04-07T14:49:00Z"/>
          <w:rFonts w:asciiTheme="minorHAnsi" w:eastAsiaTheme="minorEastAsia" w:hAnsiTheme="minorHAnsi" w:cstheme="minorBidi"/>
          <w:noProof/>
          <w:szCs w:val="22"/>
          <w:lang w:val="en-CA" w:eastAsia="en-CA"/>
        </w:rPr>
      </w:pPr>
      <w:ins w:id="57" w:author="v2srivas" w:date="2017-04-07T14:49:00Z">
        <w:r>
          <w:rPr>
            <w:noProof/>
          </w:rPr>
          <w:t>Chapter 3 Related Work</w:t>
        </w:r>
        <w:r>
          <w:rPr>
            <w:noProof/>
          </w:rPr>
          <w:tab/>
        </w:r>
        <w:r>
          <w:rPr>
            <w:noProof/>
          </w:rPr>
          <w:fldChar w:fldCharType="begin"/>
        </w:r>
        <w:r>
          <w:rPr>
            <w:noProof/>
          </w:rPr>
          <w:instrText xml:space="preserve"> PAGEREF _Toc479339957 \h </w:instrText>
        </w:r>
        <w:r>
          <w:rPr>
            <w:noProof/>
          </w:rPr>
        </w:r>
      </w:ins>
      <w:r>
        <w:rPr>
          <w:noProof/>
        </w:rPr>
        <w:fldChar w:fldCharType="separate"/>
      </w:r>
      <w:ins w:id="58" w:author="v2srivas" w:date="2017-04-07T14:49:00Z">
        <w:r>
          <w:rPr>
            <w:noProof/>
          </w:rPr>
          <w:t>19</w:t>
        </w:r>
        <w:r>
          <w:rPr>
            <w:noProof/>
          </w:rPr>
          <w:fldChar w:fldCharType="end"/>
        </w:r>
      </w:ins>
    </w:p>
    <w:p w:rsidR="00602079" w:rsidRDefault="00602079">
      <w:pPr>
        <w:pStyle w:val="TOC2"/>
        <w:tabs>
          <w:tab w:val="right" w:leader="dot" w:pos="8990"/>
        </w:tabs>
        <w:rPr>
          <w:ins w:id="59" w:author="v2srivas" w:date="2017-04-07T14:49:00Z"/>
          <w:rFonts w:asciiTheme="minorHAnsi" w:eastAsiaTheme="minorEastAsia" w:hAnsiTheme="minorHAnsi" w:cstheme="minorBidi"/>
          <w:noProof/>
          <w:szCs w:val="22"/>
          <w:lang w:val="en-CA" w:eastAsia="en-CA"/>
        </w:rPr>
      </w:pPr>
      <w:ins w:id="60" w:author="v2srivas" w:date="2017-04-07T14:49:00Z">
        <w:r>
          <w:rPr>
            <w:noProof/>
          </w:rPr>
          <w:t>3.1 Modelling Recommender Systems</w:t>
        </w:r>
        <w:r>
          <w:rPr>
            <w:noProof/>
          </w:rPr>
          <w:tab/>
        </w:r>
        <w:r>
          <w:rPr>
            <w:noProof/>
          </w:rPr>
          <w:fldChar w:fldCharType="begin"/>
        </w:r>
        <w:r>
          <w:rPr>
            <w:noProof/>
          </w:rPr>
          <w:instrText xml:space="preserve"> PAGEREF _Toc479339958 \h </w:instrText>
        </w:r>
        <w:r>
          <w:rPr>
            <w:noProof/>
          </w:rPr>
        </w:r>
      </w:ins>
      <w:r>
        <w:rPr>
          <w:noProof/>
        </w:rPr>
        <w:fldChar w:fldCharType="separate"/>
      </w:r>
      <w:ins w:id="61" w:author="v2srivas" w:date="2017-04-07T14:49:00Z">
        <w:r>
          <w:rPr>
            <w:noProof/>
          </w:rPr>
          <w:t>19</w:t>
        </w:r>
        <w:r>
          <w:rPr>
            <w:noProof/>
          </w:rPr>
          <w:fldChar w:fldCharType="end"/>
        </w:r>
      </w:ins>
    </w:p>
    <w:p w:rsidR="00602079" w:rsidRDefault="00602079">
      <w:pPr>
        <w:pStyle w:val="TOC2"/>
        <w:tabs>
          <w:tab w:val="right" w:leader="dot" w:pos="8990"/>
        </w:tabs>
        <w:rPr>
          <w:ins w:id="62" w:author="v2srivas" w:date="2017-04-07T14:49:00Z"/>
          <w:rFonts w:asciiTheme="minorHAnsi" w:eastAsiaTheme="minorEastAsia" w:hAnsiTheme="minorHAnsi" w:cstheme="minorBidi"/>
          <w:noProof/>
          <w:szCs w:val="22"/>
          <w:lang w:val="en-CA" w:eastAsia="en-CA"/>
        </w:rPr>
      </w:pPr>
      <w:ins w:id="63" w:author="v2srivas" w:date="2017-04-07T14:49:00Z">
        <w:r>
          <w:rPr>
            <w:noProof/>
          </w:rPr>
          <w:t>3.2 Risk-Aware Recommender Systems</w:t>
        </w:r>
        <w:r>
          <w:rPr>
            <w:noProof/>
          </w:rPr>
          <w:tab/>
        </w:r>
        <w:r>
          <w:rPr>
            <w:noProof/>
          </w:rPr>
          <w:fldChar w:fldCharType="begin"/>
        </w:r>
        <w:r>
          <w:rPr>
            <w:noProof/>
          </w:rPr>
          <w:instrText xml:space="preserve"> PAGEREF _Toc479339959 \h </w:instrText>
        </w:r>
        <w:r>
          <w:rPr>
            <w:noProof/>
          </w:rPr>
        </w:r>
      </w:ins>
      <w:r>
        <w:rPr>
          <w:noProof/>
        </w:rPr>
        <w:fldChar w:fldCharType="separate"/>
      </w:r>
      <w:ins w:id="64" w:author="v2srivas" w:date="2017-04-07T14:49:00Z">
        <w:r>
          <w:rPr>
            <w:noProof/>
          </w:rPr>
          <w:t>19</w:t>
        </w:r>
        <w:r>
          <w:rPr>
            <w:noProof/>
          </w:rPr>
          <w:fldChar w:fldCharType="end"/>
        </w:r>
      </w:ins>
    </w:p>
    <w:p w:rsidR="00602079" w:rsidRDefault="00602079">
      <w:pPr>
        <w:pStyle w:val="TOC2"/>
        <w:tabs>
          <w:tab w:val="right" w:leader="dot" w:pos="8990"/>
        </w:tabs>
        <w:rPr>
          <w:ins w:id="65" w:author="v2srivas" w:date="2017-04-07T14:49:00Z"/>
          <w:rFonts w:asciiTheme="minorHAnsi" w:eastAsiaTheme="minorEastAsia" w:hAnsiTheme="minorHAnsi" w:cstheme="minorBidi"/>
          <w:noProof/>
          <w:szCs w:val="22"/>
          <w:lang w:val="en-CA" w:eastAsia="en-CA"/>
        </w:rPr>
      </w:pPr>
      <w:ins w:id="66" w:author="v2srivas" w:date="2017-04-07T14:49:00Z">
        <w:r>
          <w:rPr>
            <w:noProof/>
          </w:rPr>
          <w:t>3.3 Privacy Preserving Recommender Systems</w:t>
        </w:r>
        <w:r>
          <w:rPr>
            <w:noProof/>
          </w:rPr>
          <w:tab/>
        </w:r>
        <w:r>
          <w:rPr>
            <w:noProof/>
          </w:rPr>
          <w:fldChar w:fldCharType="begin"/>
        </w:r>
        <w:r>
          <w:rPr>
            <w:noProof/>
          </w:rPr>
          <w:instrText xml:space="preserve"> PAGEREF _Toc479339960 \h </w:instrText>
        </w:r>
        <w:r>
          <w:rPr>
            <w:noProof/>
          </w:rPr>
        </w:r>
      </w:ins>
      <w:r>
        <w:rPr>
          <w:noProof/>
        </w:rPr>
        <w:fldChar w:fldCharType="separate"/>
      </w:r>
      <w:ins w:id="67" w:author="v2srivas" w:date="2017-04-07T14:49:00Z">
        <w:r>
          <w:rPr>
            <w:noProof/>
          </w:rPr>
          <w:t>19</w:t>
        </w:r>
        <w:r>
          <w:rPr>
            <w:noProof/>
          </w:rPr>
          <w:fldChar w:fldCharType="end"/>
        </w:r>
      </w:ins>
    </w:p>
    <w:p w:rsidR="00602079" w:rsidRDefault="00602079">
      <w:pPr>
        <w:pStyle w:val="TOC2"/>
        <w:tabs>
          <w:tab w:val="right" w:leader="dot" w:pos="8990"/>
        </w:tabs>
        <w:rPr>
          <w:ins w:id="68" w:author="v2srivas" w:date="2017-04-07T14:49:00Z"/>
          <w:rFonts w:asciiTheme="minorHAnsi" w:eastAsiaTheme="minorEastAsia" w:hAnsiTheme="minorHAnsi" w:cstheme="minorBidi"/>
          <w:noProof/>
          <w:szCs w:val="22"/>
          <w:lang w:val="en-CA" w:eastAsia="en-CA"/>
        </w:rPr>
      </w:pPr>
      <w:ins w:id="69" w:author="v2srivas" w:date="2017-04-07T14:49:00Z">
        <w:r>
          <w:rPr>
            <w:noProof/>
          </w:rPr>
          <w:t>3.4 Privacy-Preserving Methodologies for Recommender Systems</w:t>
        </w:r>
        <w:r>
          <w:rPr>
            <w:noProof/>
          </w:rPr>
          <w:tab/>
        </w:r>
        <w:r>
          <w:rPr>
            <w:noProof/>
          </w:rPr>
          <w:fldChar w:fldCharType="begin"/>
        </w:r>
        <w:r>
          <w:rPr>
            <w:noProof/>
          </w:rPr>
          <w:instrText xml:space="preserve"> PAGEREF _Toc479339961 \h </w:instrText>
        </w:r>
        <w:r>
          <w:rPr>
            <w:noProof/>
          </w:rPr>
        </w:r>
      </w:ins>
      <w:r>
        <w:rPr>
          <w:noProof/>
        </w:rPr>
        <w:fldChar w:fldCharType="separate"/>
      </w:r>
      <w:ins w:id="70" w:author="v2srivas" w:date="2017-04-07T14:49:00Z">
        <w:r>
          <w:rPr>
            <w:noProof/>
          </w:rPr>
          <w:t>21</w:t>
        </w:r>
        <w:r>
          <w:rPr>
            <w:noProof/>
          </w:rPr>
          <w:fldChar w:fldCharType="end"/>
        </w:r>
      </w:ins>
    </w:p>
    <w:p w:rsidR="00602079" w:rsidRDefault="00602079">
      <w:pPr>
        <w:pStyle w:val="TOC1"/>
        <w:tabs>
          <w:tab w:val="right" w:leader="dot" w:pos="8990"/>
        </w:tabs>
        <w:rPr>
          <w:ins w:id="71" w:author="v2srivas" w:date="2017-04-07T14:49:00Z"/>
          <w:rFonts w:asciiTheme="minorHAnsi" w:eastAsiaTheme="minorEastAsia" w:hAnsiTheme="minorHAnsi" w:cstheme="minorBidi"/>
          <w:noProof/>
          <w:szCs w:val="22"/>
          <w:lang w:val="en-CA" w:eastAsia="en-CA"/>
        </w:rPr>
      </w:pPr>
      <w:ins w:id="72" w:author="v2srivas" w:date="2017-04-07T14:49:00Z">
        <w:r>
          <w:rPr>
            <w:noProof/>
          </w:rPr>
          <w:t>Chapter 4 Proposed Approach</w:t>
        </w:r>
        <w:r>
          <w:rPr>
            <w:noProof/>
          </w:rPr>
          <w:tab/>
        </w:r>
        <w:r>
          <w:rPr>
            <w:noProof/>
          </w:rPr>
          <w:fldChar w:fldCharType="begin"/>
        </w:r>
        <w:r>
          <w:rPr>
            <w:noProof/>
          </w:rPr>
          <w:instrText xml:space="preserve"> PAGEREF _Toc479339962 \h </w:instrText>
        </w:r>
        <w:r>
          <w:rPr>
            <w:noProof/>
          </w:rPr>
        </w:r>
      </w:ins>
      <w:r>
        <w:rPr>
          <w:noProof/>
        </w:rPr>
        <w:fldChar w:fldCharType="separate"/>
      </w:r>
      <w:ins w:id="73" w:author="v2srivas" w:date="2017-04-07T14:49:00Z">
        <w:r>
          <w:rPr>
            <w:noProof/>
          </w:rPr>
          <w:t>22</w:t>
        </w:r>
        <w:r>
          <w:rPr>
            <w:noProof/>
          </w:rPr>
          <w:fldChar w:fldCharType="end"/>
        </w:r>
      </w:ins>
    </w:p>
    <w:p w:rsidR="00602079" w:rsidRDefault="00602079">
      <w:pPr>
        <w:pStyle w:val="TOC2"/>
        <w:tabs>
          <w:tab w:val="right" w:leader="dot" w:pos="8990"/>
        </w:tabs>
        <w:rPr>
          <w:ins w:id="74" w:author="v2srivas" w:date="2017-04-07T14:49:00Z"/>
          <w:rFonts w:asciiTheme="minorHAnsi" w:eastAsiaTheme="minorEastAsia" w:hAnsiTheme="minorHAnsi" w:cstheme="minorBidi"/>
          <w:noProof/>
          <w:szCs w:val="22"/>
          <w:lang w:val="en-CA" w:eastAsia="en-CA"/>
        </w:rPr>
      </w:pPr>
      <w:ins w:id="75" w:author="v2srivas" w:date="2017-04-07T14:49:00Z">
        <w:r>
          <w:rPr>
            <w:noProof/>
          </w:rPr>
          <w:t>4.1 UML Diagrams</w:t>
        </w:r>
        <w:r>
          <w:rPr>
            <w:noProof/>
          </w:rPr>
          <w:tab/>
        </w:r>
        <w:r>
          <w:rPr>
            <w:noProof/>
          </w:rPr>
          <w:fldChar w:fldCharType="begin"/>
        </w:r>
        <w:r>
          <w:rPr>
            <w:noProof/>
          </w:rPr>
          <w:instrText xml:space="preserve"> PAGEREF _Toc479339963 \h </w:instrText>
        </w:r>
        <w:r>
          <w:rPr>
            <w:noProof/>
          </w:rPr>
        </w:r>
      </w:ins>
      <w:r>
        <w:rPr>
          <w:noProof/>
        </w:rPr>
        <w:fldChar w:fldCharType="separate"/>
      </w:r>
      <w:ins w:id="76" w:author="v2srivas" w:date="2017-04-07T14:49:00Z">
        <w:r>
          <w:rPr>
            <w:noProof/>
          </w:rPr>
          <w:t>25</w:t>
        </w:r>
        <w:r>
          <w:rPr>
            <w:noProof/>
          </w:rPr>
          <w:fldChar w:fldCharType="end"/>
        </w:r>
      </w:ins>
    </w:p>
    <w:p w:rsidR="00602079" w:rsidRDefault="00602079">
      <w:pPr>
        <w:pStyle w:val="TOC3"/>
        <w:tabs>
          <w:tab w:val="right" w:leader="dot" w:pos="8990"/>
        </w:tabs>
        <w:rPr>
          <w:ins w:id="77" w:author="v2srivas" w:date="2017-04-07T14:49:00Z"/>
          <w:rFonts w:asciiTheme="minorHAnsi" w:eastAsiaTheme="minorEastAsia" w:hAnsiTheme="minorHAnsi" w:cstheme="minorBidi"/>
          <w:noProof/>
          <w:szCs w:val="22"/>
          <w:lang w:val="en-CA" w:eastAsia="en-CA"/>
        </w:rPr>
      </w:pPr>
      <w:ins w:id="78" w:author="v2srivas" w:date="2017-04-07T14:49:00Z">
        <w:r>
          <w:rPr>
            <w:noProof/>
          </w:rPr>
          <w:t>4.1.1 Activity Diagrams</w:t>
        </w:r>
        <w:r>
          <w:rPr>
            <w:noProof/>
          </w:rPr>
          <w:tab/>
        </w:r>
        <w:r>
          <w:rPr>
            <w:noProof/>
          </w:rPr>
          <w:fldChar w:fldCharType="begin"/>
        </w:r>
        <w:r>
          <w:rPr>
            <w:noProof/>
          </w:rPr>
          <w:instrText xml:space="preserve"> PAGEREF _Toc479339964 \h </w:instrText>
        </w:r>
        <w:r>
          <w:rPr>
            <w:noProof/>
          </w:rPr>
        </w:r>
      </w:ins>
      <w:r>
        <w:rPr>
          <w:noProof/>
        </w:rPr>
        <w:fldChar w:fldCharType="separate"/>
      </w:r>
      <w:ins w:id="79" w:author="v2srivas" w:date="2017-04-07T14:49:00Z">
        <w:r>
          <w:rPr>
            <w:noProof/>
          </w:rPr>
          <w:t>25</w:t>
        </w:r>
        <w:r>
          <w:rPr>
            <w:noProof/>
          </w:rPr>
          <w:fldChar w:fldCharType="end"/>
        </w:r>
      </w:ins>
    </w:p>
    <w:p w:rsidR="00602079" w:rsidRDefault="00602079">
      <w:pPr>
        <w:pStyle w:val="TOC3"/>
        <w:tabs>
          <w:tab w:val="right" w:leader="dot" w:pos="8990"/>
        </w:tabs>
        <w:rPr>
          <w:ins w:id="80" w:author="v2srivas" w:date="2017-04-07T14:49:00Z"/>
          <w:rFonts w:asciiTheme="minorHAnsi" w:eastAsiaTheme="minorEastAsia" w:hAnsiTheme="minorHAnsi" w:cstheme="minorBidi"/>
          <w:noProof/>
          <w:szCs w:val="22"/>
          <w:lang w:val="en-CA" w:eastAsia="en-CA"/>
        </w:rPr>
      </w:pPr>
      <w:ins w:id="81" w:author="v2srivas" w:date="2017-04-07T14:49:00Z">
        <w:r>
          <w:rPr>
            <w:noProof/>
          </w:rPr>
          <w:t>4.1.2 Sequence Diagrams</w:t>
        </w:r>
        <w:r>
          <w:rPr>
            <w:noProof/>
          </w:rPr>
          <w:tab/>
        </w:r>
        <w:r>
          <w:rPr>
            <w:noProof/>
          </w:rPr>
          <w:fldChar w:fldCharType="begin"/>
        </w:r>
        <w:r>
          <w:rPr>
            <w:noProof/>
          </w:rPr>
          <w:instrText xml:space="preserve"> PAGEREF _Toc479339965 \h </w:instrText>
        </w:r>
        <w:r>
          <w:rPr>
            <w:noProof/>
          </w:rPr>
        </w:r>
      </w:ins>
      <w:r>
        <w:rPr>
          <w:noProof/>
        </w:rPr>
        <w:fldChar w:fldCharType="separate"/>
      </w:r>
      <w:ins w:id="82" w:author="v2srivas" w:date="2017-04-07T14:49:00Z">
        <w:r>
          <w:rPr>
            <w:noProof/>
          </w:rPr>
          <w:t>25</w:t>
        </w:r>
        <w:r>
          <w:rPr>
            <w:noProof/>
          </w:rPr>
          <w:fldChar w:fldCharType="end"/>
        </w:r>
      </w:ins>
    </w:p>
    <w:p w:rsidR="00602079" w:rsidRDefault="00602079">
      <w:pPr>
        <w:pStyle w:val="TOC2"/>
        <w:tabs>
          <w:tab w:val="right" w:leader="dot" w:pos="8990"/>
        </w:tabs>
        <w:rPr>
          <w:ins w:id="83" w:author="v2srivas" w:date="2017-04-07T14:49:00Z"/>
          <w:rFonts w:asciiTheme="minorHAnsi" w:eastAsiaTheme="minorEastAsia" w:hAnsiTheme="minorHAnsi" w:cstheme="minorBidi"/>
          <w:noProof/>
          <w:szCs w:val="22"/>
          <w:lang w:val="en-CA" w:eastAsia="en-CA"/>
        </w:rPr>
      </w:pPr>
      <w:ins w:id="84" w:author="v2srivas" w:date="2017-04-07T14:49:00Z">
        <w:r>
          <w:rPr>
            <w:noProof/>
          </w:rPr>
          <w:t>4.2 Goal Model</w:t>
        </w:r>
        <w:r>
          <w:rPr>
            <w:noProof/>
          </w:rPr>
          <w:tab/>
        </w:r>
        <w:r>
          <w:rPr>
            <w:noProof/>
          </w:rPr>
          <w:fldChar w:fldCharType="begin"/>
        </w:r>
        <w:r>
          <w:rPr>
            <w:noProof/>
          </w:rPr>
          <w:instrText xml:space="preserve"> PAGEREF _Toc479339966 \h </w:instrText>
        </w:r>
        <w:r>
          <w:rPr>
            <w:noProof/>
          </w:rPr>
        </w:r>
      </w:ins>
      <w:r>
        <w:rPr>
          <w:noProof/>
        </w:rPr>
        <w:fldChar w:fldCharType="separate"/>
      </w:r>
      <w:ins w:id="85" w:author="v2srivas" w:date="2017-04-07T14:49:00Z">
        <w:r>
          <w:rPr>
            <w:noProof/>
          </w:rPr>
          <w:t>26</w:t>
        </w:r>
        <w:r>
          <w:rPr>
            <w:noProof/>
          </w:rPr>
          <w:fldChar w:fldCharType="end"/>
        </w:r>
      </w:ins>
    </w:p>
    <w:p w:rsidR="00602079" w:rsidRDefault="00602079">
      <w:pPr>
        <w:pStyle w:val="TOC2"/>
        <w:tabs>
          <w:tab w:val="right" w:leader="dot" w:pos="8990"/>
        </w:tabs>
        <w:rPr>
          <w:ins w:id="86" w:author="v2srivas" w:date="2017-04-07T14:49:00Z"/>
          <w:rFonts w:asciiTheme="minorHAnsi" w:eastAsiaTheme="minorEastAsia" w:hAnsiTheme="minorHAnsi" w:cstheme="minorBidi"/>
          <w:noProof/>
          <w:szCs w:val="22"/>
          <w:lang w:val="en-CA" w:eastAsia="en-CA"/>
        </w:rPr>
      </w:pPr>
      <w:ins w:id="87" w:author="v2srivas" w:date="2017-04-07T14:49:00Z">
        <w:r>
          <w:rPr>
            <w:noProof/>
          </w:rPr>
          <w:t>4.3 Multi-agent System Model and System Description</w:t>
        </w:r>
        <w:r>
          <w:rPr>
            <w:noProof/>
          </w:rPr>
          <w:tab/>
        </w:r>
        <w:r>
          <w:rPr>
            <w:noProof/>
          </w:rPr>
          <w:fldChar w:fldCharType="begin"/>
        </w:r>
        <w:r>
          <w:rPr>
            <w:noProof/>
          </w:rPr>
          <w:instrText xml:space="preserve"> PAGEREF _Toc479339967 \h </w:instrText>
        </w:r>
        <w:r>
          <w:rPr>
            <w:noProof/>
          </w:rPr>
        </w:r>
      </w:ins>
      <w:r>
        <w:rPr>
          <w:noProof/>
        </w:rPr>
        <w:fldChar w:fldCharType="separate"/>
      </w:r>
      <w:ins w:id="88" w:author="v2srivas" w:date="2017-04-07T14:49:00Z">
        <w:r>
          <w:rPr>
            <w:noProof/>
          </w:rPr>
          <w:t>26</w:t>
        </w:r>
        <w:r>
          <w:rPr>
            <w:noProof/>
          </w:rPr>
          <w:fldChar w:fldCharType="end"/>
        </w:r>
      </w:ins>
    </w:p>
    <w:p w:rsidR="00602079" w:rsidRDefault="00602079">
      <w:pPr>
        <w:pStyle w:val="TOC2"/>
        <w:tabs>
          <w:tab w:val="right" w:leader="dot" w:pos="8990"/>
        </w:tabs>
        <w:rPr>
          <w:ins w:id="89" w:author="v2srivas" w:date="2017-04-07T14:49:00Z"/>
          <w:rFonts w:asciiTheme="minorHAnsi" w:eastAsiaTheme="minorEastAsia" w:hAnsiTheme="minorHAnsi" w:cstheme="minorBidi"/>
          <w:noProof/>
          <w:szCs w:val="22"/>
          <w:lang w:val="en-CA" w:eastAsia="en-CA"/>
        </w:rPr>
      </w:pPr>
      <w:ins w:id="90" w:author="v2srivas" w:date="2017-04-07T14:49:00Z">
        <w:r>
          <w:rPr>
            <w:noProof/>
          </w:rPr>
          <w:t>4.4 Goal Models for the Subsystems</w:t>
        </w:r>
        <w:r>
          <w:rPr>
            <w:noProof/>
          </w:rPr>
          <w:tab/>
        </w:r>
        <w:r>
          <w:rPr>
            <w:noProof/>
          </w:rPr>
          <w:fldChar w:fldCharType="begin"/>
        </w:r>
        <w:r>
          <w:rPr>
            <w:noProof/>
          </w:rPr>
          <w:instrText xml:space="preserve"> PAGEREF _Toc479339968 \h </w:instrText>
        </w:r>
        <w:r>
          <w:rPr>
            <w:noProof/>
          </w:rPr>
        </w:r>
      </w:ins>
      <w:r>
        <w:rPr>
          <w:noProof/>
        </w:rPr>
        <w:fldChar w:fldCharType="separate"/>
      </w:r>
      <w:ins w:id="91" w:author="v2srivas" w:date="2017-04-07T14:49:00Z">
        <w:r>
          <w:rPr>
            <w:noProof/>
          </w:rPr>
          <w:t>29</w:t>
        </w:r>
        <w:r>
          <w:rPr>
            <w:noProof/>
          </w:rPr>
          <w:fldChar w:fldCharType="end"/>
        </w:r>
      </w:ins>
    </w:p>
    <w:p w:rsidR="00602079" w:rsidRDefault="00602079">
      <w:pPr>
        <w:pStyle w:val="TOC3"/>
        <w:tabs>
          <w:tab w:val="right" w:leader="dot" w:pos="8990"/>
        </w:tabs>
        <w:rPr>
          <w:ins w:id="92" w:author="v2srivas" w:date="2017-04-07T14:49:00Z"/>
          <w:rFonts w:asciiTheme="minorHAnsi" w:eastAsiaTheme="minorEastAsia" w:hAnsiTheme="minorHAnsi" w:cstheme="minorBidi"/>
          <w:noProof/>
          <w:szCs w:val="22"/>
          <w:lang w:val="en-CA" w:eastAsia="en-CA"/>
        </w:rPr>
      </w:pPr>
      <w:ins w:id="93" w:author="v2srivas" w:date="2017-04-07T14:49:00Z">
        <w:r>
          <w:rPr>
            <w:noProof/>
          </w:rPr>
          <w:t>4.4.1 Goal Model: Data Subsystem</w:t>
        </w:r>
        <w:r>
          <w:rPr>
            <w:noProof/>
          </w:rPr>
          <w:tab/>
        </w:r>
        <w:r>
          <w:rPr>
            <w:noProof/>
          </w:rPr>
          <w:fldChar w:fldCharType="begin"/>
        </w:r>
        <w:r>
          <w:rPr>
            <w:noProof/>
          </w:rPr>
          <w:instrText xml:space="preserve"> PAGEREF _Toc479339969 \h </w:instrText>
        </w:r>
        <w:r>
          <w:rPr>
            <w:noProof/>
          </w:rPr>
        </w:r>
      </w:ins>
      <w:r>
        <w:rPr>
          <w:noProof/>
        </w:rPr>
        <w:fldChar w:fldCharType="separate"/>
      </w:r>
      <w:ins w:id="94" w:author="v2srivas" w:date="2017-04-07T14:49:00Z">
        <w:r>
          <w:rPr>
            <w:noProof/>
          </w:rPr>
          <w:t>29</w:t>
        </w:r>
        <w:r>
          <w:rPr>
            <w:noProof/>
          </w:rPr>
          <w:fldChar w:fldCharType="end"/>
        </w:r>
      </w:ins>
    </w:p>
    <w:p w:rsidR="00602079" w:rsidRDefault="00602079">
      <w:pPr>
        <w:pStyle w:val="TOC3"/>
        <w:tabs>
          <w:tab w:val="right" w:leader="dot" w:pos="8990"/>
        </w:tabs>
        <w:rPr>
          <w:ins w:id="95" w:author="v2srivas" w:date="2017-04-07T14:49:00Z"/>
          <w:rFonts w:asciiTheme="minorHAnsi" w:eastAsiaTheme="minorEastAsia" w:hAnsiTheme="minorHAnsi" w:cstheme="minorBidi"/>
          <w:noProof/>
          <w:szCs w:val="22"/>
          <w:lang w:val="en-CA" w:eastAsia="en-CA"/>
        </w:rPr>
      </w:pPr>
      <w:ins w:id="96" w:author="v2srivas" w:date="2017-04-07T14:49:00Z">
        <w:r>
          <w:rPr>
            <w:noProof/>
          </w:rPr>
          <w:t>4.4.2 Goal Model: Privacy Subsystem</w:t>
        </w:r>
        <w:r>
          <w:rPr>
            <w:noProof/>
          </w:rPr>
          <w:tab/>
        </w:r>
        <w:r>
          <w:rPr>
            <w:noProof/>
          </w:rPr>
          <w:fldChar w:fldCharType="begin"/>
        </w:r>
        <w:r>
          <w:rPr>
            <w:noProof/>
          </w:rPr>
          <w:instrText xml:space="preserve"> PAGEREF _Toc479339970 \h </w:instrText>
        </w:r>
        <w:r>
          <w:rPr>
            <w:noProof/>
          </w:rPr>
        </w:r>
      </w:ins>
      <w:r>
        <w:rPr>
          <w:noProof/>
        </w:rPr>
        <w:fldChar w:fldCharType="separate"/>
      </w:r>
      <w:ins w:id="97" w:author="v2srivas" w:date="2017-04-07T14:49:00Z">
        <w:r>
          <w:rPr>
            <w:noProof/>
          </w:rPr>
          <w:t>30</w:t>
        </w:r>
        <w:r>
          <w:rPr>
            <w:noProof/>
          </w:rPr>
          <w:fldChar w:fldCharType="end"/>
        </w:r>
      </w:ins>
    </w:p>
    <w:p w:rsidR="00602079" w:rsidRDefault="00602079">
      <w:pPr>
        <w:pStyle w:val="TOC3"/>
        <w:tabs>
          <w:tab w:val="right" w:leader="dot" w:pos="8990"/>
        </w:tabs>
        <w:rPr>
          <w:ins w:id="98" w:author="v2srivas" w:date="2017-04-07T14:49:00Z"/>
          <w:rFonts w:asciiTheme="minorHAnsi" w:eastAsiaTheme="minorEastAsia" w:hAnsiTheme="minorHAnsi" w:cstheme="minorBidi"/>
          <w:noProof/>
          <w:szCs w:val="22"/>
          <w:lang w:val="en-CA" w:eastAsia="en-CA"/>
        </w:rPr>
      </w:pPr>
      <w:ins w:id="99" w:author="v2srivas" w:date="2017-04-07T14:49:00Z">
        <w:r>
          <w:rPr>
            <w:noProof/>
          </w:rPr>
          <w:lastRenderedPageBreak/>
          <w:t>4.4.3 Goal Model: Risk Subsystem</w:t>
        </w:r>
        <w:r>
          <w:rPr>
            <w:noProof/>
          </w:rPr>
          <w:tab/>
        </w:r>
        <w:r>
          <w:rPr>
            <w:noProof/>
          </w:rPr>
          <w:fldChar w:fldCharType="begin"/>
        </w:r>
        <w:r>
          <w:rPr>
            <w:noProof/>
          </w:rPr>
          <w:instrText xml:space="preserve"> PAGEREF _Toc479339971 \h </w:instrText>
        </w:r>
        <w:r>
          <w:rPr>
            <w:noProof/>
          </w:rPr>
        </w:r>
      </w:ins>
      <w:r>
        <w:rPr>
          <w:noProof/>
        </w:rPr>
        <w:fldChar w:fldCharType="separate"/>
      </w:r>
      <w:ins w:id="100" w:author="v2srivas" w:date="2017-04-07T14:49:00Z">
        <w:r>
          <w:rPr>
            <w:noProof/>
          </w:rPr>
          <w:t>31</w:t>
        </w:r>
        <w:r>
          <w:rPr>
            <w:noProof/>
          </w:rPr>
          <w:fldChar w:fldCharType="end"/>
        </w:r>
      </w:ins>
    </w:p>
    <w:p w:rsidR="00602079" w:rsidRDefault="00602079">
      <w:pPr>
        <w:pStyle w:val="TOC3"/>
        <w:tabs>
          <w:tab w:val="right" w:leader="dot" w:pos="8990"/>
        </w:tabs>
        <w:rPr>
          <w:ins w:id="101" w:author="v2srivas" w:date="2017-04-07T14:49:00Z"/>
          <w:rFonts w:asciiTheme="minorHAnsi" w:eastAsiaTheme="minorEastAsia" w:hAnsiTheme="minorHAnsi" w:cstheme="minorBidi"/>
          <w:noProof/>
          <w:szCs w:val="22"/>
          <w:lang w:val="en-CA" w:eastAsia="en-CA"/>
        </w:rPr>
      </w:pPr>
      <w:ins w:id="102" w:author="v2srivas" w:date="2017-04-07T14:49:00Z">
        <w:r>
          <w:rPr>
            <w:noProof/>
          </w:rPr>
          <w:t>4.4.4 Combined Goal Model of the System</w:t>
        </w:r>
        <w:r>
          <w:rPr>
            <w:noProof/>
          </w:rPr>
          <w:tab/>
        </w:r>
        <w:r>
          <w:rPr>
            <w:noProof/>
          </w:rPr>
          <w:fldChar w:fldCharType="begin"/>
        </w:r>
        <w:r>
          <w:rPr>
            <w:noProof/>
          </w:rPr>
          <w:instrText xml:space="preserve"> PAGEREF _Toc479339972 \h </w:instrText>
        </w:r>
        <w:r>
          <w:rPr>
            <w:noProof/>
          </w:rPr>
        </w:r>
      </w:ins>
      <w:r>
        <w:rPr>
          <w:noProof/>
        </w:rPr>
        <w:fldChar w:fldCharType="separate"/>
      </w:r>
      <w:ins w:id="103" w:author="v2srivas" w:date="2017-04-07T14:49:00Z">
        <w:r>
          <w:rPr>
            <w:noProof/>
          </w:rPr>
          <w:t>32</w:t>
        </w:r>
        <w:r>
          <w:rPr>
            <w:noProof/>
          </w:rPr>
          <w:fldChar w:fldCharType="end"/>
        </w:r>
      </w:ins>
    </w:p>
    <w:p w:rsidR="00602079" w:rsidRDefault="00602079">
      <w:pPr>
        <w:pStyle w:val="TOC2"/>
        <w:tabs>
          <w:tab w:val="right" w:leader="dot" w:pos="8990"/>
        </w:tabs>
        <w:rPr>
          <w:ins w:id="104" w:author="v2srivas" w:date="2017-04-07T14:49:00Z"/>
          <w:rFonts w:asciiTheme="minorHAnsi" w:eastAsiaTheme="minorEastAsia" w:hAnsiTheme="minorHAnsi" w:cstheme="minorBidi"/>
          <w:noProof/>
          <w:szCs w:val="22"/>
          <w:lang w:val="en-CA" w:eastAsia="en-CA"/>
        </w:rPr>
      </w:pPr>
      <w:ins w:id="105" w:author="v2srivas" w:date="2017-04-07T14:49:00Z">
        <w:r>
          <w:rPr>
            <w:noProof/>
          </w:rPr>
          <w:t>4.5 Activity Models for the Subsystems</w:t>
        </w:r>
        <w:r>
          <w:rPr>
            <w:noProof/>
          </w:rPr>
          <w:tab/>
        </w:r>
        <w:r>
          <w:rPr>
            <w:noProof/>
          </w:rPr>
          <w:fldChar w:fldCharType="begin"/>
        </w:r>
        <w:r>
          <w:rPr>
            <w:noProof/>
          </w:rPr>
          <w:instrText xml:space="preserve"> PAGEREF _Toc479339973 \h </w:instrText>
        </w:r>
        <w:r>
          <w:rPr>
            <w:noProof/>
          </w:rPr>
        </w:r>
      </w:ins>
      <w:r>
        <w:rPr>
          <w:noProof/>
        </w:rPr>
        <w:fldChar w:fldCharType="separate"/>
      </w:r>
      <w:ins w:id="106" w:author="v2srivas" w:date="2017-04-07T14:49:00Z">
        <w:r>
          <w:rPr>
            <w:noProof/>
          </w:rPr>
          <w:t>34</w:t>
        </w:r>
        <w:r>
          <w:rPr>
            <w:noProof/>
          </w:rPr>
          <w:fldChar w:fldCharType="end"/>
        </w:r>
      </w:ins>
    </w:p>
    <w:p w:rsidR="00602079" w:rsidRDefault="00602079">
      <w:pPr>
        <w:pStyle w:val="TOC3"/>
        <w:tabs>
          <w:tab w:val="right" w:leader="dot" w:pos="8990"/>
        </w:tabs>
        <w:rPr>
          <w:ins w:id="107" w:author="v2srivas" w:date="2017-04-07T14:49:00Z"/>
          <w:rFonts w:asciiTheme="minorHAnsi" w:eastAsiaTheme="minorEastAsia" w:hAnsiTheme="minorHAnsi" w:cstheme="minorBidi"/>
          <w:noProof/>
          <w:szCs w:val="22"/>
          <w:lang w:val="en-CA" w:eastAsia="en-CA"/>
        </w:rPr>
      </w:pPr>
      <w:ins w:id="108" w:author="v2srivas" w:date="2017-04-07T14:49:00Z">
        <w:r>
          <w:rPr>
            <w:noProof/>
          </w:rPr>
          <w:t>4.5.1 Activity Model: Data Subsystem</w:t>
        </w:r>
        <w:r>
          <w:rPr>
            <w:noProof/>
          </w:rPr>
          <w:tab/>
        </w:r>
        <w:r>
          <w:rPr>
            <w:noProof/>
          </w:rPr>
          <w:fldChar w:fldCharType="begin"/>
        </w:r>
        <w:r>
          <w:rPr>
            <w:noProof/>
          </w:rPr>
          <w:instrText xml:space="preserve"> PAGEREF _Toc479339974 \h </w:instrText>
        </w:r>
        <w:r>
          <w:rPr>
            <w:noProof/>
          </w:rPr>
        </w:r>
      </w:ins>
      <w:r>
        <w:rPr>
          <w:noProof/>
        </w:rPr>
        <w:fldChar w:fldCharType="separate"/>
      </w:r>
      <w:ins w:id="109" w:author="v2srivas" w:date="2017-04-07T14:49:00Z">
        <w:r>
          <w:rPr>
            <w:noProof/>
          </w:rPr>
          <w:t>34</w:t>
        </w:r>
        <w:r>
          <w:rPr>
            <w:noProof/>
          </w:rPr>
          <w:fldChar w:fldCharType="end"/>
        </w:r>
      </w:ins>
    </w:p>
    <w:p w:rsidR="00602079" w:rsidRDefault="00602079">
      <w:pPr>
        <w:pStyle w:val="TOC3"/>
        <w:tabs>
          <w:tab w:val="right" w:leader="dot" w:pos="8990"/>
        </w:tabs>
        <w:rPr>
          <w:ins w:id="110" w:author="v2srivas" w:date="2017-04-07T14:49:00Z"/>
          <w:rFonts w:asciiTheme="minorHAnsi" w:eastAsiaTheme="minorEastAsia" w:hAnsiTheme="minorHAnsi" w:cstheme="minorBidi"/>
          <w:noProof/>
          <w:szCs w:val="22"/>
          <w:lang w:val="en-CA" w:eastAsia="en-CA"/>
        </w:rPr>
      </w:pPr>
      <w:ins w:id="111" w:author="v2srivas" w:date="2017-04-07T14:49:00Z">
        <w:r>
          <w:rPr>
            <w:noProof/>
          </w:rPr>
          <w:t>4.5.2 Activity Model: Privacy Subsystem</w:t>
        </w:r>
        <w:r>
          <w:rPr>
            <w:noProof/>
          </w:rPr>
          <w:tab/>
        </w:r>
        <w:r>
          <w:rPr>
            <w:noProof/>
          </w:rPr>
          <w:fldChar w:fldCharType="begin"/>
        </w:r>
        <w:r>
          <w:rPr>
            <w:noProof/>
          </w:rPr>
          <w:instrText xml:space="preserve"> PAGEREF _Toc479339975 \h </w:instrText>
        </w:r>
        <w:r>
          <w:rPr>
            <w:noProof/>
          </w:rPr>
        </w:r>
      </w:ins>
      <w:r>
        <w:rPr>
          <w:noProof/>
        </w:rPr>
        <w:fldChar w:fldCharType="separate"/>
      </w:r>
      <w:ins w:id="112" w:author="v2srivas" w:date="2017-04-07T14:49:00Z">
        <w:r>
          <w:rPr>
            <w:noProof/>
          </w:rPr>
          <w:t>35</w:t>
        </w:r>
        <w:r>
          <w:rPr>
            <w:noProof/>
          </w:rPr>
          <w:fldChar w:fldCharType="end"/>
        </w:r>
      </w:ins>
    </w:p>
    <w:p w:rsidR="00602079" w:rsidRDefault="00602079">
      <w:pPr>
        <w:pStyle w:val="TOC3"/>
        <w:tabs>
          <w:tab w:val="right" w:leader="dot" w:pos="8990"/>
        </w:tabs>
        <w:rPr>
          <w:ins w:id="113" w:author="v2srivas" w:date="2017-04-07T14:49:00Z"/>
          <w:rFonts w:asciiTheme="minorHAnsi" w:eastAsiaTheme="minorEastAsia" w:hAnsiTheme="minorHAnsi" w:cstheme="minorBidi"/>
          <w:noProof/>
          <w:szCs w:val="22"/>
          <w:lang w:val="en-CA" w:eastAsia="en-CA"/>
        </w:rPr>
      </w:pPr>
      <w:ins w:id="114" w:author="v2srivas" w:date="2017-04-07T14:49:00Z">
        <w:r>
          <w:rPr>
            <w:noProof/>
          </w:rPr>
          <w:t>4.5.3 Activity Model: Risk Subsystem</w:t>
        </w:r>
        <w:r>
          <w:rPr>
            <w:noProof/>
          </w:rPr>
          <w:tab/>
        </w:r>
        <w:r>
          <w:rPr>
            <w:noProof/>
          </w:rPr>
          <w:fldChar w:fldCharType="begin"/>
        </w:r>
        <w:r>
          <w:rPr>
            <w:noProof/>
          </w:rPr>
          <w:instrText xml:space="preserve"> PAGEREF _Toc479339976 \h </w:instrText>
        </w:r>
        <w:r>
          <w:rPr>
            <w:noProof/>
          </w:rPr>
        </w:r>
      </w:ins>
      <w:r>
        <w:rPr>
          <w:noProof/>
        </w:rPr>
        <w:fldChar w:fldCharType="separate"/>
      </w:r>
      <w:ins w:id="115" w:author="v2srivas" w:date="2017-04-07T14:49:00Z">
        <w:r>
          <w:rPr>
            <w:noProof/>
          </w:rPr>
          <w:t>35</w:t>
        </w:r>
        <w:r>
          <w:rPr>
            <w:noProof/>
          </w:rPr>
          <w:fldChar w:fldCharType="end"/>
        </w:r>
      </w:ins>
    </w:p>
    <w:p w:rsidR="00602079" w:rsidRDefault="00602079">
      <w:pPr>
        <w:pStyle w:val="TOC3"/>
        <w:tabs>
          <w:tab w:val="right" w:leader="dot" w:pos="8990"/>
        </w:tabs>
        <w:rPr>
          <w:ins w:id="116" w:author="v2srivas" w:date="2017-04-07T14:49:00Z"/>
          <w:rFonts w:asciiTheme="minorHAnsi" w:eastAsiaTheme="minorEastAsia" w:hAnsiTheme="minorHAnsi" w:cstheme="minorBidi"/>
          <w:noProof/>
          <w:szCs w:val="22"/>
          <w:lang w:val="en-CA" w:eastAsia="en-CA"/>
        </w:rPr>
      </w:pPr>
      <w:ins w:id="117" w:author="v2srivas" w:date="2017-04-07T14:49:00Z">
        <w:r>
          <w:rPr>
            <w:noProof/>
          </w:rPr>
          <w:t>4.5.4 Combined Activity Model for the System</w:t>
        </w:r>
        <w:r>
          <w:rPr>
            <w:noProof/>
          </w:rPr>
          <w:tab/>
        </w:r>
        <w:r>
          <w:rPr>
            <w:noProof/>
          </w:rPr>
          <w:fldChar w:fldCharType="begin"/>
        </w:r>
        <w:r>
          <w:rPr>
            <w:noProof/>
          </w:rPr>
          <w:instrText xml:space="preserve"> PAGEREF _Toc479339977 \h </w:instrText>
        </w:r>
        <w:r>
          <w:rPr>
            <w:noProof/>
          </w:rPr>
        </w:r>
      </w:ins>
      <w:r>
        <w:rPr>
          <w:noProof/>
        </w:rPr>
        <w:fldChar w:fldCharType="separate"/>
      </w:r>
      <w:ins w:id="118" w:author="v2srivas" w:date="2017-04-07T14:49:00Z">
        <w:r>
          <w:rPr>
            <w:noProof/>
          </w:rPr>
          <w:t>36</w:t>
        </w:r>
        <w:r>
          <w:rPr>
            <w:noProof/>
          </w:rPr>
          <w:fldChar w:fldCharType="end"/>
        </w:r>
      </w:ins>
    </w:p>
    <w:p w:rsidR="00602079" w:rsidRDefault="00602079">
      <w:pPr>
        <w:pStyle w:val="TOC2"/>
        <w:tabs>
          <w:tab w:val="right" w:leader="dot" w:pos="8990"/>
        </w:tabs>
        <w:rPr>
          <w:ins w:id="119" w:author="v2srivas" w:date="2017-04-07T14:49:00Z"/>
          <w:rFonts w:asciiTheme="minorHAnsi" w:eastAsiaTheme="minorEastAsia" w:hAnsiTheme="minorHAnsi" w:cstheme="minorBidi"/>
          <w:noProof/>
          <w:szCs w:val="22"/>
          <w:lang w:val="en-CA" w:eastAsia="en-CA"/>
        </w:rPr>
      </w:pPr>
      <w:ins w:id="120" w:author="v2srivas" w:date="2017-04-07T14:49:00Z">
        <w:r>
          <w:rPr>
            <w:noProof/>
          </w:rPr>
          <w:t>4.6 Sequence Diagrams for the Subsystems</w:t>
        </w:r>
        <w:r>
          <w:rPr>
            <w:noProof/>
          </w:rPr>
          <w:tab/>
        </w:r>
        <w:r>
          <w:rPr>
            <w:noProof/>
          </w:rPr>
          <w:fldChar w:fldCharType="begin"/>
        </w:r>
        <w:r>
          <w:rPr>
            <w:noProof/>
          </w:rPr>
          <w:instrText xml:space="preserve"> PAGEREF _Toc479339978 \h </w:instrText>
        </w:r>
        <w:r>
          <w:rPr>
            <w:noProof/>
          </w:rPr>
        </w:r>
      </w:ins>
      <w:r>
        <w:rPr>
          <w:noProof/>
        </w:rPr>
        <w:fldChar w:fldCharType="separate"/>
      </w:r>
      <w:ins w:id="121" w:author="v2srivas" w:date="2017-04-07T14:49:00Z">
        <w:r>
          <w:rPr>
            <w:noProof/>
          </w:rPr>
          <w:t>38</w:t>
        </w:r>
        <w:r>
          <w:rPr>
            <w:noProof/>
          </w:rPr>
          <w:fldChar w:fldCharType="end"/>
        </w:r>
      </w:ins>
    </w:p>
    <w:p w:rsidR="00602079" w:rsidRDefault="00602079">
      <w:pPr>
        <w:pStyle w:val="TOC3"/>
        <w:tabs>
          <w:tab w:val="right" w:leader="dot" w:pos="8990"/>
        </w:tabs>
        <w:rPr>
          <w:ins w:id="122" w:author="v2srivas" w:date="2017-04-07T14:49:00Z"/>
          <w:rFonts w:asciiTheme="minorHAnsi" w:eastAsiaTheme="minorEastAsia" w:hAnsiTheme="minorHAnsi" w:cstheme="minorBidi"/>
          <w:noProof/>
          <w:szCs w:val="22"/>
          <w:lang w:val="en-CA" w:eastAsia="en-CA"/>
        </w:rPr>
      </w:pPr>
      <w:ins w:id="123" w:author="v2srivas" w:date="2017-04-07T14:49:00Z">
        <w:r>
          <w:rPr>
            <w:noProof/>
          </w:rPr>
          <w:t>4.6.1 Sequence Diagrams: Data Subsystem</w:t>
        </w:r>
        <w:r>
          <w:rPr>
            <w:noProof/>
          </w:rPr>
          <w:tab/>
        </w:r>
        <w:r>
          <w:rPr>
            <w:noProof/>
          </w:rPr>
          <w:fldChar w:fldCharType="begin"/>
        </w:r>
        <w:r>
          <w:rPr>
            <w:noProof/>
          </w:rPr>
          <w:instrText xml:space="preserve"> PAGEREF _Toc479339979 \h </w:instrText>
        </w:r>
        <w:r>
          <w:rPr>
            <w:noProof/>
          </w:rPr>
        </w:r>
      </w:ins>
      <w:r>
        <w:rPr>
          <w:noProof/>
        </w:rPr>
        <w:fldChar w:fldCharType="separate"/>
      </w:r>
      <w:ins w:id="124" w:author="v2srivas" w:date="2017-04-07T14:49:00Z">
        <w:r>
          <w:rPr>
            <w:noProof/>
          </w:rPr>
          <w:t>38</w:t>
        </w:r>
        <w:r>
          <w:rPr>
            <w:noProof/>
          </w:rPr>
          <w:fldChar w:fldCharType="end"/>
        </w:r>
      </w:ins>
    </w:p>
    <w:p w:rsidR="00602079" w:rsidRDefault="00602079">
      <w:pPr>
        <w:pStyle w:val="TOC3"/>
        <w:tabs>
          <w:tab w:val="right" w:leader="dot" w:pos="8990"/>
        </w:tabs>
        <w:rPr>
          <w:ins w:id="125" w:author="v2srivas" w:date="2017-04-07T14:49:00Z"/>
          <w:rFonts w:asciiTheme="minorHAnsi" w:eastAsiaTheme="minorEastAsia" w:hAnsiTheme="minorHAnsi" w:cstheme="minorBidi"/>
          <w:noProof/>
          <w:szCs w:val="22"/>
          <w:lang w:val="en-CA" w:eastAsia="en-CA"/>
        </w:rPr>
      </w:pPr>
      <w:ins w:id="126" w:author="v2srivas" w:date="2017-04-07T14:49:00Z">
        <w:r>
          <w:rPr>
            <w:noProof/>
          </w:rPr>
          <w:t>4.6.2 Sequence Diagram: Privacy Subsystem</w:t>
        </w:r>
        <w:r>
          <w:rPr>
            <w:noProof/>
          </w:rPr>
          <w:tab/>
        </w:r>
        <w:r>
          <w:rPr>
            <w:noProof/>
          </w:rPr>
          <w:fldChar w:fldCharType="begin"/>
        </w:r>
        <w:r>
          <w:rPr>
            <w:noProof/>
          </w:rPr>
          <w:instrText xml:space="preserve"> PAGEREF _Toc479339980 \h </w:instrText>
        </w:r>
        <w:r>
          <w:rPr>
            <w:noProof/>
          </w:rPr>
        </w:r>
      </w:ins>
      <w:r>
        <w:rPr>
          <w:noProof/>
        </w:rPr>
        <w:fldChar w:fldCharType="separate"/>
      </w:r>
      <w:ins w:id="127" w:author="v2srivas" w:date="2017-04-07T14:49:00Z">
        <w:r>
          <w:rPr>
            <w:noProof/>
          </w:rPr>
          <w:t>39</w:t>
        </w:r>
        <w:r>
          <w:rPr>
            <w:noProof/>
          </w:rPr>
          <w:fldChar w:fldCharType="end"/>
        </w:r>
      </w:ins>
    </w:p>
    <w:p w:rsidR="00602079" w:rsidRDefault="00602079">
      <w:pPr>
        <w:pStyle w:val="TOC3"/>
        <w:tabs>
          <w:tab w:val="right" w:leader="dot" w:pos="8990"/>
        </w:tabs>
        <w:rPr>
          <w:ins w:id="128" w:author="v2srivas" w:date="2017-04-07T14:49:00Z"/>
          <w:rFonts w:asciiTheme="minorHAnsi" w:eastAsiaTheme="minorEastAsia" w:hAnsiTheme="minorHAnsi" w:cstheme="minorBidi"/>
          <w:noProof/>
          <w:szCs w:val="22"/>
          <w:lang w:val="en-CA" w:eastAsia="en-CA"/>
        </w:rPr>
      </w:pPr>
      <w:ins w:id="129" w:author="v2srivas" w:date="2017-04-07T14:49:00Z">
        <w:r>
          <w:rPr>
            <w:noProof/>
          </w:rPr>
          <w:t>4.6.3 Sequence Diagram: Risk Subsystem</w:t>
        </w:r>
        <w:r>
          <w:rPr>
            <w:noProof/>
          </w:rPr>
          <w:tab/>
        </w:r>
        <w:r>
          <w:rPr>
            <w:noProof/>
          </w:rPr>
          <w:fldChar w:fldCharType="begin"/>
        </w:r>
        <w:r>
          <w:rPr>
            <w:noProof/>
          </w:rPr>
          <w:instrText xml:space="preserve"> PAGEREF _Toc479339981 \h </w:instrText>
        </w:r>
        <w:r>
          <w:rPr>
            <w:noProof/>
          </w:rPr>
        </w:r>
      </w:ins>
      <w:r>
        <w:rPr>
          <w:noProof/>
        </w:rPr>
        <w:fldChar w:fldCharType="separate"/>
      </w:r>
      <w:ins w:id="130" w:author="v2srivas" w:date="2017-04-07T14:49:00Z">
        <w:r>
          <w:rPr>
            <w:noProof/>
          </w:rPr>
          <w:t>40</w:t>
        </w:r>
        <w:r>
          <w:rPr>
            <w:noProof/>
          </w:rPr>
          <w:fldChar w:fldCharType="end"/>
        </w:r>
      </w:ins>
    </w:p>
    <w:p w:rsidR="00602079" w:rsidRDefault="00602079">
      <w:pPr>
        <w:pStyle w:val="TOC3"/>
        <w:tabs>
          <w:tab w:val="right" w:leader="dot" w:pos="8990"/>
        </w:tabs>
        <w:rPr>
          <w:ins w:id="131" w:author="v2srivas" w:date="2017-04-07T14:49:00Z"/>
          <w:rFonts w:asciiTheme="minorHAnsi" w:eastAsiaTheme="minorEastAsia" w:hAnsiTheme="minorHAnsi" w:cstheme="minorBidi"/>
          <w:noProof/>
          <w:szCs w:val="22"/>
          <w:lang w:val="en-CA" w:eastAsia="en-CA"/>
        </w:rPr>
      </w:pPr>
      <w:ins w:id="132" w:author="v2srivas" w:date="2017-04-07T14:49:00Z">
        <w:r>
          <w:rPr>
            <w:noProof/>
          </w:rPr>
          <w:t>4.6.4 Combined Sequence Diagram</w:t>
        </w:r>
        <w:r>
          <w:rPr>
            <w:noProof/>
          </w:rPr>
          <w:tab/>
        </w:r>
        <w:r>
          <w:rPr>
            <w:noProof/>
          </w:rPr>
          <w:fldChar w:fldCharType="begin"/>
        </w:r>
        <w:r>
          <w:rPr>
            <w:noProof/>
          </w:rPr>
          <w:instrText xml:space="preserve"> PAGEREF _Toc479339982 \h </w:instrText>
        </w:r>
        <w:r>
          <w:rPr>
            <w:noProof/>
          </w:rPr>
        </w:r>
      </w:ins>
      <w:r>
        <w:rPr>
          <w:noProof/>
        </w:rPr>
        <w:fldChar w:fldCharType="separate"/>
      </w:r>
      <w:ins w:id="133" w:author="v2srivas" w:date="2017-04-07T14:49:00Z">
        <w:r>
          <w:rPr>
            <w:noProof/>
          </w:rPr>
          <w:t>41</w:t>
        </w:r>
        <w:r>
          <w:rPr>
            <w:noProof/>
          </w:rPr>
          <w:fldChar w:fldCharType="end"/>
        </w:r>
      </w:ins>
    </w:p>
    <w:p w:rsidR="00602079" w:rsidRDefault="00602079">
      <w:pPr>
        <w:pStyle w:val="TOC1"/>
        <w:tabs>
          <w:tab w:val="right" w:leader="dot" w:pos="8990"/>
        </w:tabs>
        <w:rPr>
          <w:ins w:id="134" w:author="v2srivas" w:date="2017-04-07T14:49:00Z"/>
          <w:rFonts w:asciiTheme="minorHAnsi" w:eastAsiaTheme="minorEastAsia" w:hAnsiTheme="minorHAnsi" w:cstheme="minorBidi"/>
          <w:noProof/>
          <w:szCs w:val="22"/>
          <w:lang w:val="en-CA" w:eastAsia="en-CA"/>
        </w:rPr>
      </w:pPr>
      <w:ins w:id="135" w:author="v2srivas" w:date="2017-04-07T14:49:00Z">
        <w:r>
          <w:rPr>
            <w:noProof/>
          </w:rPr>
          <w:t>Chapter 5 Case Study: A Job Recommender System</w:t>
        </w:r>
        <w:r>
          <w:rPr>
            <w:noProof/>
          </w:rPr>
          <w:tab/>
        </w:r>
        <w:r>
          <w:rPr>
            <w:noProof/>
          </w:rPr>
          <w:fldChar w:fldCharType="begin"/>
        </w:r>
        <w:r>
          <w:rPr>
            <w:noProof/>
          </w:rPr>
          <w:instrText xml:space="preserve"> PAGEREF _Toc479339983 \h </w:instrText>
        </w:r>
        <w:r>
          <w:rPr>
            <w:noProof/>
          </w:rPr>
        </w:r>
      </w:ins>
      <w:r>
        <w:rPr>
          <w:noProof/>
        </w:rPr>
        <w:fldChar w:fldCharType="separate"/>
      </w:r>
      <w:ins w:id="136" w:author="v2srivas" w:date="2017-04-07T14:49:00Z">
        <w:r>
          <w:rPr>
            <w:noProof/>
          </w:rPr>
          <w:t>42</w:t>
        </w:r>
        <w:r>
          <w:rPr>
            <w:noProof/>
          </w:rPr>
          <w:fldChar w:fldCharType="end"/>
        </w:r>
      </w:ins>
    </w:p>
    <w:p w:rsidR="00602079" w:rsidRDefault="00602079">
      <w:pPr>
        <w:pStyle w:val="TOC2"/>
        <w:tabs>
          <w:tab w:val="right" w:leader="dot" w:pos="8990"/>
        </w:tabs>
        <w:rPr>
          <w:ins w:id="137" w:author="v2srivas" w:date="2017-04-07T14:49:00Z"/>
          <w:rFonts w:asciiTheme="minorHAnsi" w:eastAsiaTheme="minorEastAsia" w:hAnsiTheme="minorHAnsi" w:cstheme="minorBidi"/>
          <w:noProof/>
          <w:szCs w:val="22"/>
          <w:lang w:val="en-CA" w:eastAsia="en-CA"/>
        </w:rPr>
      </w:pPr>
      <w:ins w:id="138" w:author="v2srivas" w:date="2017-04-07T14:49:00Z">
        <w:r>
          <w:rPr>
            <w:noProof/>
          </w:rPr>
          <w:t>5.1 Problem Description</w:t>
        </w:r>
        <w:r>
          <w:rPr>
            <w:noProof/>
          </w:rPr>
          <w:tab/>
        </w:r>
        <w:r>
          <w:rPr>
            <w:noProof/>
          </w:rPr>
          <w:fldChar w:fldCharType="begin"/>
        </w:r>
        <w:r>
          <w:rPr>
            <w:noProof/>
          </w:rPr>
          <w:instrText xml:space="preserve"> PAGEREF _Toc479339984 \h </w:instrText>
        </w:r>
        <w:r>
          <w:rPr>
            <w:noProof/>
          </w:rPr>
        </w:r>
      </w:ins>
      <w:r>
        <w:rPr>
          <w:noProof/>
        </w:rPr>
        <w:fldChar w:fldCharType="separate"/>
      </w:r>
      <w:ins w:id="139" w:author="v2srivas" w:date="2017-04-07T14:49:00Z">
        <w:r>
          <w:rPr>
            <w:noProof/>
          </w:rPr>
          <w:t>42</w:t>
        </w:r>
        <w:r>
          <w:rPr>
            <w:noProof/>
          </w:rPr>
          <w:fldChar w:fldCharType="end"/>
        </w:r>
      </w:ins>
    </w:p>
    <w:p w:rsidR="00602079" w:rsidRDefault="00602079">
      <w:pPr>
        <w:pStyle w:val="TOC2"/>
        <w:tabs>
          <w:tab w:val="right" w:leader="dot" w:pos="8990"/>
        </w:tabs>
        <w:rPr>
          <w:ins w:id="140" w:author="v2srivas" w:date="2017-04-07T14:49:00Z"/>
          <w:rFonts w:asciiTheme="minorHAnsi" w:eastAsiaTheme="minorEastAsia" w:hAnsiTheme="minorHAnsi" w:cstheme="minorBidi"/>
          <w:noProof/>
          <w:szCs w:val="22"/>
          <w:lang w:val="en-CA" w:eastAsia="en-CA"/>
        </w:rPr>
      </w:pPr>
      <w:ins w:id="141" w:author="v2srivas" w:date="2017-04-07T14:49:00Z">
        <w:r>
          <w:rPr>
            <w:noProof/>
          </w:rPr>
          <w:t>5.2 Approach</w:t>
        </w:r>
        <w:r>
          <w:rPr>
            <w:noProof/>
          </w:rPr>
          <w:tab/>
        </w:r>
        <w:r>
          <w:rPr>
            <w:noProof/>
          </w:rPr>
          <w:fldChar w:fldCharType="begin"/>
        </w:r>
        <w:r>
          <w:rPr>
            <w:noProof/>
          </w:rPr>
          <w:instrText xml:space="preserve"> PAGEREF _Toc479339985 \h </w:instrText>
        </w:r>
        <w:r>
          <w:rPr>
            <w:noProof/>
          </w:rPr>
        </w:r>
      </w:ins>
      <w:r>
        <w:rPr>
          <w:noProof/>
        </w:rPr>
        <w:fldChar w:fldCharType="separate"/>
      </w:r>
      <w:ins w:id="142" w:author="v2srivas" w:date="2017-04-07T14:49:00Z">
        <w:r>
          <w:rPr>
            <w:noProof/>
          </w:rPr>
          <w:t>45</w:t>
        </w:r>
        <w:r>
          <w:rPr>
            <w:noProof/>
          </w:rPr>
          <w:fldChar w:fldCharType="end"/>
        </w:r>
      </w:ins>
    </w:p>
    <w:p w:rsidR="00602079" w:rsidRDefault="00602079">
      <w:pPr>
        <w:pStyle w:val="TOC2"/>
        <w:tabs>
          <w:tab w:val="right" w:leader="dot" w:pos="8990"/>
        </w:tabs>
        <w:rPr>
          <w:ins w:id="143" w:author="v2srivas" w:date="2017-04-07T14:49:00Z"/>
          <w:rFonts w:asciiTheme="minorHAnsi" w:eastAsiaTheme="minorEastAsia" w:hAnsiTheme="minorHAnsi" w:cstheme="minorBidi"/>
          <w:noProof/>
          <w:szCs w:val="22"/>
          <w:lang w:val="en-CA" w:eastAsia="en-CA"/>
        </w:rPr>
      </w:pPr>
      <w:ins w:id="144" w:author="v2srivas" w:date="2017-04-07T14:49:00Z">
        <w:r>
          <w:rPr>
            <w:noProof/>
          </w:rPr>
          <w:t>5.3 Goal Models of the Subsystems</w:t>
        </w:r>
        <w:r>
          <w:rPr>
            <w:noProof/>
          </w:rPr>
          <w:tab/>
        </w:r>
        <w:r>
          <w:rPr>
            <w:noProof/>
          </w:rPr>
          <w:fldChar w:fldCharType="begin"/>
        </w:r>
        <w:r>
          <w:rPr>
            <w:noProof/>
          </w:rPr>
          <w:instrText xml:space="preserve"> PAGEREF _Toc479339986 \h </w:instrText>
        </w:r>
        <w:r>
          <w:rPr>
            <w:noProof/>
          </w:rPr>
        </w:r>
      </w:ins>
      <w:r>
        <w:rPr>
          <w:noProof/>
        </w:rPr>
        <w:fldChar w:fldCharType="separate"/>
      </w:r>
      <w:ins w:id="145" w:author="v2srivas" w:date="2017-04-07T14:49:00Z">
        <w:r>
          <w:rPr>
            <w:noProof/>
          </w:rPr>
          <w:t>46</w:t>
        </w:r>
        <w:r>
          <w:rPr>
            <w:noProof/>
          </w:rPr>
          <w:fldChar w:fldCharType="end"/>
        </w:r>
      </w:ins>
    </w:p>
    <w:p w:rsidR="00602079" w:rsidRDefault="00602079">
      <w:pPr>
        <w:pStyle w:val="TOC3"/>
        <w:tabs>
          <w:tab w:val="right" w:leader="dot" w:pos="8990"/>
        </w:tabs>
        <w:rPr>
          <w:ins w:id="146" w:author="v2srivas" w:date="2017-04-07T14:49:00Z"/>
          <w:rFonts w:asciiTheme="minorHAnsi" w:eastAsiaTheme="minorEastAsia" w:hAnsiTheme="minorHAnsi" w:cstheme="minorBidi"/>
          <w:noProof/>
          <w:szCs w:val="22"/>
          <w:lang w:val="en-CA" w:eastAsia="en-CA"/>
        </w:rPr>
      </w:pPr>
      <w:ins w:id="147" w:author="v2srivas" w:date="2017-04-07T14:49:00Z">
        <w:r>
          <w:rPr>
            <w:noProof/>
          </w:rPr>
          <w:t>5.3.1 Goal Model: Data Subsystem</w:t>
        </w:r>
        <w:r>
          <w:rPr>
            <w:noProof/>
          </w:rPr>
          <w:tab/>
        </w:r>
        <w:r>
          <w:rPr>
            <w:noProof/>
          </w:rPr>
          <w:fldChar w:fldCharType="begin"/>
        </w:r>
        <w:r>
          <w:rPr>
            <w:noProof/>
          </w:rPr>
          <w:instrText xml:space="preserve"> PAGEREF _Toc479339987 \h </w:instrText>
        </w:r>
        <w:r>
          <w:rPr>
            <w:noProof/>
          </w:rPr>
        </w:r>
      </w:ins>
      <w:r>
        <w:rPr>
          <w:noProof/>
        </w:rPr>
        <w:fldChar w:fldCharType="separate"/>
      </w:r>
      <w:ins w:id="148" w:author="v2srivas" w:date="2017-04-07T14:49:00Z">
        <w:r>
          <w:rPr>
            <w:noProof/>
          </w:rPr>
          <w:t>47</w:t>
        </w:r>
        <w:r>
          <w:rPr>
            <w:noProof/>
          </w:rPr>
          <w:fldChar w:fldCharType="end"/>
        </w:r>
      </w:ins>
    </w:p>
    <w:p w:rsidR="00602079" w:rsidRDefault="00602079">
      <w:pPr>
        <w:pStyle w:val="TOC3"/>
        <w:tabs>
          <w:tab w:val="right" w:leader="dot" w:pos="8990"/>
        </w:tabs>
        <w:rPr>
          <w:ins w:id="149" w:author="v2srivas" w:date="2017-04-07T14:49:00Z"/>
          <w:rFonts w:asciiTheme="minorHAnsi" w:eastAsiaTheme="minorEastAsia" w:hAnsiTheme="minorHAnsi" w:cstheme="minorBidi"/>
          <w:noProof/>
          <w:szCs w:val="22"/>
          <w:lang w:val="en-CA" w:eastAsia="en-CA"/>
        </w:rPr>
      </w:pPr>
      <w:ins w:id="150" w:author="v2srivas" w:date="2017-04-07T14:49:00Z">
        <w:r>
          <w:rPr>
            <w:noProof/>
          </w:rPr>
          <w:t>5.3.2 Goal Model: Privacy Subsystem</w:t>
        </w:r>
        <w:r>
          <w:rPr>
            <w:noProof/>
          </w:rPr>
          <w:tab/>
        </w:r>
        <w:r>
          <w:rPr>
            <w:noProof/>
          </w:rPr>
          <w:fldChar w:fldCharType="begin"/>
        </w:r>
        <w:r>
          <w:rPr>
            <w:noProof/>
          </w:rPr>
          <w:instrText xml:space="preserve"> PAGEREF _Toc479339988 \h </w:instrText>
        </w:r>
        <w:r>
          <w:rPr>
            <w:noProof/>
          </w:rPr>
        </w:r>
      </w:ins>
      <w:r>
        <w:rPr>
          <w:noProof/>
        </w:rPr>
        <w:fldChar w:fldCharType="separate"/>
      </w:r>
      <w:ins w:id="151" w:author="v2srivas" w:date="2017-04-07T14:49:00Z">
        <w:r>
          <w:rPr>
            <w:noProof/>
          </w:rPr>
          <w:t>47</w:t>
        </w:r>
        <w:r>
          <w:rPr>
            <w:noProof/>
          </w:rPr>
          <w:fldChar w:fldCharType="end"/>
        </w:r>
      </w:ins>
    </w:p>
    <w:p w:rsidR="00602079" w:rsidRDefault="00602079">
      <w:pPr>
        <w:pStyle w:val="TOC3"/>
        <w:tabs>
          <w:tab w:val="right" w:leader="dot" w:pos="8990"/>
        </w:tabs>
        <w:rPr>
          <w:ins w:id="152" w:author="v2srivas" w:date="2017-04-07T14:49:00Z"/>
          <w:rFonts w:asciiTheme="minorHAnsi" w:eastAsiaTheme="minorEastAsia" w:hAnsiTheme="minorHAnsi" w:cstheme="minorBidi"/>
          <w:noProof/>
          <w:szCs w:val="22"/>
          <w:lang w:val="en-CA" w:eastAsia="en-CA"/>
        </w:rPr>
      </w:pPr>
      <w:ins w:id="153" w:author="v2srivas" w:date="2017-04-07T14:49:00Z">
        <w:r>
          <w:rPr>
            <w:noProof/>
          </w:rPr>
          <w:t>5.3.3 Goal Model: Risk Subsystem</w:t>
        </w:r>
        <w:r>
          <w:rPr>
            <w:noProof/>
          </w:rPr>
          <w:tab/>
        </w:r>
        <w:r>
          <w:rPr>
            <w:noProof/>
          </w:rPr>
          <w:fldChar w:fldCharType="begin"/>
        </w:r>
        <w:r>
          <w:rPr>
            <w:noProof/>
          </w:rPr>
          <w:instrText xml:space="preserve"> PAGEREF _Toc479339989 \h </w:instrText>
        </w:r>
        <w:r>
          <w:rPr>
            <w:noProof/>
          </w:rPr>
        </w:r>
      </w:ins>
      <w:r>
        <w:rPr>
          <w:noProof/>
        </w:rPr>
        <w:fldChar w:fldCharType="separate"/>
      </w:r>
      <w:ins w:id="154" w:author="v2srivas" w:date="2017-04-07T14:49:00Z">
        <w:r>
          <w:rPr>
            <w:noProof/>
          </w:rPr>
          <w:t>48</w:t>
        </w:r>
        <w:r>
          <w:rPr>
            <w:noProof/>
          </w:rPr>
          <w:fldChar w:fldCharType="end"/>
        </w:r>
      </w:ins>
    </w:p>
    <w:p w:rsidR="00602079" w:rsidRDefault="00602079">
      <w:pPr>
        <w:pStyle w:val="TOC3"/>
        <w:tabs>
          <w:tab w:val="right" w:leader="dot" w:pos="8990"/>
        </w:tabs>
        <w:rPr>
          <w:ins w:id="155" w:author="v2srivas" w:date="2017-04-07T14:49:00Z"/>
          <w:rFonts w:asciiTheme="minorHAnsi" w:eastAsiaTheme="minorEastAsia" w:hAnsiTheme="minorHAnsi" w:cstheme="minorBidi"/>
          <w:noProof/>
          <w:szCs w:val="22"/>
          <w:lang w:val="en-CA" w:eastAsia="en-CA"/>
        </w:rPr>
      </w:pPr>
      <w:ins w:id="156" w:author="v2srivas" w:date="2017-04-07T14:49:00Z">
        <w:r>
          <w:rPr>
            <w:noProof/>
          </w:rPr>
          <w:t>5.3.4 Combined Goal Model of the System</w:t>
        </w:r>
        <w:r>
          <w:rPr>
            <w:noProof/>
          </w:rPr>
          <w:tab/>
        </w:r>
        <w:r>
          <w:rPr>
            <w:noProof/>
          </w:rPr>
          <w:fldChar w:fldCharType="begin"/>
        </w:r>
        <w:r>
          <w:rPr>
            <w:noProof/>
          </w:rPr>
          <w:instrText xml:space="preserve"> PAGEREF _Toc479339990 \h </w:instrText>
        </w:r>
        <w:r>
          <w:rPr>
            <w:noProof/>
          </w:rPr>
        </w:r>
      </w:ins>
      <w:r>
        <w:rPr>
          <w:noProof/>
        </w:rPr>
        <w:fldChar w:fldCharType="separate"/>
      </w:r>
      <w:ins w:id="157" w:author="v2srivas" w:date="2017-04-07T14:49:00Z">
        <w:r>
          <w:rPr>
            <w:noProof/>
          </w:rPr>
          <w:t>49</w:t>
        </w:r>
        <w:r>
          <w:rPr>
            <w:noProof/>
          </w:rPr>
          <w:fldChar w:fldCharType="end"/>
        </w:r>
      </w:ins>
    </w:p>
    <w:p w:rsidR="00602079" w:rsidRDefault="00602079">
      <w:pPr>
        <w:pStyle w:val="TOC2"/>
        <w:tabs>
          <w:tab w:val="right" w:leader="dot" w:pos="8990"/>
        </w:tabs>
        <w:rPr>
          <w:ins w:id="158" w:author="v2srivas" w:date="2017-04-07T14:49:00Z"/>
          <w:rFonts w:asciiTheme="minorHAnsi" w:eastAsiaTheme="minorEastAsia" w:hAnsiTheme="minorHAnsi" w:cstheme="minorBidi"/>
          <w:noProof/>
          <w:szCs w:val="22"/>
          <w:lang w:val="en-CA" w:eastAsia="en-CA"/>
        </w:rPr>
      </w:pPr>
      <w:ins w:id="159" w:author="v2srivas" w:date="2017-04-07T14:49:00Z">
        <w:r>
          <w:rPr>
            <w:noProof/>
          </w:rPr>
          <w:t>5.4 Activity Models of the Subsystems</w:t>
        </w:r>
        <w:r>
          <w:rPr>
            <w:noProof/>
          </w:rPr>
          <w:tab/>
        </w:r>
        <w:r>
          <w:rPr>
            <w:noProof/>
          </w:rPr>
          <w:fldChar w:fldCharType="begin"/>
        </w:r>
        <w:r>
          <w:rPr>
            <w:noProof/>
          </w:rPr>
          <w:instrText xml:space="preserve"> PAGEREF _Toc479339991 \h </w:instrText>
        </w:r>
        <w:r>
          <w:rPr>
            <w:noProof/>
          </w:rPr>
        </w:r>
      </w:ins>
      <w:r>
        <w:rPr>
          <w:noProof/>
        </w:rPr>
        <w:fldChar w:fldCharType="separate"/>
      </w:r>
      <w:ins w:id="160" w:author="v2srivas" w:date="2017-04-07T14:49:00Z">
        <w:r>
          <w:rPr>
            <w:noProof/>
          </w:rPr>
          <w:t>51</w:t>
        </w:r>
        <w:r>
          <w:rPr>
            <w:noProof/>
          </w:rPr>
          <w:fldChar w:fldCharType="end"/>
        </w:r>
      </w:ins>
    </w:p>
    <w:p w:rsidR="00602079" w:rsidRDefault="00602079">
      <w:pPr>
        <w:pStyle w:val="TOC3"/>
        <w:tabs>
          <w:tab w:val="right" w:leader="dot" w:pos="8990"/>
        </w:tabs>
        <w:rPr>
          <w:ins w:id="161" w:author="v2srivas" w:date="2017-04-07T14:49:00Z"/>
          <w:rFonts w:asciiTheme="minorHAnsi" w:eastAsiaTheme="minorEastAsia" w:hAnsiTheme="minorHAnsi" w:cstheme="minorBidi"/>
          <w:noProof/>
          <w:szCs w:val="22"/>
          <w:lang w:val="en-CA" w:eastAsia="en-CA"/>
        </w:rPr>
      </w:pPr>
      <w:ins w:id="162" w:author="v2srivas" w:date="2017-04-07T14:49:00Z">
        <w:r w:rsidRPr="00117DF0">
          <w:rPr>
            <w:noProof/>
            <w:lang w:val="en-CA"/>
          </w:rPr>
          <w:t>5.4.1 Activity Model: Data Subsystem</w:t>
        </w:r>
        <w:r>
          <w:rPr>
            <w:noProof/>
          </w:rPr>
          <w:tab/>
        </w:r>
        <w:r>
          <w:rPr>
            <w:noProof/>
          </w:rPr>
          <w:fldChar w:fldCharType="begin"/>
        </w:r>
        <w:r>
          <w:rPr>
            <w:noProof/>
          </w:rPr>
          <w:instrText xml:space="preserve"> PAGEREF _Toc479339992 \h </w:instrText>
        </w:r>
        <w:r>
          <w:rPr>
            <w:noProof/>
          </w:rPr>
        </w:r>
      </w:ins>
      <w:r>
        <w:rPr>
          <w:noProof/>
        </w:rPr>
        <w:fldChar w:fldCharType="separate"/>
      </w:r>
      <w:ins w:id="163" w:author="v2srivas" w:date="2017-04-07T14:49:00Z">
        <w:r>
          <w:rPr>
            <w:noProof/>
          </w:rPr>
          <w:t>51</w:t>
        </w:r>
        <w:r>
          <w:rPr>
            <w:noProof/>
          </w:rPr>
          <w:fldChar w:fldCharType="end"/>
        </w:r>
      </w:ins>
    </w:p>
    <w:p w:rsidR="00602079" w:rsidRDefault="00602079">
      <w:pPr>
        <w:pStyle w:val="TOC3"/>
        <w:tabs>
          <w:tab w:val="right" w:leader="dot" w:pos="8990"/>
        </w:tabs>
        <w:rPr>
          <w:ins w:id="164" w:author="v2srivas" w:date="2017-04-07T14:49:00Z"/>
          <w:rFonts w:asciiTheme="minorHAnsi" w:eastAsiaTheme="minorEastAsia" w:hAnsiTheme="minorHAnsi" w:cstheme="minorBidi"/>
          <w:noProof/>
          <w:szCs w:val="22"/>
          <w:lang w:val="en-CA" w:eastAsia="en-CA"/>
        </w:rPr>
      </w:pPr>
      <w:ins w:id="165" w:author="v2srivas" w:date="2017-04-07T14:49:00Z">
        <w:r w:rsidRPr="00117DF0">
          <w:rPr>
            <w:noProof/>
            <w:lang w:val="en-CA"/>
          </w:rPr>
          <w:t>5.4.2 Activity Model: Risk Subsystem</w:t>
        </w:r>
        <w:r>
          <w:rPr>
            <w:noProof/>
          </w:rPr>
          <w:tab/>
        </w:r>
        <w:r>
          <w:rPr>
            <w:noProof/>
          </w:rPr>
          <w:fldChar w:fldCharType="begin"/>
        </w:r>
        <w:r>
          <w:rPr>
            <w:noProof/>
          </w:rPr>
          <w:instrText xml:space="preserve"> PAGEREF _Toc479339993 \h </w:instrText>
        </w:r>
        <w:r>
          <w:rPr>
            <w:noProof/>
          </w:rPr>
        </w:r>
      </w:ins>
      <w:r>
        <w:rPr>
          <w:noProof/>
        </w:rPr>
        <w:fldChar w:fldCharType="separate"/>
      </w:r>
      <w:ins w:id="166" w:author="v2srivas" w:date="2017-04-07T14:49:00Z">
        <w:r>
          <w:rPr>
            <w:noProof/>
          </w:rPr>
          <w:t>52</w:t>
        </w:r>
        <w:r>
          <w:rPr>
            <w:noProof/>
          </w:rPr>
          <w:fldChar w:fldCharType="end"/>
        </w:r>
      </w:ins>
    </w:p>
    <w:p w:rsidR="00602079" w:rsidRDefault="00602079">
      <w:pPr>
        <w:pStyle w:val="TOC3"/>
        <w:tabs>
          <w:tab w:val="right" w:leader="dot" w:pos="8990"/>
        </w:tabs>
        <w:rPr>
          <w:ins w:id="167" w:author="v2srivas" w:date="2017-04-07T14:49:00Z"/>
          <w:rFonts w:asciiTheme="minorHAnsi" w:eastAsiaTheme="minorEastAsia" w:hAnsiTheme="minorHAnsi" w:cstheme="minorBidi"/>
          <w:noProof/>
          <w:szCs w:val="22"/>
          <w:lang w:val="en-CA" w:eastAsia="en-CA"/>
        </w:rPr>
      </w:pPr>
      <w:ins w:id="168" w:author="v2srivas" w:date="2017-04-07T14:49:00Z">
        <w:r w:rsidRPr="00117DF0">
          <w:rPr>
            <w:noProof/>
            <w:lang w:val="en-CA"/>
          </w:rPr>
          <w:t>5.4.3 Activity Model: Privacy Subsystem</w:t>
        </w:r>
        <w:r>
          <w:rPr>
            <w:noProof/>
          </w:rPr>
          <w:tab/>
        </w:r>
        <w:r>
          <w:rPr>
            <w:noProof/>
          </w:rPr>
          <w:fldChar w:fldCharType="begin"/>
        </w:r>
        <w:r>
          <w:rPr>
            <w:noProof/>
          </w:rPr>
          <w:instrText xml:space="preserve"> PAGEREF _Toc479339994 \h </w:instrText>
        </w:r>
        <w:r>
          <w:rPr>
            <w:noProof/>
          </w:rPr>
        </w:r>
      </w:ins>
      <w:r>
        <w:rPr>
          <w:noProof/>
        </w:rPr>
        <w:fldChar w:fldCharType="separate"/>
      </w:r>
      <w:ins w:id="169" w:author="v2srivas" w:date="2017-04-07T14:49:00Z">
        <w:r>
          <w:rPr>
            <w:noProof/>
          </w:rPr>
          <w:t>53</w:t>
        </w:r>
        <w:r>
          <w:rPr>
            <w:noProof/>
          </w:rPr>
          <w:fldChar w:fldCharType="end"/>
        </w:r>
      </w:ins>
    </w:p>
    <w:p w:rsidR="00602079" w:rsidRDefault="00602079">
      <w:pPr>
        <w:pStyle w:val="TOC3"/>
        <w:tabs>
          <w:tab w:val="right" w:leader="dot" w:pos="8990"/>
        </w:tabs>
        <w:rPr>
          <w:ins w:id="170" w:author="v2srivas" w:date="2017-04-07T14:49:00Z"/>
          <w:rFonts w:asciiTheme="minorHAnsi" w:eastAsiaTheme="minorEastAsia" w:hAnsiTheme="minorHAnsi" w:cstheme="minorBidi"/>
          <w:noProof/>
          <w:szCs w:val="22"/>
          <w:lang w:val="en-CA" w:eastAsia="en-CA"/>
        </w:rPr>
      </w:pPr>
      <w:ins w:id="171" w:author="v2srivas" w:date="2017-04-07T14:49:00Z">
        <w:r w:rsidRPr="00117DF0">
          <w:rPr>
            <w:noProof/>
            <w:lang w:val="en-CA"/>
          </w:rPr>
          <w:t>5.4.4 Combined Activity Model of the system</w:t>
        </w:r>
        <w:r>
          <w:rPr>
            <w:noProof/>
          </w:rPr>
          <w:tab/>
        </w:r>
        <w:r>
          <w:rPr>
            <w:noProof/>
          </w:rPr>
          <w:fldChar w:fldCharType="begin"/>
        </w:r>
        <w:r>
          <w:rPr>
            <w:noProof/>
          </w:rPr>
          <w:instrText xml:space="preserve"> PAGEREF _Toc479339995 \h </w:instrText>
        </w:r>
        <w:r>
          <w:rPr>
            <w:noProof/>
          </w:rPr>
        </w:r>
      </w:ins>
      <w:r>
        <w:rPr>
          <w:noProof/>
        </w:rPr>
        <w:fldChar w:fldCharType="separate"/>
      </w:r>
      <w:ins w:id="172" w:author="v2srivas" w:date="2017-04-07T14:49:00Z">
        <w:r>
          <w:rPr>
            <w:noProof/>
          </w:rPr>
          <w:t>53</w:t>
        </w:r>
        <w:r>
          <w:rPr>
            <w:noProof/>
          </w:rPr>
          <w:fldChar w:fldCharType="end"/>
        </w:r>
      </w:ins>
    </w:p>
    <w:p w:rsidR="00602079" w:rsidRDefault="00602079">
      <w:pPr>
        <w:pStyle w:val="TOC2"/>
        <w:tabs>
          <w:tab w:val="right" w:leader="dot" w:pos="8990"/>
        </w:tabs>
        <w:rPr>
          <w:ins w:id="173" w:author="v2srivas" w:date="2017-04-07T14:49:00Z"/>
          <w:rFonts w:asciiTheme="minorHAnsi" w:eastAsiaTheme="minorEastAsia" w:hAnsiTheme="minorHAnsi" w:cstheme="minorBidi"/>
          <w:noProof/>
          <w:szCs w:val="22"/>
          <w:lang w:val="en-CA" w:eastAsia="en-CA"/>
        </w:rPr>
      </w:pPr>
      <w:ins w:id="174" w:author="v2srivas" w:date="2017-04-07T14:49:00Z">
        <w:r w:rsidRPr="00117DF0">
          <w:rPr>
            <w:noProof/>
            <w:lang w:val="en-CA"/>
          </w:rPr>
          <w:t>5.5 Sequence Diagram for the Subsystems</w:t>
        </w:r>
        <w:r>
          <w:rPr>
            <w:noProof/>
          </w:rPr>
          <w:tab/>
        </w:r>
        <w:r>
          <w:rPr>
            <w:noProof/>
          </w:rPr>
          <w:fldChar w:fldCharType="begin"/>
        </w:r>
        <w:r>
          <w:rPr>
            <w:noProof/>
          </w:rPr>
          <w:instrText xml:space="preserve"> PAGEREF _Toc479339996 \h </w:instrText>
        </w:r>
        <w:r>
          <w:rPr>
            <w:noProof/>
          </w:rPr>
        </w:r>
      </w:ins>
      <w:r>
        <w:rPr>
          <w:noProof/>
        </w:rPr>
        <w:fldChar w:fldCharType="separate"/>
      </w:r>
      <w:ins w:id="175" w:author="v2srivas" w:date="2017-04-07T14:49:00Z">
        <w:r>
          <w:rPr>
            <w:noProof/>
          </w:rPr>
          <w:t>55</w:t>
        </w:r>
        <w:r>
          <w:rPr>
            <w:noProof/>
          </w:rPr>
          <w:fldChar w:fldCharType="end"/>
        </w:r>
      </w:ins>
    </w:p>
    <w:p w:rsidR="00602079" w:rsidRDefault="00602079">
      <w:pPr>
        <w:pStyle w:val="TOC3"/>
        <w:tabs>
          <w:tab w:val="right" w:leader="dot" w:pos="8990"/>
        </w:tabs>
        <w:rPr>
          <w:ins w:id="176" w:author="v2srivas" w:date="2017-04-07T14:49:00Z"/>
          <w:rFonts w:asciiTheme="minorHAnsi" w:eastAsiaTheme="minorEastAsia" w:hAnsiTheme="minorHAnsi" w:cstheme="minorBidi"/>
          <w:noProof/>
          <w:szCs w:val="22"/>
          <w:lang w:val="en-CA" w:eastAsia="en-CA"/>
        </w:rPr>
      </w:pPr>
      <w:ins w:id="177" w:author="v2srivas" w:date="2017-04-07T14:49:00Z">
        <w:r w:rsidRPr="00117DF0">
          <w:rPr>
            <w:noProof/>
            <w:lang w:val="en-CA"/>
          </w:rPr>
          <w:t>5.5.1 Sequence Diagram: Data Subsystem</w:t>
        </w:r>
        <w:r>
          <w:rPr>
            <w:noProof/>
          </w:rPr>
          <w:tab/>
        </w:r>
        <w:r>
          <w:rPr>
            <w:noProof/>
          </w:rPr>
          <w:fldChar w:fldCharType="begin"/>
        </w:r>
        <w:r>
          <w:rPr>
            <w:noProof/>
          </w:rPr>
          <w:instrText xml:space="preserve"> PAGEREF _Toc479339997 \h </w:instrText>
        </w:r>
        <w:r>
          <w:rPr>
            <w:noProof/>
          </w:rPr>
        </w:r>
      </w:ins>
      <w:r>
        <w:rPr>
          <w:noProof/>
        </w:rPr>
        <w:fldChar w:fldCharType="separate"/>
      </w:r>
      <w:ins w:id="178" w:author="v2srivas" w:date="2017-04-07T14:49:00Z">
        <w:r>
          <w:rPr>
            <w:noProof/>
          </w:rPr>
          <w:t>55</w:t>
        </w:r>
        <w:r>
          <w:rPr>
            <w:noProof/>
          </w:rPr>
          <w:fldChar w:fldCharType="end"/>
        </w:r>
      </w:ins>
    </w:p>
    <w:p w:rsidR="00602079" w:rsidRDefault="00602079">
      <w:pPr>
        <w:pStyle w:val="TOC3"/>
        <w:tabs>
          <w:tab w:val="right" w:leader="dot" w:pos="8990"/>
        </w:tabs>
        <w:rPr>
          <w:ins w:id="179" w:author="v2srivas" w:date="2017-04-07T14:49:00Z"/>
          <w:rFonts w:asciiTheme="minorHAnsi" w:eastAsiaTheme="minorEastAsia" w:hAnsiTheme="minorHAnsi" w:cstheme="minorBidi"/>
          <w:noProof/>
          <w:szCs w:val="22"/>
          <w:lang w:val="en-CA" w:eastAsia="en-CA"/>
        </w:rPr>
      </w:pPr>
      <w:ins w:id="180" w:author="v2srivas" w:date="2017-04-07T14:49:00Z">
        <w:r w:rsidRPr="00117DF0">
          <w:rPr>
            <w:noProof/>
            <w:lang w:val="en-CA"/>
          </w:rPr>
          <w:t>5.5.2 Sequence Diagram: Risk Subsystem</w:t>
        </w:r>
        <w:r>
          <w:rPr>
            <w:noProof/>
          </w:rPr>
          <w:tab/>
        </w:r>
        <w:r>
          <w:rPr>
            <w:noProof/>
          </w:rPr>
          <w:fldChar w:fldCharType="begin"/>
        </w:r>
        <w:r>
          <w:rPr>
            <w:noProof/>
          </w:rPr>
          <w:instrText xml:space="preserve"> PAGEREF _Toc479339998 \h </w:instrText>
        </w:r>
        <w:r>
          <w:rPr>
            <w:noProof/>
          </w:rPr>
        </w:r>
      </w:ins>
      <w:r>
        <w:rPr>
          <w:noProof/>
        </w:rPr>
        <w:fldChar w:fldCharType="separate"/>
      </w:r>
      <w:ins w:id="181" w:author="v2srivas" w:date="2017-04-07T14:49:00Z">
        <w:r>
          <w:rPr>
            <w:noProof/>
          </w:rPr>
          <w:t>56</w:t>
        </w:r>
        <w:r>
          <w:rPr>
            <w:noProof/>
          </w:rPr>
          <w:fldChar w:fldCharType="end"/>
        </w:r>
      </w:ins>
    </w:p>
    <w:p w:rsidR="00602079" w:rsidRDefault="00602079">
      <w:pPr>
        <w:pStyle w:val="TOC3"/>
        <w:tabs>
          <w:tab w:val="right" w:leader="dot" w:pos="8990"/>
        </w:tabs>
        <w:rPr>
          <w:ins w:id="182" w:author="v2srivas" w:date="2017-04-07T14:49:00Z"/>
          <w:rFonts w:asciiTheme="minorHAnsi" w:eastAsiaTheme="minorEastAsia" w:hAnsiTheme="minorHAnsi" w:cstheme="minorBidi"/>
          <w:noProof/>
          <w:szCs w:val="22"/>
          <w:lang w:val="en-CA" w:eastAsia="en-CA"/>
        </w:rPr>
      </w:pPr>
      <w:ins w:id="183" w:author="v2srivas" w:date="2017-04-07T14:49:00Z">
        <w:r w:rsidRPr="00117DF0">
          <w:rPr>
            <w:noProof/>
            <w:lang w:val="en-CA"/>
          </w:rPr>
          <w:t>5.5.3 Sequence Diagram: Privacy Subsystem</w:t>
        </w:r>
        <w:r>
          <w:rPr>
            <w:noProof/>
          </w:rPr>
          <w:tab/>
        </w:r>
        <w:r>
          <w:rPr>
            <w:noProof/>
          </w:rPr>
          <w:fldChar w:fldCharType="begin"/>
        </w:r>
        <w:r>
          <w:rPr>
            <w:noProof/>
          </w:rPr>
          <w:instrText xml:space="preserve"> PAGEREF _Toc479339999 \h </w:instrText>
        </w:r>
        <w:r>
          <w:rPr>
            <w:noProof/>
          </w:rPr>
        </w:r>
      </w:ins>
      <w:r>
        <w:rPr>
          <w:noProof/>
        </w:rPr>
        <w:fldChar w:fldCharType="separate"/>
      </w:r>
      <w:ins w:id="184" w:author="v2srivas" w:date="2017-04-07T14:49:00Z">
        <w:r>
          <w:rPr>
            <w:noProof/>
          </w:rPr>
          <w:t>56</w:t>
        </w:r>
        <w:r>
          <w:rPr>
            <w:noProof/>
          </w:rPr>
          <w:fldChar w:fldCharType="end"/>
        </w:r>
      </w:ins>
    </w:p>
    <w:p w:rsidR="00602079" w:rsidRDefault="00602079">
      <w:pPr>
        <w:pStyle w:val="TOC3"/>
        <w:tabs>
          <w:tab w:val="right" w:leader="dot" w:pos="8990"/>
        </w:tabs>
        <w:rPr>
          <w:ins w:id="185" w:author="v2srivas" w:date="2017-04-07T14:49:00Z"/>
          <w:rFonts w:asciiTheme="minorHAnsi" w:eastAsiaTheme="minorEastAsia" w:hAnsiTheme="minorHAnsi" w:cstheme="minorBidi"/>
          <w:noProof/>
          <w:szCs w:val="22"/>
          <w:lang w:val="en-CA" w:eastAsia="en-CA"/>
        </w:rPr>
      </w:pPr>
      <w:ins w:id="186" w:author="v2srivas" w:date="2017-04-07T14:49:00Z">
        <w:r w:rsidRPr="00117DF0">
          <w:rPr>
            <w:noProof/>
            <w:lang w:val="en-CA"/>
          </w:rPr>
          <w:t>5.5.4 Combined Sequence Diagram of the System</w:t>
        </w:r>
        <w:r>
          <w:rPr>
            <w:noProof/>
          </w:rPr>
          <w:tab/>
        </w:r>
        <w:r>
          <w:rPr>
            <w:noProof/>
          </w:rPr>
          <w:fldChar w:fldCharType="begin"/>
        </w:r>
        <w:r>
          <w:rPr>
            <w:noProof/>
          </w:rPr>
          <w:instrText xml:space="preserve"> PAGEREF _Toc479340000 \h </w:instrText>
        </w:r>
        <w:r>
          <w:rPr>
            <w:noProof/>
          </w:rPr>
        </w:r>
      </w:ins>
      <w:r>
        <w:rPr>
          <w:noProof/>
        </w:rPr>
        <w:fldChar w:fldCharType="separate"/>
      </w:r>
      <w:ins w:id="187" w:author="v2srivas" w:date="2017-04-07T14:49:00Z">
        <w:r>
          <w:rPr>
            <w:noProof/>
          </w:rPr>
          <w:t>57</w:t>
        </w:r>
        <w:r>
          <w:rPr>
            <w:noProof/>
          </w:rPr>
          <w:fldChar w:fldCharType="end"/>
        </w:r>
      </w:ins>
    </w:p>
    <w:p w:rsidR="00602079" w:rsidRDefault="00602079">
      <w:pPr>
        <w:pStyle w:val="TOC1"/>
        <w:tabs>
          <w:tab w:val="right" w:leader="dot" w:pos="8990"/>
        </w:tabs>
        <w:rPr>
          <w:ins w:id="188" w:author="v2srivas" w:date="2017-04-07T14:49:00Z"/>
          <w:rFonts w:asciiTheme="minorHAnsi" w:eastAsiaTheme="minorEastAsia" w:hAnsiTheme="minorHAnsi" w:cstheme="minorBidi"/>
          <w:noProof/>
          <w:szCs w:val="22"/>
          <w:lang w:val="en-CA" w:eastAsia="en-CA"/>
        </w:rPr>
      </w:pPr>
      <w:ins w:id="189" w:author="v2srivas" w:date="2017-04-07T14:49:00Z">
        <w:r>
          <w:rPr>
            <w:noProof/>
          </w:rPr>
          <w:t>Chapter 6 Conclusions and Future Work</w:t>
        </w:r>
        <w:r>
          <w:rPr>
            <w:noProof/>
          </w:rPr>
          <w:tab/>
        </w:r>
        <w:r>
          <w:rPr>
            <w:noProof/>
          </w:rPr>
          <w:fldChar w:fldCharType="begin"/>
        </w:r>
        <w:r>
          <w:rPr>
            <w:noProof/>
          </w:rPr>
          <w:instrText xml:space="preserve"> PAGEREF _Toc479340001 \h </w:instrText>
        </w:r>
        <w:r>
          <w:rPr>
            <w:noProof/>
          </w:rPr>
        </w:r>
      </w:ins>
      <w:r>
        <w:rPr>
          <w:noProof/>
        </w:rPr>
        <w:fldChar w:fldCharType="separate"/>
      </w:r>
      <w:ins w:id="190" w:author="v2srivas" w:date="2017-04-07T14:49:00Z">
        <w:r>
          <w:rPr>
            <w:noProof/>
          </w:rPr>
          <w:t>59</w:t>
        </w:r>
        <w:r>
          <w:rPr>
            <w:noProof/>
          </w:rPr>
          <w:fldChar w:fldCharType="end"/>
        </w:r>
      </w:ins>
    </w:p>
    <w:p w:rsidR="00602079" w:rsidRDefault="00602079">
      <w:pPr>
        <w:pStyle w:val="TOC2"/>
        <w:tabs>
          <w:tab w:val="right" w:leader="dot" w:pos="8990"/>
        </w:tabs>
        <w:rPr>
          <w:ins w:id="191" w:author="v2srivas" w:date="2017-04-07T14:49:00Z"/>
          <w:rFonts w:asciiTheme="minorHAnsi" w:eastAsiaTheme="minorEastAsia" w:hAnsiTheme="minorHAnsi" w:cstheme="minorBidi"/>
          <w:noProof/>
          <w:szCs w:val="22"/>
          <w:lang w:val="en-CA" w:eastAsia="en-CA"/>
        </w:rPr>
      </w:pPr>
      <w:ins w:id="192" w:author="v2srivas" w:date="2017-04-07T14:49:00Z">
        <w:r>
          <w:rPr>
            <w:noProof/>
          </w:rPr>
          <w:t>6.1 Conclusions</w:t>
        </w:r>
        <w:r>
          <w:rPr>
            <w:noProof/>
          </w:rPr>
          <w:tab/>
        </w:r>
        <w:r>
          <w:rPr>
            <w:noProof/>
          </w:rPr>
          <w:fldChar w:fldCharType="begin"/>
        </w:r>
        <w:r>
          <w:rPr>
            <w:noProof/>
          </w:rPr>
          <w:instrText xml:space="preserve"> PAGEREF _Toc479340002 \h </w:instrText>
        </w:r>
        <w:r>
          <w:rPr>
            <w:noProof/>
          </w:rPr>
        </w:r>
      </w:ins>
      <w:r>
        <w:rPr>
          <w:noProof/>
        </w:rPr>
        <w:fldChar w:fldCharType="separate"/>
      </w:r>
      <w:ins w:id="193" w:author="v2srivas" w:date="2017-04-07T14:49:00Z">
        <w:r>
          <w:rPr>
            <w:noProof/>
          </w:rPr>
          <w:t>59</w:t>
        </w:r>
        <w:r>
          <w:rPr>
            <w:noProof/>
          </w:rPr>
          <w:fldChar w:fldCharType="end"/>
        </w:r>
      </w:ins>
    </w:p>
    <w:p w:rsidR="00602079" w:rsidRDefault="00602079">
      <w:pPr>
        <w:pStyle w:val="TOC2"/>
        <w:tabs>
          <w:tab w:val="right" w:leader="dot" w:pos="8990"/>
        </w:tabs>
        <w:rPr>
          <w:ins w:id="194" w:author="v2srivas" w:date="2017-04-07T14:49:00Z"/>
          <w:rFonts w:asciiTheme="minorHAnsi" w:eastAsiaTheme="minorEastAsia" w:hAnsiTheme="minorHAnsi" w:cstheme="minorBidi"/>
          <w:noProof/>
          <w:szCs w:val="22"/>
          <w:lang w:val="en-CA" w:eastAsia="en-CA"/>
        </w:rPr>
      </w:pPr>
      <w:ins w:id="195" w:author="v2srivas" w:date="2017-04-07T14:49:00Z">
        <w:r>
          <w:rPr>
            <w:noProof/>
          </w:rPr>
          <w:lastRenderedPageBreak/>
          <w:t>6.2 Limitations</w:t>
        </w:r>
        <w:r>
          <w:rPr>
            <w:noProof/>
          </w:rPr>
          <w:tab/>
        </w:r>
        <w:r>
          <w:rPr>
            <w:noProof/>
          </w:rPr>
          <w:fldChar w:fldCharType="begin"/>
        </w:r>
        <w:r>
          <w:rPr>
            <w:noProof/>
          </w:rPr>
          <w:instrText xml:space="preserve"> PAGEREF _Toc479340003 \h </w:instrText>
        </w:r>
        <w:r>
          <w:rPr>
            <w:noProof/>
          </w:rPr>
        </w:r>
      </w:ins>
      <w:r>
        <w:rPr>
          <w:noProof/>
        </w:rPr>
        <w:fldChar w:fldCharType="separate"/>
      </w:r>
      <w:ins w:id="196" w:author="v2srivas" w:date="2017-04-07T14:49:00Z">
        <w:r>
          <w:rPr>
            <w:noProof/>
          </w:rPr>
          <w:t>59</w:t>
        </w:r>
        <w:r>
          <w:rPr>
            <w:noProof/>
          </w:rPr>
          <w:fldChar w:fldCharType="end"/>
        </w:r>
      </w:ins>
    </w:p>
    <w:p w:rsidR="00602079" w:rsidRDefault="00602079">
      <w:pPr>
        <w:pStyle w:val="TOC2"/>
        <w:tabs>
          <w:tab w:val="right" w:leader="dot" w:pos="8990"/>
        </w:tabs>
        <w:rPr>
          <w:ins w:id="197" w:author="v2srivas" w:date="2017-04-07T14:49:00Z"/>
          <w:rFonts w:asciiTheme="minorHAnsi" w:eastAsiaTheme="minorEastAsia" w:hAnsiTheme="minorHAnsi" w:cstheme="minorBidi"/>
          <w:noProof/>
          <w:szCs w:val="22"/>
          <w:lang w:val="en-CA" w:eastAsia="en-CA"/>
        </w:rPr>
      </w:pPr>
      <w:ins w:id="198" w:author="v2srivas" w:date="2017-04-07T14:49:00Z">
        <w:r>
          <w:rPr>
            <w:noProof/>
          </w:rPr>
          <w:t>6.3 Future Work</w:t>
        </w:r>
        <w:r>
          <w:rPr>
            <w:noProof/>
          </w:rPr>
          <w:tab/>
        </w:r>
        <w:r>
          <w:rPr>
            <w:noProof/>
          </w:rPr>
          <w:fldChar w:fldCharType="begin"/>
        </w:r>
        <w:r>
          <w:rPr>
            <w:noProof/>
          </w:rPr>
          <w:instrText xml:space="preserve"> PAGEREF _Toc479340005 \h </w:instrText>
        </w:r>
        <w:r>
          <w:rPr>
            <w:noProof/>
          </w:rPr>
        </w:r>
      </w:ins>
      <w:r>
        <w:rPr>
          <w:noProof/>
        </w:rPr>
        <w:fldChar w:fldCharType="separate"/>
      </w:r>
      <w:ins w:id="199" w:author="v2srivas" w:date="2017-04-07T14:49:00Z">
        <w:r>
          <w:rPr>
            <w:noProof/>
          </w:rPr>
          <w:t>60</w:t>
        </w:r>
        <w:r>
          <w:rPr>
            <w:noProof/>
          </w:rPr>
          <w:fldChar w:fldCharType="end"/>
        </w:r>
      </w:ins>
    </w:p>
    <w:p w:rsidR="00602079" w:rsidRDefault="00602079">
      <w:pPr>
        <w:pStyle w:val="TOC1"/>
        <w:tabs>
          <w:tab w:val="right" w:leader="dot" w:pos="8990"/>
        </w:tabs>
        <w:rPr>
          <w:ins w:id="200" w:author="v2srivas" w:date="2017-04-07T14:49:00Z"/>
          <w:rFonts w:asciiTheme="minorHAnsi" w:eastAsiaTheme="minorEastAsia" w:hAnsiTheme="minorHAnsi" w:cstheme="minorBidi"/>
          <w:noProof/>
          <w:szCs w:val="22"/>
          <w:lang w:val="en-CA" w:eastAsia="en-CA"/>
        </w:rPr>
      </w:pPr>
      <w:ins w:id="201" w:author="v2srivas" w:date="2017-04-07T14:49:00Z">
        <w:r>
          <w:rPr>
            <w:noProof/>
          </w:rPr>
          <w:t>Appendix</w:t>
        </w:r>
        <w:r>
          <w:rPr>
            <w:noProof/>
          </w:rPr>
          <w:tab/>
        </w:r>
        <w:r>
          <w:rPr>
            <w:noProof/>
          </w:rPr>
          <w:fldChar w:fldCharType="begin"/>
        </w:r>
        <w:r>
          <w:rPr>
            <w:noProof/>
          </w:rPr>
          <w:instrText xml:space="preserve"> PAGEREF _Toc479340006 \h </w:instrText>
        </w:r>
        <w:r>
          <w:rPr>
            <w:noProof/>
          </w:rPr>
        </w:r>
      </w:ins>
      <w:r>
        <w:rPr>
          <w:noProof/>
        </w:rPr>
        <w:fldChar w:fldCharType="separate"/>
      </w:r>
      <w:ins w:id="202" w:author="v2srivas" w:date="2017-04-07T14:49:00Z">
        <w:r>
          <w:rPr>
            <w:noProof/>
          </w:rPr>
          <w:t>61</w:t>
        </w:r>
        <w:r>
          <w:rPr>
            <w:noProof/>
          </w:rPr>
          <w:fldChar w:fldCharType="end"/>
        </w:r>
      </w:ins>
    </w:p>
    <w:p w:rsidR="00602079" w:rsidRDefault="00602079">
      <w:pPr>
        <w:pStyle w:val="TOC3"/>
        <w:tabs>
          <w:tab w:val="right" w:leader="dot" w:pos="8990"/>
        </w:tabs>
        <w:rPr>
          <w:ins w:id="203" w:author="v2srivas" w:date="2017-04-07T14:49:00Z"/>
          <w:rFonts w:asciiTheme="minorHAnsi" w:eastAsiaTheme="minorEastAsia" w:hAnsiTheme="minorHAnsi" w:cstheme="minorBidi"/>
          <w:noProof/>
          <w:szCs w:val="22"/>
          <w:lang w:val="en-CA" w:eastAsia="en-CA"/>
        </w:rPr>
      </w:pPr>
      <w:ins w:id="204" w:author="v2srivas" w:date="2017-04-07T14:49:00Z">
        <w:r>
          <w:rPr>
            <w:noProof/>
          </w:rPr>
          <w:t>Privacy Scope of a System</w:t>
        </w:r>
        <w:r>
          <w:rPr>
            <w:noProof/>
          </w:rPr>
          <w:tab/>
        </w:r>
        <w:r>
          <w:rPr>
            <w:noProof/>
          </w:rPr>
          <w:fldChar w:fldCharType="begin"/>
        </w:r>
        <w:r>
          <w:rPr>
            <w:noProof/>
          </w:rPr>
          <w:instrText xml:space="preserve"> PAGEREF _Toc479340007 \h </w:instrText>
        </w:r>
        <w:r>
          <w:rPr>
            <w:noProof/>
          </w:rPr>
        </w:r>
      </w:ins>
      <w:r>
        <w:rPr>
          <w:noProof/>
        </w:rPr>
        <w:fldChar w:fldCharType="separate"/>
      </w:r>
      <w:ins w:id="205" w:author="v2srivas" w:date="2017-04-07T14:49:00Z">
        <w:r>
          <w:rPr>
            <w:noProof/>
          </w:rPr>
          <w:t>61</w:t>
        </w:r>
        <w:r>
          <w:rPr>
            <w:noProof/>
          </w:rPr>
          <w:fldChar w:fldCharType="end"/>
        </w:r>
      </w:ins>
    </w:p>
    <w:p w:rsidR="00602079" w:rsidRDefault="00602079">
      <w:pPr>
        <w:pStyle w:val="TOC3"/>
        <w:tabs>
          <w:tab w:val="right" w:leader="dot" w:pos="8990"/>
        </w:tabs>
        <w:rPr>
          <w:ins w:id="206" w:author="v2srivas" w:date="2017-04-07T14:49:00Z"/>
          <w:rFonts w:asciiTheme="minorHAnsi" w:eastAsiaTheme="minorEastAsia" w:hAnsiTheme="minorHAnsi" w:cstheme="minorBidi"/>
          <w:noProof/>
          <w:szCs w:val="22"/>
          <w:lang w:val="en-CA" w:eastAsia="en-CA"/>
        </w:rPr>
      </w:pPr>
      <w:ins w:id="207" w:author="v2srivas" w:date="2017-04-07T14:49:00Z">
        <w:r>
          <w:rPr>
            <w:noProof/>
          </w:rPr>
          <w:t>Contextual Risk Scope</w:t>
        </w:r>
        <w:r>
          <w:rPr>
            <w:noProof/>
          </w:rPr>
          <w:tab/>
        </w:r>
        <w:r>
          <w:rPr>
            <w:noProof/>
          </w:rPr>
          <w:fldChar w:fldCharType="begin"/>
        </w:r>
        <w:r>
          <w:rPr>
            <w:noProof/>
          </w:rPr>
          <w:instrText xml:space="preserve"> PAGEREF _Toc479340008 \h </w:instrText>
        </w:r>
        <w:r>
          <w:rPr>
            <w:noProof/>
          </w:rPr>
        </w:r>
      </w:ins>
      <w:r>
        <w:rPr>
          <w:noProof/>
        </w:rPr>
        <w:fldChar w:fldCharType="separate"/>
      </w:r>
      <w:ins w:id="208" w:author="v2srivas" w:date="2017-04-07T14:49:00Z">
        <w:r>
          <w:rPr>
            <w:noProof/>
          </w:rPr>
          <w:t>62</w:t>
        </w:r>
        <w:r>
          <w:rPr>
            <w:noProof/>
          </w:rPr>
          <w:fldChar w:fldCharType="end"/>
        </w:r>
      </w:ins>
    </w:p>
    <w:p w:rsidR="00602079" w:rsidRDefault="00602079">
      <w:pPr>
        <w:pStyle w:val="TOC3"/>
        <w:tabs>
          <w:tab w:val="right" w:leader="dot" w:pos="8990"/>
        </w:tabs>
        <w:rPr>
          <w:ins w:id="209" w:author="v2srivas" w:date="2017-04-07T14:49:00Z"/>
          <w:rFonts w:asciiTheme="minorHAnsi" w:eastAsiaTheme="minorEastAsia" w:hAnsiTheme="minorHAnsi" w:cstheme="minorBidi"/>
          <w:noProof/>
          <w:szCs w:val="22"/>
          <w:lang w:val="en-CA" w:eastAsia="en-CA"/>
        </w:rPr>
      </w:pPr>
      <w:ins w:id="210" w:author="v2srivas" w:date="2017-04-07T14:49:00Z">
        <w:r>
          <w:rPr>
            <w:noProof/>
          </w:rPr>
          <w:t>Explanation of a Multidimensional RS Diagram</w:t>
        </w:r>
        <w:r>
          <w:rPr>
            <w:noProof/>
          </w:rPr>
          <w:tab/>
        </w:r>
        <w:r>
          <w:rPr>
            <w:noProof/>
          </w:rPr>
          <w:fldChar w:fldCharType="begin"/>
        </w:r>
        <w:r>
          <w:rPr>
            <w:noProof/>
          </w:rPr>
          <w:instrText xml:space="preserve"> PAGEREF _Toc479340009 \h </w:instrText>
        </w:r>
        <w:r>
          <w:rPr>
            <w:noProof/>
          </w:rPr>
        </w:r>
      </w:ins>
      <w:r>
        <w:rPr>
          <w:noProof/>
        </w:rPr>
        <w:fldChar w:fldCharType="separate"/>
      </w:r>
      <w:ins w:id="211" w:author="v2srivas" w:date="2017-04-07T14:49:00Z">
        <w:r>
          <w:rPr>
            <w:noProof/>
          </w:rPr>
          <w:t>63</w:t>
        </w:r>
        <w:r>
          <w:rPr>
            <w:noProof/>
          </w:rPr>
          <w:fldChar w:fldCharType="end"/>
        </w:r>
      </w:ins>
    </w:p>
    <w:p w:rsidR="00602079" w:rsidRDefault="00602079">
      <w:pPr>
        <w:pStyle w:val="TOC3"/>
        <w:tabs>
          <w:tab w:val="right" w:leader="dot" w:pos="8990"/>
        </w:tabs>
        <w:rPr>
          <w:ins w:id="212" w:author="v2srivas" w:date="2017-04-07T14:49:00Z"/>
          <w:rFonts w:asciiTheme="minorHAnsi" w:eastAsiaTheme="minorEastAsia" w:hAnsiTheme="minorHAnsi" w:cstheme="minorBidi"/>
          <w:noProof/>
          <w:szCs w:val="22"/>
          <w:lang w:val="en-CA" w:eastAsia="en-CA"/>
        </w:rPr>
      </w:pPr>
      <w:ins w:id="213" w:author="v2srivas" w:date="2017-04-07T14:49:00Z">
        <w:r>
          <w:rPr>
            <w:noProof/>
          </w:rPr>
          <w:t>Applying the Evaluation Method to the Case Study</w:t>
        </w:r>
        <w:r>
          <w:rPr>
            <w:noProof/>
          </w:rPr>
          <w:tab/>
        </w:r>
        <w:r>
          <w:rPr>
            <w:noProof/>
          </w:rPr>
          <w:fldChar w:fldCharType="begin"/>
        </w:r>
        <w:r>
          <w:rPr>
            <w:noProof/>
          </w:rPr>
          <w:instrText xml:space="preserve"> PAGEREF _Toc479340010 \h </w:instrText>
        </w:r>
        <w:r>
          <w:rPr>
            <w:noProof/>
          </w:rPr>
        </w:r>
      </w:ins>
      <w:r>
        <w:rPr>
          <w:noProof/>
        </w:rPr>
        <w:fldChar w:fldCharType="separate"/>
      </w:r>
      <w:ins w:id="214" w:author="v2srivas" w:date="2017-04-07T14:49:00Z">
        <w:r>
          <w:rPr>
            <w:noProof/>
          </w:rPr>
          <w:t>65</w:t>
        </w:r>
        <w:r>
          <w:rPr>
            <w:noProof/>
          </w:rPr>
          <w:fldChar w:fldCharType="end"/>
        </w:r>
      </w:ins>
    </w:p>
    <w:p w:rsidR="00602079" w:rsidRDefault="00602079">
      <w:pPr>
        <w:pStyle w:val="TOC1"/>
        <w:tabs>
          <w:tab w:val="right" w:leader="dot" w:pos="8990"/>
        </w:tabs>
        <w:rPr>
          <w:ins w:id="215" w:author="v2srivas" w:date="2017-04-07T14:49:00Z"/>
          <w:rFonts w:asciiTheme="minorHAnsi" w:eastAsiaTheme="minorEastAsia" w:hAnsiTheme="minorHAnsi" w:cstheme="minorBidi"/>
          <w:noProof/>
          <w:szCs w:val="22"/>
          <w:lang w:val="en-CA" w:eastAsia="en-CA"/>
        </w:rPr>
      </w:pPr>
      <w:ins w:id="216" w:author="v2srivas" w:date="2017-04-07T14:49:00Z">
        <w:r>
          <w:rPr>
            <w:noProof/>
          </w:rPr>
          <w:t>Bibliography</w:t>
        </w:r>
        <w:r>
          <w:rPr>
            <w:noProof/>
          </w:rPr>
          <w:tab/>
        </w:r>
        <w:r>
          <w:rPr>
            <w:noProof/>
          </w:rPr>
          <w:fldChar w:fldCharType="begin"/>
        </w:r>
        <w:r>
          <w:rPr>
            <w:noProof/>
          </w:rPr>
          <w:instrText xml:space="preserve"> PAGEREF _Toc479340011 \h </w:instrText>
        </w:r>
        <w:r>
          <w:rPr>
            <w:noProof/>
          </w:rPr>
        </w:r>
      </w:ins>
      <w:r>
        <w:rPr>
          <w:noProof/>
        </w:rPr>
        <w:fldChar w:fldCharType="separate"/>
      </w:r>
      <w:ins w:id="217" w:author="v2srivas" w:date="2017-04-07T14:49:00Z">
        <w:r>
          <w:rPr>
            <w:noProof/>
          </w:rPr>
          <w:t>67</w:t>
        </w:r>
        <w:r>
          <w:rPr>
            <w:noProof/>
          </w:rPr>
          <w:fldChar w:fldCharType="end"/>
        </w:r>
      </w:ins>
    </w:p>
    <w:p w:rsidR="009A50F4" w:rsidDel="00602079" w:rsidRDefault="009A50F4">
      <w:pPr>
        <w:pStyle w:val="TOC1"/>
        <w:tabs>
          <w:tab w:val="right" w:leader="dot" w:pos="8990"/>
        </w:tabs>
        <w:rPr>
          <w:del w:id="218" w:author="v2srivas" w:date="2017-04-07T14:49:00Z"/>
          <w:rFonts w:asciiTheme="minorHAnsi" w:eastAsiaTheme="minorEastAsia" w:hAnsiTheme="minorHAnsi" w:cstheme="minorBidi"/>
          <w:noProof/>
          <w:szCs w:val="22"/>
          <w:lang w:val="en-CA" w:eastAsia="en-CA"/>
        </w:rPr>
      </w:pPr>
      <w:del w:id="219" w:author="v2srivas" w:date="2017-04-07T14:49:00Z">
        <w:r w:rsidDel="00602079">
          <w:rPr>
            <w:noProof/>
          </w:rPr>
          <w:delText>AUTHOR'S DECLARATION</w:delText>
        </w:r>
        <w:r w:rsidDel="00602079">
          <w:rPr>
            <w:noProof/>
          </w:rPr>
          <w:tab/>
          <w:delText>ii</w:delText>
        </w:r>
      </w:del>
    </w:p>
    <w:p w:rsidR="009A50F4" w:rsidDel="00602079" w:rsidRDefault="009A50F4">
      <w:pPr>
        <w:pStyle w:val="TOC1"/>
        <w:tabs>
          <w:tab w:val="right" w:leader="dot" w:pos="8990"/>
        </w:tabs>
        <w:rPr>
          <w:del w:id="220" w:author="v2srivas" w:date="2017-04-07T14:49:00Z"/>
          <w:rFonts w:asciiTheme="minorHAnsi" w:eastAsiaTheme="minorEastAsia" w:hAnsiTheme="minorHAnsi" w:cstheme="minorBidi"/>
          <w:noProof/>
          <w:szCs w:val="22"/>
          <w:lang w:val="en-CA" w:eastAsia="en-CA"/>
        </w:rPr>
      </w:pPr>
      <w:del w:id="221" w:author="v2srivas" w:date="2017-04-07T14:49:00Z">
        <w:r w:rsidDel="00602079">
          <w:rPr>
            <w:noProof/>
          </w:rPr>
          <w:delText>Abstract</w:delText>
        </w:r>
        <w:r w:rsidDel="00602079">
          <w:rPr>
            <w:noProof/>
          </w:rPr>
          <w:tab/>
          <w:delText>iii</w:delText>
        </w:r>
      </w:del>
    </w:p>
    <w:p w:rsidR="009A50F4" w:rsidDel="00602079" w:rsidRDefault="009A50F4">
      <w:pPr>
        <w:pStyle w:val="TOC1"/>
        <w:tabs>
          <w:tab w:val="right" w:leader="dot" w:pos="8990"/>
        </w:tabs>
        <w:rPr>
          <w:del w:id="222" w:author="v2srivas" w:date="2017-04-07T14:49:00Z"/>
          <w:rFonts w:asciiTheme="minorHAnsi" w:eastAsiaTheme="minorEastAsia" w:hAnsiTheme="minorHAnsi" w:cstheme="minorBidi"/>
          <w:noProof/>
          <w:szCs w:val="22"/>
          <w:lang w:val="en-CA" w:eastAsia="en-CA"/>
        </w:rPr>
      </w:pPr>
      <w:del w:id="223" w:author="v2srivas" w:date="2017-04-07T14:49:00Z">
        <w:r w:rsidDel="00602079">
          <w:rPr>
            <w:noProof/>
          </w:rPr>
          <w:delText>Acknowledgements</w:delText>
        </w:r>
        <w:r w:rsidDel="00602079">
          <w:rPr>
            <w:noProof/>
          </w:rPr>
          <w:tab/>
          <w:delText>iv</w:delText>
        </w:r>
      </w:del>
    </w:p>
    <w:p w:rsidR="009A50F4" w:rsidDel="00602079" w:rsidRDefault="009A50F4">
      <w:pPr>
        <w:pStyle w:val="TOC1"/>
        <w:tabs>
          <w:tab w:val="right" w:leader="dot" w:pos="8990"/>
        </w:tabs>
        <w:rPr>
          <w:del w:id="224" w:author="v2srivas" w:date="2017-04-07T14:49:00Z"/>
          <w:rFonts w:asciiTheme="minorHAnsi" w:eastAsiaTheme="minorEastAsia" w:hAnsiTheme="minorHAnsi" w:cstheme="minorBidi"/>
          <w:noProof/>
          <w:szCs w:val="22"/>
          <w:lang w:val="en-CA" w:eastAsia="en-CA"/>
        </w:rPr>
      </w:pPr>
      <w:del w:id="225" w:author="v2srivas" w:date="2017-04-07T14:49:00Z">
        <w:r w:rsidDel="00602079">
          <w:rPr>
            <w:noProof/>
          </w:rPr>
          <w:delText>Table of Contents</w:delText>
        </w:r>
        <w:r w:rsidDel="00602079">
          <w:rPr>
            <w:noProof/>
          </w:rPr>
          <w:tab/>
          <w:delText>v</w:delText>
        </w:r>
      </w:del>
    </w:p>
    <w:p w:rsidR="009A50F4" w:rsidDel="00602079" w:rsidRDefault="009A50F4">
      <w:pPr>
        <w:pStyle w:val="TOC1"/>
        <w:tabs>
          <w:tab w:val="right" w:leader="dot" w:pos="8990"/>
        </w:tabs>
        <w:rPr>
          <w:del w:id="226" w:author="v2srivas" w:date="2017-04-07T14:49:00Z"/>
          <w:rFonts w:asciiTheme="minorHAnsi" w:eastAsiaTheme="minorEastAsia" w:hAnsiTheme="minorHAnsi" w:cstheme="minorBidi"/>
          <w:noProof/>
          <w:szCs w:val="22"/>
          <w:lang w:val="en-CA" w:eastAsia="en-CA"/>
        </w:rPr>
      </w:pPr>
      <w:del w:id="227" w:author="v2srivas" w:date="2017-04-07T14:49:00Z">
        <w:r w:rsidDel="00602079">
          <w:rPr>
            <w:noProof/>
          </w:rPr>
          <w:delText>List of Figures</w:delText>
        </w:r>
        <w:r w:rsidDel="00602079">
          <w:rPr>
            <w:noProof/>
          </w:rPr>
          <w:tab/>
          <w:delText>viii</w:delText>
        </w:r>
      </w:del>
    </w:p>
    <w:p w:rsidR="009A50F4" w:rsidDel="00602079" w:rsidRDefault="009A50F4">
      <w:pPr>
        <w:pStyle w:val="TOC1"/>
        <w:tabs>
          <w:tab w:val="right" w:leader="dot" w:pos="8990"/>
        </w:tabs>
        <w:rPr>
          <w:del w:id="228" w:author="v2srivas" w:date="2017-04-07T14:49:00Z"/>
          <w:rFonts w:asciiTheme="minorHAnsi" w:eastAsiaTheme="minorEastAsia" w:hAnsiTheme="minorHAnsi" w:cstheme="minorBidi"/>
          <w:noProof/>
          <w:szCs w:val="22"/>
          <w:lang w:val="en-CA" w:eastAsia="en-CA"/>
        </w:rPr>
      </w:pPr>
      <w:del w:id="229" w:author="v2srivas" w:date="2017-04-07T14:49:00Z">
        <w:r w:rsidDel="00602079">
          <w:rPr>
            <w:noProof/>
          </w:rPr>
          <w:delText>List of Tables</w:delText>
        </w:r>
        <w:r w:rsidDel="00602079">
          <w:rPr>
            <w:noProof/>
          </w:rPr>
          <w:tab/>
          <w:delText>x</w:delText>
        </w:r>
      </w:del>
    </w:p>
    <w:p w:rsidR="009A50F4" w:rsidDel="00602079" w:rsidRDefault="009A50F4">
      <w:pPr>
        <w:pStyle w:val="TOC1"/>
        <w:tabs>
          <w:tab w:val="right" w:leader="dot" w:pos="8990"/>
        </w:tabs>
        <w:rPr>
          <w:del w:id="230" w:author="v2srivas" w:date="2017-04-07T14:49:00Z"/>
          <w:rFonts w:asciiTheme="minorHAnsi" w:eastAsiaTheme="minorEastAsia" w:hAnsiTheme="minorHAnsi" w:cstheme="minorBidi"/>
          <w:noProof/>
          <w:szCs w:val="22"/>
          <w:lang w:val="en-CA" w:eastAsia="en-CA"/>
        </w:rPr>
      </w:pPr>
      <w:del w:id="231" w:author="v2srivas" w:date="2017-04-07T14:49:00Z">
        <w:r w:rsidDel="00602079">
          <w:rPr>
            <w:noProof/>
          </w:rPr>
          <w:delText>Chapter 1 Introduction</w:delText>
        </w:r>
        <w:r w:rsidDel="00602079">
          <w:rPr>
            <w:noProof/>
          </w:rPr>
          <w:tab/>
          <w:delText>11</w:delText>
        </w:r>
      </w:del>
    </w:p>
    <w:p w:rsidR="009A50F4" w:rsidDel="00602079" w:rsidRDefault="009A50F4">
      <w:pPr>
        <w:pStyle w:val="TOC2"/>
        <w:tabs>
          <w:tab w:val="right" w:leader="dot" w:pos="8990"/>
        </w:tabs>
        <w:rPr>
          <w:del w:id="232" w:author="v2srivas" w:date="2017-04-07T14:49:00Z"/>
          <w:rFonts w:asciiTheme="minorHAnsi" w:eastAsiaTheme="minorEastAsia" w:hAnsiTheme="minorHAnsi" w:cstheme="minorBidi"/>
          <w:noProof/>
          <w:szCs w:val="22"/>
          <w:lang w:val="en-CA" w:eastAsia="en-CA"/>
        </w:rPr>
      </w:pPr>
      <w:del w:id="233" w:author="v2srivas" w:date="2017-04-07T14:49:00Z">
        <w:r w:rsidDel="00602079">
          <w:rPr>
            <w:noProof/>
          </w:rPr>
          <w:delText>1.1 Research Issue</w:delText>
        </w:r>
        <w:r w:rsidDel="00602079">
          <w:rPr>
            <w:noProof/>
          </w:rPr>
          <w:tab/>
          <w:delText>12</w:delText>
        </w:r>
      </w:del>
    </w:p>
    <w:p w:rsidR="009A50F4" w:rsidDel="00602079" w:rsidRDefault="009A50F4">
      <w:pPr>
        <w:pStyle w:val="TOC2"/>
        <w:tabs>
          <w:tab w:val="right" w:leader="dot" w:pos="8990"/>
        </w:tabs>
        <w:rPr>
          <w:del w:id="234" w:author="v2srivas" w:date="2017-04-07T14:49:00Z"/>
          <w:rFonts w:asciiTheme="minorHAnsi" w:eastAsiaTheme="minorEastAsia" w:hAnsiTheme="minorHAnsi" w:cstheme="minorBidi"/>
          <w:noProof/>
          <w:szCs w:val="22"/>
          <w:lang w:val="en-CA" w:eastAsia="en-CA"/>
        </w:rPr>
      </w:pPr>
      <w:del w:id="235" w:author="v2srivas" w:date="2017-04-07T14:49:00Z">
        <w:r w:rsidDel="00602079">
          <w:rPr>
            <w:noProof/>
          </w:rPr>
          <w:delText>1.2 Thesis Statement</w:delText>
        </w:r>
        <w:r w:rsidDel="00602079">
          <w:rPr>
            <w:noProof/>
          </w:rPr>
          <w:tab/>
          <w:delText>12</w:delText>
        </w:r>
      </w:del>
    </w:p>
    <w:p w:rsidR="009A50F4" w:rsidDel="00602079" w:rsidRDefault="009A50F4">
      <w:pPr>
        <w:pStyle w:val="TOC2"/>
        <w:tabs>
          <w:tab w:val="right" w:leader="dot" w:pos="8990"/>
        </w:tabs>
        <w:rPr>
          <w:del w:id="236" w:author="v2srivas" w:date="2017-04-07T14:49:00Z"/>
          <w:rFonts w:asciiTheme="minorHAnsi" w:eastAsiaTheme="minorEastAsia" w:hAnsiTheme="minorHAnsi" w:cstheme="minorBidi"/>
          <w:noProof/>
          <w:szCs w:val="22"/>
          <w:lang w:val="en-CA" w:eastAsia="en-CA"/>
        </w:rPr>
      </w:pPr>
      <w:del w:id="237" w:author="v2srivas" w:date="2017-04-07T14:49:00Z">
        <w:r w:rsidDel="00602079">
          <w:rPr>
            <w:noProof/>
          </w:rPr>
          <w:delText>1.3 Major Contributions</w:delText>
        </w:r>
        <w:r w:rsidDel="00602079">
          <w:rPr>
            <w:noProof/>
          </w:rPr>
          <w:tab/>
          <w:delText>13</w:delText>
        </w:r>
      </w:del>
    </w:p>
    <w:p w:rsidR="009A50F4" w:rsidDel="00602079" w:rsidRDefault="009A50F4">
      <w:pPr>
        <w:pStyle w:val="TOC2"/>
        <w:tabs>
          <w:tab w:val="right" w:leader="dot" w:pos="8990"/>
        </w:tabs>
        <w:rPr>
          <w:del w:id="238" w:author="v2srivas" w:date="2017-04-07T14:49:00Z"/>
          <w:rFonts w:asciiTheme="minorHAnsi" w:eastAsiaTheme="minorEastAsia" w:hAnsiTheme="minorHAnsi" w:cstheme="minorBidi"/>
          <w:noProof/>
          <w:szCs w:val="22"/>
          <w:lang w:val="en-CA" w:eastAsia="en-CA"/>
        </w:rPr>
      </w:pPr>
      <w:del w:id="239" w:author="v2srivas" w:date="2017-04-07T14:49:00Z">
        <w:r w:rsidDel="00602079">
          <w:rPr>
            <w:noProof/>
          </w:rPr>
          <w:delText>1.4 Thesis Organization</w:delText>
        </w:r>
        <w:r w:rsidDel="00602079">
          <w:rPr>
            <w:noProof/>
          </w:rPr>
          <w:tab/>
          <w:delText>13</w:delText>
        </w:r>
      </w:del>
    </w:p>
    <w:p w:rsidR="009A50F4" w:rsidDel="00602079" w:rsidRDefault="009A50F4">
      <w:pPr>
        <w:pStyle w:val="TOC1"/>
        <w:tabs>
          <w:tab w:val="right" w:leader="dot" w:pos="8990"/>
        </w:tabs>
        <w:rPr>
          <w:del w:id="240" w:author="v2srivas" w:date="2017-04-07T14:49:00Z"/>
          <w:rFonts w:asciiTheme="minorHAnsi" w:eastAsiaTheme="minorEastAsia" w:hAnsiTheme="minorHAnsi" w:cstheme="minorBidi"/>
          <w:noProof/>
          <w:szCs w:val="22"/>
          <w:lang w:val="en-CA" w:eastAsia="en-CA"/>
        </w:rPr>
      </w:pPr>
      <w:del w:id="241" w:author="v2srivas" w:date="2017-04-07T14:49:00Z">
        <w:r w:rsidDel="00602079">
          <w:rPr>
            <w:noProof/>
          </w:rPr>
          <w:delText>Chapter 2 Recommender Systems</w:delText>
        </w:r>
        <w:r w:rsidDel="00602079">
          <w:rPr>
            <w:noProof/>
          </w:rPr>
          <w:tab/>
          <w:delText>16</w:delText>
        </w:r>
      </w:del>
    </w:p>
    <w:p w:rsidR="009A50F4" w:rsidDel="00602079" w:rsidRDefault="009A50F4">
      <w:pPr>
        <w:pStyle w:val="TOC2"/>
        <w:tabs>
          <w:tab w:val="right" w:leader="dot" w:pos="8990"/>
        </w:tabs>
        <w:rPr>
          <w:del w:id="242" w:author="v2srivas" w:date="2017-04-07T14:49:00Z"/>
          <w:rFonts w:asciiTheme="minorHAnsi" w:eastAsiaTheme="minorEastAsia" w:hAnsiTheme="minorHAnsi" w:cstheme="minorBidi"/>
          <w:noProof/>
          <w:szCs w:val="22"/>
          <w:lang w:val="en-CA" w:eastAsia="en-CA"/>
        </w:rPr>
      </w:pPr>
      <w:del w:id="243" w:author="v2srivas" w:date="2017-04-07T14:49:00Z">
        <w:r w:rsidDel="00602079">
          <w:rPr>
            <w:noProof/>
          </w:rPr>
          <w:delText>2.1 Context-Aware Recommender Systems</w:delText>
        </w:r>
        <w:r w:rsidDel="00602079">
          <w:rPr>
            <w:noProof/>
          </w:rPr>
          <w:tab/>
          <w:delText>16</w:delText>
        </w:r>
      </w:del>
    </w:p>
    <w:p w:rsidR="009A50F4" w:rsidDel="00602079" w:rsidRDefault="009A50F4">
      <w:pPr>
        <w:pStyle w:val="TOC2"/>
        <w:tabs>
          <w:tab w:val="right" w:leader="dot" w:pos="8990"/>
        </w:tabs>
        <w:rPr>
          <w:del w:id="244" w:author="v2srivas" w:date="2017-04-07T14:49:00Z"/>
          <w:rFonts w:asciiTheme="minorHAnsi" w:eastAsiaTheme="minorEastAsia" w:hAnsiTheme="minorHAnsi" w:cstheme="minorBidi"/>
          <w:noProof/>
          <w:szCs w:val="22"/>
          <w:lang w:val="en-CA" w:eastAsia="en-CA"/>
        </w:rPr>
      </w:pPr>
      <w:del w:id="245" w:author="v2srivas" w:date="2017-04-07T14:49:00Z">
        <w:r w:rsidDel="00602079">
          <w:rPr>
            <w:noProof/>
          </w:rPr>
          <w:delText>2.2 Privacy in Recommender Systems</w:delText>
        </w:r>
        <w:r w:rsidDel="00602079">
          <w:rPr>
            <w:noProof/>
          </w:rPr>
          <w:tab/>
          <w:delText>17</w:delText>
        </w:r>
      </w:del>
    </w:p>
    <w:p w:rsidR="009A50F4" w:rsidDel="00602079" w:rsidRDefault="009A50F4">
      <w:pPr>
        <w:pStyle w:val="TOC2"/>
        <w:tabs>
          <w:tab w:val="right" w:leader="dot" w:pos="8990"/>
        </w:tabs>
        <w:rPr>
          <w:del w:id="246" w:author="v2srivas" w:date="2017-04-07T14:49:00Z"/>
          <w:rFonts w:asciiTheme="minorHAnsi" w:eastAsiaTheme="minorEastAsia" w:hAnsiTheme="minorHAnsi" w:cstheme="minorBidi"/>
          <w:noProof/>
          <w:szCs w:val="22"/>
          <w:lang w:val="en-CA" w:eastAsia="en-CA"/>
        </w:rPr>
      </w:pPr>
      <w:del w:id="247" w:author="v2srivas" w:date="2017-04-07T14:49:00Z">
        <w:r w:rsidRPr="002B38D1" w:rsidDel="00602079">
          <w:rPr>
            <w:noProof/>
            <w:lang w:val="en-CA"/>
          </w:rPr>
          <w:delText>2.3 Privacy Protection</w:delText>
        </w:r>
        <w:r w:rsidDel="00602079">
          <w:rPr>
            <w:noProof/>
          </w:rPr>
          <w:tab/>
          <w:delText>17</w:delText>
        </w:r>
      </w:del>
    </w:p>
    <w:p w:rsidR="009A50F4" w:rsidDel="00602079" w:rsidRDefault="009A50F4">
      <w:pPr>
        <w:pStyle w:val="TOC3"/>
        <w:tabs>
          <w:tab w:val="right" w:leader="dot" w:pos="8990"/>
        </w:tabs>
        <w:rPr>
          <w:del w:id="248" w:author="v2srivas" w:date="2017-04-07T14:49:00Z"/>
          <w:rFonts w:asciiTheme="minorHAnsi" w:eastAsiaTheme="minorEastAsia" w:hAnsiTheme="minorHAnsi" w:cstheme="minorBidi"/>
          <w:noProof/>
          <w:szCs w:val="22"/>
          <w:lang w:val="en-CA" w:eastAsia="en-CA"/>
        </w:rPr>
      </w:pPr>
      <w:del w:id="249" w:author="v2srivas" w:date="2017-04-07T14:49:00Z">
        <w:r w:rsidRPr="002B38D1" w:rsidDel="00602079">
          <w:rPr>
            <w:noProof/>
            <w:lang w:val="en-CA"/>
          </w:rPr>
          <w:delText xml:space="preserve">2.3.1 User </w:delText>
        </w:r>
      </w:del>
      <w:ins w:id="250" w:author="Paulo Alencar" w:date="2017-04-07T14:15:00Z">
        <w:del w:id="251" w:author="v2srivas" w:date="2017-04-07T14:49:00Z">
          <w:r w:rsidR="00D47DAC" w:rsidDel="00602079">
            <w:rPr>
              <w:noProof/>
              <w:lang w:val="en-CA"/>
            </w:rPr>
            <w:delText>C</w:delText>
          </w:r>
        </w:del>
      </w:ins>
      <w:del w:id="252" w:author="v2srivas" w:date="2017-04-07T14:49:00Z">
        <w:r w:rsidRPr="002B38D1" w:rsidDel="00602079">
          <w:rPr>
            <w:noProof/>
            <w:lang w:val="en-CA"/>
          </w:rPr>
          <w:delText>control</w:delText>
        </w:r>
        <w:r w:rsidDel="00602079">
          <w:rPr>
            <w:noProof/>
          </w:rPr>
          <w:tab/>
          <w:delText>17</w:delText>
        </w:r>
      </w:del>
    </w:p>
    <w:p w:rsidR="009A50F4" w:rsidDel="00602079" w:rsidRDefault="009A50F4">
      <w:pPr>
        <w:pStyle w:val="TOC2"/>
        <w:tabs>
          <w:tab w:val="right" w:leader="dot" w:pos="8990"/>
        </w:tabs>
        <w:rPr>
          <w:del w:id="253" w:author="v2srivas" w:date="2017-04-07T14:49:00Z"/>
          <w:rFonts w:asciiTheme="minorHAnsi" w:eastAsiaTheme="minorEastAsia" w:hAnsiTheme="minorHAnsi" w:cstheme="minorBidi"/>
          <w:noProof/>
          <w:szCs w:val="22"/>
          <w:lang w:val="en-CA" w:eastAsia="en-CA"/>
        </w:rPr>
      </w:pPr>
      <w:del w:id="254" w:author="v2srivas" w:date="2017-04-07T14:49:00Z">
        <w:r w:rsidRPr="002B38D1" w:rsidDel="00602079">
          <w:rPr>
            <w:noProof/>
            <w:lang w:val="en-CA"/>
          </w:rPr>
          <w:delText>2.4 Risk Aware Recommender Systems</w:delText>
        </w:r>
        <w:r w:rsidDel="00602079">
          <w:rPr>
            <w:noProof/>
          </w:rPr>
          <w:tab/>
          <w:delText>18</w:delText>
        </w:r>
      </w:del>
    </w:p>
    <w:p w:rsidR="009A50F4" w:rsidDel="00602079" w:rsidRDefault="009A50F4">
      <w:pPr>
        <w:pStyle w:val="TOC1"/>
        <w:tabs>
          <w:tab w:val="right" w:leader="dot" w:pos="8990"/>
        </w:tabs>
        <w:rPr>
          <w:del w:id="255" w:author="v2srivas" w:date="2017-04-07T14:49:00Z"/>
          <w:rFonts w:asciiTheme="minorHAnsi" w:eastAsiaTheme="minorEastAsia" w:hAnsiTheme="minorHAnsi" w:cstheme="minorBidi"/>
          <w:noProof/>
          <w:szCs w:val="22"/>
          <w:lang w:val="en-CA" w:eastAsia="en-CA"/>
        </w:rPr>
      </w:pPr>
      <w:del w:id="256" w:author="v2srivas" w:date="2017-04-07T14:49:00Z">
        <w:r w:rsidDel="00602079">
          <w:rPr>
            <w:noProof/>
          </w:rPr>
          <w:delText>Chapter 3 Related Work</w:delText>
        </w:r>
        <w:r w:rsidDel="00602079">
          <w:rPr>
            <w:noProof/>
          </w:rPr>
          <w:tab/>
          <w:delText>19</w:delText>
        </w:r>
      </w:del>
    </w:p>
    <w:p w:rsidR="009A50F4" w:rsidDel="00602079" w:rsidRDefault="009A50F4">
      <w:pPr>
        <w:pStyle w:val="TOC2"/>
        <w:tabs>
          <w:tab w:val="right" w:leader="dot" w:pos="8990"/>
        </w:tabs>
        <w:rPr>
          <w:del w:id="257" w:author="v2srivas" w:date="2017-04-07T14:49:00Z"/>
          <w:rFonts w:asciiTheme="minorHAnsi" w:eastAsiaTheme="minorEastAsia" w:hAnsiTheme="minorHAnsi" w:cstheme="minorBidi"/>
          <w:noProof/>
          <w:szCs w:val="22"/>
          <w:lang w:val="en-CA" w:eastAsia="en-CA"/>
        </w:rPr>
      </w:pPr>
      <w:del w:id="258" w:author="v2srivas" w:date="2017-04-07T14:49:00Z">
        <w:r w:rsidDel="00602079">
          <w:rPr>
            <w:noProof/>
          </w:rPr>
          <w:delText>3.1 Modelling Recommender Systems</w:delText>
        </w:r>
        <w:r w:rsidDel="00602079">
          <w:rPr>
            <w:noProof/>
          </w:rPr>
          <w:tab/>
          <w:delText>19</w:delText>
        </w:r>
      </w:del>
    </w:p>
    <w:p w:rsidR="009A50F4" w:rsidDel="00602079" w:rsidRDefault="009A50F4">
      <w:pPr>
        <w:pStyle w:val="TOC2"/>
        <w:tabs>
          <w:tab w:val="right" w:leader="dot" w:pos="8990"/>
        </w:tabs>
        <w:rPr>
          <w:del w:id="259" w:author="v2srivas" w:date="2017-04-07T14:49:00Z"/>
          <w:rFonts w:asciiTheme="minorHAnsi" w:eastAsiaTheme="minorEastAsia" w:hAnsiTheme="minorHAnsi" w:cstheme="minorBidi"/>
          <w:noProof/>
          <w:szCs w:val="22"/>
          <w:lang w:val="en-CA" w:eastAsia="en-CA"/>
        </w:rPr>
      </w:pPr>
      <w:del w:id="260" w:author="v2srivas" w:date="2017-04-07T14:49:00Z">
        <w:r w:rsidDel="00602079">
          <w:rPr>
            <w:noProof/>
          </w:rPr>
          <w:delText>3.2 Risk-Aware Recommender Systems</w:delText>
        </w:r>
        <w:r w:rsidDel="00602079">
          <w:rPr>
            <w:noProof/>
          </w:rPr>
          <w:tab/>
          <w:delText>19</w:delText>
        </w:r>
      </w:del>
    </w:p>
    <w:p w:rsidR="009A50F4" w:rsidDel="00602079" w:rsidRDefault="009A50F4">
      <w:pPr>
        <w:pStyle w:val="TOC2"/>
        <w:tabs>
          <w:tab w:val="right" w:leader="dot" w:pos="8990"/>
        </w:tabs>
        <w:rPr>
          <w:del w:id="261" w:author="v2srivas" w:date="2017-04-07T14:49:00Z"/>
          <w:rFonts w:asciiTheme="minorHAnsi" w:eastAsiaTheme="minorEastAsia" w:hAnsiTheme="minorHAnsi" w:cstheme="minorBidi"/>
          <w:noProof/>
          <w:szCs w:val="22"/>
          <w:lang w:val="en-CA" w:eastAsia="en-CA"/>
        </w:rPr>
      </w:pPr>
      <w:del w:id="262" w:author="v2srivas" w:date="2017-04-07T14:49:00Z">
        <w:r w:rsidDel="00602079">
          <w:rPr>
            <w:noProof/>
          </w:rPr>
          <w:delText>3.3 Privacy Preserving Recommender Systems</w:delText>
        </w:r>
        <w:r w:rsidDel="00602079">
          <w:rPr>
            <w:noProof/>
          </w:rPr>
          <w:tab/>
          <w:delText>19</w:delText>
        </w:r>
      </w:del>
    </w:p>
    <w:p w:rsidR="009A50F4" w:rsidDel="00602079" w:rsidRDefault="009A50F4">
      <w:pPr>
        <w:pStyle w:val="TOC2"/>
        <w:tabs>
          <w:tab w:val="right" w:leader="dot" w:pos="8990"/>
        </w:tabs>
        <w:rPr>
          <w:del w:id="263" w:author="v2srivas" w:date="2017-04-07T14:49:00Z"/>
          <w:rFonts w:asciiTheme="minorHAnsi" w:eastAsiaTheme="minorEastAsia" w:hAnsiTheme="minorHAnsi" w:cstheme="minorBidi"/>
          <w:noProof/>
          <w:szCs w:val="22"/>
          <w:lang w:val="en-CA" w:eastAsia="en-CA"/>
        </w:rPr>
      </w:pPr>
      <w:del w:id="264" w:author="v2srivas" w:date="2017-04-07T14:49:00Z">
        <w:r w:rsidDel="00602079">
          <w:rPr>
            <w:noProof/>
          </w:rPr>
          <w:delText>3.4 Privacy-Preserving Methodologies for Recommender Systems</w:delText>
        </w:r>
        <w:r w:rsidDel="00602079">
          <w:rPr>
            <w:noProof/>
          </w:rPr>
          <w:tab/>
          <w:delText>21</w:delText>
        </w:r>
      </w:del>
    </w:p>
    <w:p w:rsidR="009A50F4" w:rsidDel="00602079" w:rsidRDefault="009A50F4">
      <w:pPr>
        <w:pStyle w:val="TOC1"/>
        <w:tabs>
          <w:tab w:val="right" w:leader="dot" w:pos="8990"/>
        </w:tabs>
        <w:rPr>
          <w:del w:id="265" w:author="v2srivas" w:date="2017-04-07T14:49:00Z"/>
          <w:rFonts w:asciiTheme="minorHAnsi" w:eastAsiaTheme="minorEastAsia" w:hAnsiTheme="minorHAnsi" w:cstheme="minorBidi"/>
          <w:noProof/>
          <w:szCs w:val="22"/>
          <w:lang w:val="en-CA" w:eastAsia="en-CA"/>
        </w:rPr>
      </w:pPr>
      <w:del w:id="266" w:author="v2srivas" w:date="2017-04-07T14:49:00Z">
        <w:r w:rsidDel="00602079">
          <w:rPr>
            <w:noProof/>
          </w:rPr>
          <w:delText>Chapter 4 Proposed Approach</w:delText>
        </w:r>
        <w:r w:rsidDel="00602079">
          <w:rPr>
            <w:noProof/>
          </w:rPr>
          <w:tab/>
          <w:delText>22</w:delText>
        </w:r>
      </w:del>
    </w:p>
    <w:p w:rsidR="009A50F4" w:rsidDel="00602079" w:rsidRDefault="009A50F4">
      <w:pPr>
        <w:pStyle w:val="TOC2"/>
        <w:tabs>
          <w:tab w:val="right" w:leader="dot" w:pos="8990"/>
        </w:tabs>
        <w:rPr>
          <w:del w:id="267" w:author="v2srivas" w:date="2017-04-07T14:49:00Z"/>
          <w:rFonts w:asciiTheme="minorHAnsi" w:eastAsiaTheme="minorEastAsia" w:hAnsiTheme="minorHAnsi" w:cstheme="minorBidi"/>
          <w:noProof/>
          <w:szCs w:val="22"/>
          <w:lang w:val="en-CA" w:eastAsia="en-CA"/>
        </w:rPr>
      </w:pPr>
      <w:del w:id="268" w:author="v2srivas" w:date="2017-04-07T14:49:00Z">
        <w:r w:rsidDel="00602079">
          <w:rPr>
            <w:noProof/>
          </w:rPr>
          <w:delText>4.1 UML Diagrams</w:delText>
        </w:r>
        <w:r w:rsidDel="00602079">
          <w:rPr>
            <w:noProof/>
          </w:rPr>
          <w:tab/>
          <w:delText>25</w:delText>
        </w:r>
      </w:del>
    </w:p>
    <w:p w:rsidR="009A50F4" w:rsidDel="00602079" w:rsidRDefault="009A50F4">
      <w:pPr>
        <w:pStyle w:val="TOC3"/>
        <w:tabs>
          <w:tab w:val="right" w:leader="dot" w:pos="8990"/>
        </w:tabs>
        <w:rPr>
          <w:del w:id="269" w:author="v2srivas" w:date="2017-04-07T14:49:00Z"/>
          <w:rFonts w:asciiTheme="minorHAnsi" w:eastAsiaTheme="minorEastAsia" w:hAnsiTheme="minorHAnsi" w:cstheme="minorBidi"/>
          <w:noProof/>
          <w:szCs w:val="22"/>
          <w:lang w:val="en-CA" w:eastAsia="en-CA"/>
        </w:rPr>
      </w:pPr>
      <w:del w:id="270" w:author="v2srivas" w:date="2017-04-07T14:49:00Z">
        <w:r w:rsidDel="00602079">
          <w:rPr>
            <w:noProof/>
          </w:rPr>
          <w:delText>4.1.1 Activity Diagrams</w:delText>
        </w:r>
        <w:r w:rsidDel="00602079">
          <w:rPr>
            <w:noProof/>
          </w:rPr>
          <w:tab/>
          <w:delText>25</w:delText>
        </w:r>
      </w:del>
    </w:p>
    <w:p w:rsidR="009A50F4" w:rsidDel="00602079" w:rsidRDefault="009A50F4">
      <w:pPr>
        <w:pStyle w:val="TOC3"/>
        <w:tabs>
          <w:tab w:val="right" w:leader="dot" w:pos="8990"/>
        </w:tabs>
        <w:rPr>
          <w:del w:id="271" w:author="v2srivas" w:date="2017-04-07T14:49:00Z"/>
          <w:rFonts w:asciiTheme="minorHAnsi" w:eastAsiaTheme="minorEastAsia" w:hAnsiTheme="minorHAnsi" w:cstheme="minorBidi"/>
          <w:noProof/>
          <w:szCs w:val="22"/>
          <w:lang w:val="en-CA" w:eastAsia="en-CA"/>
        </w:rPr>
      </w:pPr>
      <w:del w:id="272" w:author="v2srivas" w:date="2017-04-07T14:49:00Z">
        <w:r w:rsidDel="00602079">
          <w:rPr>
            <w:noProof/>
          </w:rPr>
          <w:delText>4.1.2 Sequence Diagrams</w:delText>
        </w:r>
        <w:r w:rsidDel="00602079">
          <w:rPr>
            <w:noProof/>
          </w:rPr>
          <w:tab/>
          <w:delText>25</w:delText>
        </w:r>
      </w:del>
    </w:p>
    <w:p w:rsidR="009A50F4" w:rsidDel="00602079" w:rsidRDefault="009A50F4">
      <w:pPr>
        <w:pStyle w:val="TOC2"/>
        <w:tabs>
          <w:tab w:val="right" w:leader="dot" w:pos="8990"/>
        </w:tabs>
        <w:rPr>
          <w:del w:id="273" w:author="v2srivas" w:date="2017-04-07T14:49:00Z"/>
          <w:rFonts w:asciiTheme="minorHAnsi" w:eastAsiaTheme="minorEastAsia" w:hAnsiTheme="minorHAnsi" w:cstheme="minorBidi"/>
          <w:noProof/>
          <w:szCs w:val="22"/>
          <w:lang w:val="en-CA" w:eastAsia="en-CA"/>
        </w:rPr>
      </w:pPr>
      <w:del w:id="274" w:author="v2srivas" w:date="2017-04-07T14:49:00Z">
        <w:r w:rsidDel="00602079">
          <w:rPr>
            <w:noProof/>
          </w:rPr>
          <w:delText>4.2 Goal Model</w:delText>
        </w:r>
        <w:r w:rsidDel="00602079">
          <w:rPr>
            <w:noProof/>
          </w:rPr>
          <w:tab/>
          <w:delText>26</w:delText>
        </w:r>
      </w:del>
    </w:p>
    <w:p w:rsidR="009A50F4" w:rsidDel="00602079" w:rsidRDefault="009A50F4">
      <w:pPr>
        <w:pStyle w:val="TOC2"/>
        <w:tabs>
          <w:tab w:val="right" w:leader="dot" w:pos="8990"/>
        </w:tabs>
        <w:rPr>
          <w:del w:id="275" w:author="v2srivas" w:date="2017-04-07T14:49:00Z"/>
          <w:rFonts w:asciiTheme="minorHAnsi" w:eastAsiaTheme="minorEastAsia" w:hAnsiTheme="minorHAnsi" w:cstheme="minorBidi"/>
          <w:noProof/>
          <w:szCs w:val="22"/>
          <w:lang w:val="en-CA" w:eastAsia="en-CA"/>
        </w:rPr>
      </w:pPr>
      <w:del w:id="276" w:author="v2srivas" w:date="2017-04-07T14:49:00Z">
        <w:r w:rsidDel="00602079">
          <w:rPr>
            <w:noProof/>
          </w:rPr>
          <w:delText>4.3 Multi-agent System Model and System Description</w:delText>
        </w:r>
        <w:r w:rsidDel="00602079">
          <w:rPr>
            <w:noProof/>
          </w:rPr>
          <w:tab/>
          <w:delText>26</w:delText>
        </w:r>
      </w:del>
    </w:p>
    <w:p w:rsidR="009A50F4" w:rsidDel="00602079" w:rsidRDefault="009A50F4">
      <w:pPr>
        <w:pStyle w:val="TOC2"/>
        <w:tabs>
          <w:tab w:val="right" w:leader="dot" w:pos="8990"/>
        </w:tabs>
        <w:rPr>
          <w:del w:id="277" w:author="v2srivas" w:date="2017-04-07T14:49:00Z"/>
          <w:rFonts w:asciiTheme="minorHAnsi" w:eastAsiaTheme="minorEastAsia" w:hAnsiTheme="minorHAnsi" w:cstheme="minorBidi"/>
          <w:noProof/>
          <w:szCs w:val="22"/>
          <w:lang w:val="en-CA" w:eastAsia="en-CA"/>
        </w:rPr>
      </w:pPr>
      <w:del w:id="278" w:author="v2srivas" w:date="2017-04-07T14:49:00Z">
        <w:r w:rsidDel="00602079">
          <w:rPr>
            <w:noProof/>
          </w:rPr>
          <w:delText>4.4 Goal Models for the Subsystems</w:delText>
        </w:r>
        <w:r w:rsidDel="00602079">
          <w:rPr>
            <w:noProof/>
          </w:rPr>
          <w:tab/>
          <w:delText>29</w:delText>
        </w:r>
      </w:del>
    </w:p>
    <w:p w:rsidR="009A50F4" w:rsidDel="00602079" w:rsidRDefault="009A50F4">
      <w:pPr>
        <w:pStyle w:val="TOC3"/>
        <w:tabs>
          <w:tab w:val="right" w:leader="dot" w:pos="8990"/>
        </w:tabs>
        <w:rPr>
          <w:del w:id="279" w:author="v2srivas" w:date="2017-04-07T14:49:00Z"/>
          <w:rFonts w:asciiTheme="minorHAnsi" w:eastAsiaTheme="minorEastAsia" w:hAnsiTheme="minorHAnsi" w:cstheme="minorBidi"/>
          <w:noProof/>
          <w:szCs w:val="22"/>
          <w:lang w:val="en-CA" w:eastAsia="en-CA"/>
        </w:rPr>
      </w:pPr>
      <w:del w:id="280" w:author="v2srivas" w:date="2017-04-07T14:49:00Z">
        <w:r w:rsidDel="00602079">
          <w:rPr>
            <w:noProof/>
          </w:rPr>
          <w:delText>4.4.1 Goal Model: Data Subsystem</w:delText>
        </w:r>
        <w:r w:rsidDel="00602079">
          <w:rPr>
            <w:noProof/>
          </w:rPr>
          <w:tab/>
          <w:delText>29</w:delText>
        </w:r>
      </w:del>
    </w:p>
    <w:p w:rsidR="009A50F4" w:rsidDel="00602079" w:rsidRDefault="009A50F4">
      <w:pPr>
        <w:pStyle w:val="TOC3"/>
        <w:tabs>
          <w:tab w:val="right" w:leader="dot" w:pos="8990"/>
        </w:tabs>
        <w:rPr>
          <w:del w:id="281" w:author="v2srivas" w:date="2017-04-07T14:49:00Z"/>
          <w:rFonts w:asciiTheme="minorHAnsi" w:eastAsiaTheme="minorEastAsia" w:hAnsiTheme="minorHAnsi" w:cstheme="minorBidi"/>
          <w:noProof/>
          <w:szCs w:val="22"/>
          <w:lang w:val="en-CA" w:eastAsia="en-CA"/>
        </w:rPr>
      </w:pPr>
      <w:del w:id="282" w:author="v2srivas" w:date="2017-04-07T14:49:00Z">
        <w:r w:rsidDel="00602079">
          <w:rPr>
            <w:noProof/>
          </w:rPr>
          <w:delText>4.4.2 Goal Model: Privacy Subsystem</w:delText>
        </w:r>
        <w:r w:rsidDel="00602079">
          <w:rPr>
            <w:noProof/>
          </w:rPr>
          <w:tab/>
          <w:delText>30</w:delText>
        </w:r>
      </w:del>
    </w:p>
    <w:p w:rsidR="009A50F4" w:rsidDel="00602079" w:rsidRDefault="009A50F4">
      <w:pPr>
        <w:pStyle w:val="TOC3"/>
        <w:tabs>
          <w:tab w:val="right" w:leader="dot" w:pos="8990"/>
        </w:tabs>
        <w:rPr>
          <w:del w:id="283" w:author="v2srivas" w:date="2017-04-07T14:49:00Z"/>
          <w:rFonts w:asciiTheme="minorHAnsi" w:eastAsiaTheme="minorEastAsia" w:hAnsiTheme="minorHAnsi" w:cstheme="minorBidi"/>
          <w:noProof/>
          <w:szCs w:val="22"/>
          <w:lang w:val="en-CA" w:eastAsia="en-CA"/>
        </w:rPr>
      </w:pPr>
      <w:del w:id="284" w:author="v2srivas" w:date="2017-04-07T14:49:00Z">
        <w:r w:rsidDel="00602079">
          <w:rPr>
            <w:noProof/>
          </w:rPr>
          <w:delText>4.4.3 Goal Model: Risk Subsystem</w:delText>
        </w:r>
        <w:r w:rsidDel="00602079">
          <w:rPr>
            <w:noProof/>
          </w:rPr>
          <w:tab/>
          <w:delText>31</w:delText>
        </w:r>
      </w:del>
    </w:p>
    <w:p w:rsidR="009A50F4" w:rsidDel="00602079" w:rsidRDefault="009A50F4">
      <w:pPr>
        <w:pStyle w:val="TOC3"/>
        <w:tabs>
          <w:tab w:val="right" w:leader="dot" w:pos="8990"/>
        </w:tabs>
        <w:rPr>
          <w:del w:id="285" w:author="v2srivas" w:date="2017-04-07T14:49:00Z"/>
          <w:rFonts w:asciiTheme="minorHAnsi" w:eastAsiaTheme="minorEastAsia" w:hAnsiTheme="minorHAnsi" w:cstheme="minorBidi"/>
          <w:noProof/>
          <w:szCs w:val="22"/>
          <w:lang w:val="en-CA" w:eastAsia="en-CA"/>
        </w:rPr>
      </w:pPr>
      <w:del w:id="286" w:author="v2srivas" w:date="2017-04-07T14:49:00Z">
        <w:r w:rsidDel="00602079">
          <w:rPr>
            <w:noProof/>
          </w:rPr>
          <w:delText>4.4.4 Combined Goal Model of the System</w:delText>
        </w:r>
        <w:r w:rsidDel="00602079">
          <w:rPr>
            <w:noProof/>
          </w:rPr>
          <w:tab/>
          <w:delText>32</w:delText>
        </w:r>
      </w:del>
    </w:p>
    <w:p w:rsidR="009A50F4" w:rsidDel="00602079" w:rsidRDefault="009A50F4">
      <w:pPr>
        <w:pStyle w:val="TOC2"/>
        <w:tabs>
          <w:tab w:val="right" w:leader="dot" w:pos="8990"/>
        </w:tabs>
        <w:rPr>
          <w:del w:id="287" w:author="v2srivas" w:date="2017-04-07T14:49:00Z"/>
          <w:rFonts w:asciiTheme="minorHAnsi" w:eastAsiaTheme="minorEastAsia" w:hAnsiTheme="minorHAnsi" w:cstheme="minorBidi"/>
          <w:noProof/>
          <w:szCs w:val="22"/>
          <w:lang w:val="en-CA" w:eastAsia="en-CA"/>
        </w:rPr>
      </w:pPr>
      <w:del w:id="288" w:author="v2srivas" w:date="2017-04-07T14:49:00Z">
        <w:r w:rsidDel="00602079">
          <w:rPr>
            <w:noProof/>
          </w:rPr>
          <w:delText>4.5 Activity Models for the Subsystems</w:delText>
        </w:r>
        <w:r w:rsidDel="00602079">
          <w:rPr>
            <w:noProof/>
          </w:rPr>
          <w:tab/>
          <w:delText>34</w:delText>
        </w:r>
      </w:del>
    </w:p>
    <w:p w:rsidR="009A50F4" w:rsidDel="00602079" w:rsidRDefault="009A50F4">
      <w:pPr>
        <w:pStyle w:val="TOC3"/>
        <w:tabs>
          <w:tab w:val="right" w:leader="dot" w:pos="8990"/>
        </w:tabs>
        <w:rPr>
          <w:del w:id="289" w:author="v2srivas" w:date="2017-04-07T14:49:00Z"/>
          <w:rFonts w:asciiTheme="minorHAnsi" w:eastAsiaTheme="minorEastAsia" w:hAnsiTheme="minorHAnsi" w:cstheme="minorBidi"/>
          <w:noProof/>
          <w:szCs w:val="22"/>
          <w:lang w:val="en-CA" w:eastAsia="en-CA"/>
        </w:rPr>
      </w:pPr>
      <w:del w:id="290" w:author="v2srivas" w:date="2017-04-07T14:49:00Z">
        <w:r w:rsidDel="00602079">
          <w:rPr>
            <w:noProof/>
          </w:rPr>
          <w:delText>4.5.1 Activity Model: Data Subsystem</w:delText>
        </w:r>
        <w:r w:rsidDel="00602079">
          <w:rPr>
            <w:noProof/>
          </w:rPr>
          <w:tab/>
          <w:delText>34</w:delText>
        </w:r>
      </w:del>
    </w:p>
    <w:p w:rsidR="009A50F4" w:rsidDel="00602079" w:rsidRDefault="009A50F4">
      <w:pPr>
        <w:pStyle w:val="TOC3"/>
        <w:tabs>
          <w:tab w:val="right" w:leader="dot" w:pos="8990"/>
        </w:tabs>
        <w:rPr>
          <w:del w:id="291" w:author="v2srivas" w:date="2017-04-07T14:49:00Z"/>
          <w:rFonts w:asciiTheme="minorHAnsi" w:eastAsiaTheme="minorEastAsia" w:hAnsiTheme="minorHAnsi" w:cstheme="minorBidi"/>
          <w:noProof/>
          <w:szCs w:val="22"/>
          <w:lang w:val="en-CA" w:eastAsia="en-CA"/>
        </w:rPr>
      </w:pPr>
      <w:del w:id="292" w:author="v2srivas" w:date="2017-04-07T14:49:00Z">
        <w:r w:rsidDel="00602079">
          <w:rPr>
            <w:noProof/>
          </w:rPr>
          <w:delText>4.5.2 Activity Model: Privacy Subsystem</w:delText>
        </w:r>
        <w:r w:rsidDel="00602079">
          <w:rPr>
            <w:noProof/>
          </w:rPr>
          <w:tab/>
          <w:delText>35</w:delText>
        </w:r>
      </w:del>
    </w:p>
    <w:p w:rsidR="009A50F4" w:rsidDel="00602079" w:rsidRDefault="009A50F4">
      <w:pPr>
        <w:pStyle w:val="TOC3"/>
        <w:tabs>
          <w:tab w:val="right" w:leader="dot" w:pos="8990"/>
        </w:tabs>
        <w:rPr>
          <w:del w:id="293" w:author="v2srivas" w:date="2017-04-07T14:49:00Z"/>
          <w:rFonts w:asciiTheme="minorHAnsi" w:eastAsiaTheme="minorEastAsia" w:hAnsiTheme="minorHAnsi" w:cstheme="minorBidi"/>
          <w:noProof/>
          <w:szCs w:val="22"/>
          <w:lang w:val="en-CA" w:eastAsia="en-CA"/>
        </w:rPr>
      </w:pPr>
      <w:del w:id="294" w:author="v2srivas" w:date="2017-04-07T14:49:00Z">
        <w:r w:rsidDel="00602079">
          <w:rPr>
            <w:noProof/>
          </w:rPr>
          <w:delText>4.5.3 Activity Model: Risk Subsystem</w:delText>
        </w:r>
        <w:r w:rsidDel="00602079">
          <w:rPr>
            <w:noProof/>
          </w:rPr>
          <w:tab/>
          <w:delText>35</w:delText>
        </w:r>
      </w:del>
    </w:p>
    <w:p w:rsidR="009A50F4" w:rsidDel="00602079" w:rsidRDefault="009A50F4">
      <w:pPr>
        <w:pStyle w:val="TOC3"/>
        <w:tabs>
          <w:tab w:val="right" w:leader="dot" w:pos="8990"/>
        </w:tabs>
        <w:rPr>
          <w:del w:id="295" w:author="v2srivas" w:date="2017-04-07T14:49:00Z"/>
          <w:rFonts w:asciiTheme="minorHAnsi" w:eastAsiaTheme="minorEastAsia" w:hAnsiTheme="minorHAnsi" w:cstheme="minorBidi"/>
          <w:noProof/>
          <w:szCs w:val="22"/>
          <w:lang w:val="en-CA" w:eastAsia="en-CA"/>
        </w:rPr>
      </w:pPr>
      <w:del w:id="296" w:author="v2srivas" w:date="2017-04-07T14:49:00Z">
        <w:r w:rsidDel="00602079">
          <w:rPr>
            <w:noProof/>
          </w:rPr>
          <w:delText>4.5.4 Combined Activity Model for the System</w:delText>
        </w:r>
        <w:r w:rsidDel="00602079">
          <w:rPr>
            <w:noProof/>
          </w:rPr>
          <w:tab/>
          <w:delText>36</w:delText>
        </w:r>
      </w:del>
    </w:p>
    <w:p w:rsidR="009A50F4" w:rsidDel="00602079" w:rsidRDefault="009A50F4">
      <w:pPr>
        <w:pStyle w:val="TOC2"/>
        <w:tabs>
          <w:tab w:val="right" w:leader="dot" w:pos="8990"/>
        </w:tabs>
        <w:rPr>
          <w:del w:id="297" w:author="v2srivas" w:date="2017-04-07T14:49:00Z"/>
          <w:rFonts w:asciiTheme="minorHAnsi" w:eastAsiaTheme="minorEastAsia" w:hAnsiTheme="minorHAnsi" w:cstheme="minorBidi"/>
          <w:noProof/>
          <w:szCs w:val="22"/>
          <w:lang w:val="en-CA" w:eastAsia="en-CA"/>
        </w:rPr>
      </w:pPr>
      <w:del w:id="298" w:author="v2srivas" w:date="2017-04-07T14:49:00Z">
        <w:r w:rsidDel="00602079">
          <w:rPr>
            <w:noProof/>
          </w:rPr>
          <w:delText>4.6 Sequence Diagrams for the Subsystems</w:delText>
        </w:r>
        <w:r w:rsidDel="00602079">
          <w:rPr>
            <w:noProof/>
          </w:rPr>
          <w:tab/>
          <w:delText>38</w:delText>
        </w:r>
      </w:del>
    </w:p>
    <w:p w:rsidR="009A50F4" w:rsidDel="00602079" w:rsidRDefault="009A50F4">
      <w:pPr>
        <w:pStyle w:val="TOC3"/>
        <w:tabs>
          <w:tab w:val="right" w:leader="dot" w:pos="8990"/>
        </w:tabs>
        <w:rPr>
          <w:del w:id="299" w:author="v2srivas" w:date="2017-04-07T14:49:00Z"/>
          <w:rFonts w:asciiTheme="minorHAnsi" w:eastAsiaTheme="minorEastAsia" w:hAnsiTheme="minorHAnsi" w:cstheme="minorBidi"/>
          <w:noProof/>
          <w:szCs w:val="22"/>
          <w:lang w:val="en-CA" w:eastAsia="en-CA"/>
        </w:rPr>
      </w:pPr>
      <w:del w:id="300" w:author="v2srivas" w:date="2017-04-07T14:49:00Z">
        <w:r w:rsidDel="00602079">
          <w:rPr>
            <w:noProof/>
          </w:rPr>
          <w:delText>4.6.1 Sequence Diagrams: Data Subsystem</w:delText>
        </w:r>
        <w:r w:rsidDel="00602079">
          <w:rPr>
            <w:noProof/>
          </w:rPr>
          <w:tab/>
          <w:delText>38</w:delText>
        </w:r>
      </w:del>
    </w:p>
    <w:p w:rsidR="009A50F4" w:rsidDel="00602079" w:rsidRDefault="009A50F4">
      <w:pPr>
        <w:pStyle w:val="TOC3"/>
        <w:tabs>
          <w:tab w:val="right" w:leader="dot" w:pos="8990"/>
        </w:tabs>
        <w:rPr>
          <w:del w:id="301" w:author="v2srivas" w:date="2017-04-07T14:49:00Z"/>
          <w:rFonts w:asciiTheme="minorHAnsi" w:eastAsiaTheme="minorEastAsia" w:hAnsiTheme="minorHAnsi" w:cstheme="minorBidi"/>
          <w:noProof/>
          <w:szCs w:val="22"/>
          <w:lang w:val="en-CA" w:eastAsia="en-CA"/>
        </w:rPr>
      </w:pPr>
      <w:del w:id="302" w:author="v2srivas" w:date="2017-04-07T14:49:00Z">
        <w:r w:rsidDel="00602079">
          <w:rPr>
            <w:noProof/>
          </w:rPr>
          <w:delText>4.6.2 Sequence Diagram: Privacy Subsystem</w:delText>
        </w:r>
        <w:r w:rsidDel="00602079">
          <w:rPr>
            <w:noProof/>
          </w:rPr>
          <w:tab/>
          <w:delText>39</w:delText>
        </w:r>
      </w:del>
    </w:p>
    <w:p w:rsidR="009A50F4" w:rsidDel="00602079" w:rsidRDefault="009A50F4">
      <w:pPr>
        <w:pStyle w:val="TOC3"/>
        <w:tabs>
          <w:tab w:val="right" w:leader="dot" w:pos="8990"/>
        </w:tabs>
        <w:rPr>
          <w:del w:id="303" w:author="v2srivas" w:date="2017-04-07T14:49:00Z"/>
          <w:rFonts w:asciiTheme="minorHAnsi" w:eastAsiaTheme="minorEastAsia" w:hAnsiTheme="minorHAnsi" w:cstheme="minorBidi"/>
          <w:noProof/>
          <w:szCs w:val="22"/>
          <w:lang w:val="en-CA" w:eastAsia="en-CA"/>
        </w:rPr>
      </w:pPr>
      <w:del w:id="304" w:author="v2srivas" w:date="2017-04-07T14:49:00Z">
        <w:r w:rsidDel="00602079">
          <w:rPr>
            <w:noProof/>
          </w:rPr>
          <w:delText>4.6.3 Sequence Diagram: Risk Subsystem</w:delText>
        </w:r>
        <w:r w:rsidDel="00602079">
          <w:rPr>
            <w:noProof/>
          </w:rPr>
          <w:tab/>
          <w:delText>40</w:delText>
        </w:r>
      </w:del>
    </w:p>
    <w:p w:rsidR="009A50F4" w:rsidDel="00602079" w:rsidRDefault="009A50F4">
      <w:pPr>
        <w:pStyle w:val="TOC3"/>
        <w:tabs>
          <w:tab w:val="right" w:leader="dot" w:pos="8990"/>
        </w:tabs>
        <w:rPr>
          <w:del w:id="305" w:author="v2srivas" w:date="2017-04-07T14:49:00Z"/>
          <w:rFonts w:asciiTheme="minorHAnsi" w:eastAsiaTheme="minorEastAsia" w:hAnsiTheme="minorHAnsi" w:cstheme="minorBidi"/>
          <w:noProof/>
          <w:szCs w:val="22"/>
          <w:lang w:val="en-CA" w:eastAsia="en-CA"/>
        </w:rPr>
      </w:pPr>
      <w:del w:id="306" w:author="v2srivas" w:date="2017-04-07T14:49:00Z">
        <w:r w:rsidDel="00602079">
          <w:rPr>
            <w:noProof/>
          </w:rPr>
          <w:delText>4.6.4 Combined Sequence Diagram</w:delText>
        </w:r>
        <w:r w:rsidDel="00602079">
          <w:rPr>
            <w:noProof/>
          </w:rPr>
          <w:tab/>
          <w:delText>41</w:delText>
        </w:r>
      </w:del>
    </w:p>
    <w:p w:rsidR="009A50F4" w:rsidDel="00602079" w:rsidRDefault="009A50F4">
      <w:pPr>
        <w:pStyle w:val="TOC1"/>
        <w:tabs>
          <w:tab w:val="right" w:leader="dot" w:pos="8990"/>
        </w:tabs>
        <w:rPr>
          <w:del w:id="307" w:author="v2srivas" w:date="2017-04-07T14:49:00Z"/>
          <w:rFonts w:asciiTheme="minorHAnsi" w:eastAsiaTheme="minorEastAsia" w:hAnsiTheme="minorHAnsi" w:cstheme="minorBidi"/>
          <w:noProof/>
          <w:szCs w:val="22"/>
          <w:lang w:val="en-CA" w:eastAsia="en-CA"/>
        </w:rPr>
      </w:pPr>
      <w:del w:id="308" w:author="v2srivas" w:date="2017-04-07T14:49:00Z">
        <w:r w:rsidDel="00602079">
          <w:rPr>
            <w:noProof/>
          </w:rPr>
          <w:delText>Chapter 5 Case Study: A Job Recommender System</w:delText>
        </w:r>
        <w:r w:rsidDel="00602079">
          <w:rPr>
            <w:noProof/>
          </w:rPr>
          <w:tab/>
          <w:delText>42</w:delText>
        </w:r>
      </w:del>
    </w:p>
    <w:p w:rsidR="009A50F4" w:rsidDel="00602079" w:rsidRDefault="009A50F4">
      <w:pPr>
        <w:pStyle w:val="TOC2"/>
        <w:tabs>
          <w:tab w:val="right" w:leader="dot" w:pos="8990"/>
        </w:tabs>
        <w:rPr>
          <w:del w:id="309" w:author="v2srivas" w:date="2017-04-07T14:49:00Z"/>
          <w:rFonts w:asciiTheme="minorHAnsi" w:eastAsiaTheme="minorEastAsia" w:hAnsiTheme="minorHAnsi" w:cstheme="minorBidi"/>
          <w:noProof/>
          <w:szCs w:val="22"/>
          <w:lang w:val="en-CA" w:eastAsia="en-CA"/>
        </w:rPr>
      </w:pPr>
      <w:del w:id="310" w:author="v2srivas" w:date="2017-04-07T14:49:00Z">
        <w:r w:rsidDel="00602079">
          <w:rPr>
            <w:noProof/>
          </w:rPr>
          <w:delText>5.1 Problem Description</w:delText>
        </w:r>
        <w:r w:rsidDel="00602079">
          <w:rPr>
            <w:noProof/>
          </w:rPr>
          <w:tab/>
          <w:delText>42</w:delText>
        </w:r>
      </w:del>
    </w:p>
    <w:p w:rsidR="009A50F4" w:rsidDel="00602079" w:rsidRDefault="009A50F4">
      <w:pPr>
        <w:pStyle w:val="TOC2"/>
        <w:tabs>
          <w:tab w:val="right" w:leader="dot" w:pos="8990"/>
        </w:tabs>
        <w:rPr>
          <w:del w:id="311" w:author="v2srivas" w:date="2017-04-07T14:49:00Z"/>
          <w:rFonts w:asciiTheme="minorHAnsi" w:eastAsiaTheme="minorEastAsia" w:hAnsiTheme="minorHAnsi" w:cstheme="minorBidi"/>
          <w:noProof/>
          <w:szCs w:val="22"/>
          <w:lang w:val="en-CA" w:eastAsia="en-CA"/>
        </w:rPr>
      </w:pPr>
      <w:del w:id="312" w:author="v2srivas" w:date="2017-04-07T14:49:00Z">
        <w:r w:rsidDel="00602079">
          <w:rPr>
            <w:noProof/>
          </w:rPr>
          <w:delText>5.2 Approach</w:delText>
        </w:r>
        <w:r w:rsidDel="00602079">
          <w:rPr>
            <w:noProof/>
          </w:rPr>
          <w:tab/>
          <w:delText>45</w:delText>
        </w:r>
      </w:del>
    </w:p>
    <w:p w:rsidR="009A50F4" w:rsidDel="00602079" w:rsidRDefault="009A50F4">
      <w:pPr>
        <w:pStyle w:val="TOC2"/>
        <w:tabs>
          <w:tab w:val="right" w:leader="dot" w:pos="8990"/>
        </w:tabs>
        <w:rPr>
          <w:del w:id="313" w:author="v2srivas" w:date="2017-04-07T14:49:00Z"/>
          <w:rFonts w:asciiTheme="minorHAnsi" w:eastAsiaTheme="minorEastAsia" w:hAnsiTheme="minorHAnsi" w:cstheme="minorBidi"/>
          <w:noProof/>
          <w:szCs w:val="22"/>
          <w:lang w:val="en-CA" w:eastAsia="en-CA"/>
        </w:rPr>
      </w:pPr>
      <w:del w:id="314" w:author="v2srivas" w:date="2017-04-07T14:49:00Z">
        <w:r w:rsidDel="00602079">
          <w:rPr>
            <w:noProof/>
          </w:rPr>
          <w:delText>5.3 Goal Models of the Subsystems</w:delText>
        </w:r>
        <w:r w:rsidDel="00602079">
          <w:rPr>
            <w:noProof/>
          </w:rPr>
          <w:tab/>
          <w:delText>46</w:delText>
        </w:r>
      </w:del>
    </w:p>
    <w:p w:rsidR="009A50F4" w:rsidDel="00602079" w:rsidRDefault="009A50F4">
      <w:pPr>
        <w:pStyle w:val="TOC3"/>
        <w:tabs>
          <w:tab w:val="right" w:leader="dot" w:pos="8990"/>
        </w:tabs>
        <w:rPr>
          <w:del w:id="315" w:author="v2srivas" w:date="2017-04-07T14:49:00Z"/>
          <w:rFonts w:asciiTheme="minorHAnsi" w:eastAsiaTheme="minorEastAsia" w:hAnsiTheme="minorHAnsi" w:cstheme="minorBidi"/>
          <w:noProof/>
          <w:szCs w:val="22"/>
          <w:lang w:val="en-CA" w:eastAsia="en-CA"/>
        </w:rPr>
      </w:pPr>
      <w:del w:id="316" w:author="v2srivas" w:date="2017-04-07T14:49:00Z">
        <w:r w:rsidDel="00602079">
          <w:rPr>
            <w:noProof/>
          </w:rPr>
          <w:delText>5.3.1 Goal Model: Data Subsystem</w:delText>
        </w:r>
        <w:r w:rsidDel="00602079">
          <w:rPr>
            <w:noProof/>
          </w:rPr>
          <w:tab/>
          <w:delText>47</w:delText>
        </w:r>
      </w:del>
    </w:p>
    <w:p w:rsidR="009A50F4" w:rsidDel="00602079" w:rsidRDefault="009A50F4">
      <w:pPr>
        <w:pStyle w:val="TOC3"/>
        <w:tabs>
          <w:tab w:val="right" w:leader="dot" w:pos="8990"/>
        </w:tabs>
        <w:rPr>
          <w:del w:id="317" w:author="v2srivas" w:date="2017-04-07T14:49:00Z"/>
          <w:rFonts w:asciiTheme="minorHAnsi" w:eastAsiaTheme="minorEastAsia" w:hAnsiTheme="minorHAnsi" w:cstheme="minorBidi"/>
          <w:noProof/>
          <w:szCs w:val="22"/>
          <w:lang w:val="en-CA" w:eastAsia="en-CA"/>
        </w:rPr>
      </w:pPr>
      <w:del w:id="318" w:author="v2srivas" w:date="2017-04-07T14:49:00Z">
        <w:r w:rsidDel="00602079">
          <w:rPr>
            <w:noProof/>
          </w:rPr>
          <w:delText>5.3.2 Goal Model: Privacy Subsystem</w:delText>
        </w:r>
        <w:r w:rsidDel="00602079">
          <w:rPr>
            <w:noProof/>
          </w:rPr>
          <w:tab/>
          <w:delText>47</w:delText>
        </w:r>
      </w:del>
    </w:p>
    <w:p w:rsidR="009A50F4" w:rsidDel="00602079" w:rsidRDefault="009A50F4">
      <w:pPr>
        <w:pStyle w:val="TOC3"/>
        <w:tabs>
          <w:tab w:val="right" w:leader="dot" w:pos="8990"/>
        </w:tabs>
        <w:rPr>
          <w:del w:id="319" w:author="v2srivas" w:date="2017-04-07T14:49:00Z"/>
          <w:rFonts w:asciiTheme="minorHAnsi" w:eastAsiaTheme="minorEastAsia" w:hAnsiTheme="minorHAnsi" w:cstheme="minorBidi"/>
          <w:noProof/>
          <w:szCs w:val="22"/>
          <w:lang w:val="en-CA" w:eastAsia="en-CA"/>
        </w:rPr>
      </w:pPr>
      <w:del w:id="320" w:author="v2srivas" w:date="2017-04-07T14:49:00Z">
        <w:r w:rsidDel="00602079">
          <w:rPr>
            <w:noProof/>
          </w:rPr>
          <w:delText>5.3.3 Goal Model: Risk Subsystem</w:delText>
        </w:r>
        <w:r w:rsidDel="00602079">
          <w:rPr>
            <w:noProof/>
          </w:rPr>
          <w:tab/>
          <w:delText>48</w:delText>
        </w:r>
      </w:del>
    </w:p>
    <w:p w:rsidR="009A50F4" w:rsidDel="00602079" w:rsidRDefault="009A50F4">
      <w:pPr>
        <w:pStyle w:val="TOC3"/>
        <w:tabs>
          <w:tab w:val="right" w:leader="dot" w:pos="8990"/>
        </w:tabs>
        <w:rPr>
          <w:del w:id="321" w:author="v2srivas" w:date="2017-04-07T14:49:00Z"/>
          <w:rFonts w:asciiTheme="minorHAnsi" w:eastAsiaTheme="minorEastAsia" w:hAnsiTheme="minorHAnsi" w:cstheme="minorBidi"/>
          <w:noProof/>
          <w:szCs w:val="22"/>
          <w:lang w:val="en-CA" w:eastAsia="en-CA"/>
        </w:rPr>
      </w:pPr>
      <w:del w:id="322" w:author="v2srivas" w:date="2017-04-07T14:49:00Z">
        <w:r w:rsidDel="00602079">
          <w:rPr>
            <w:noProof/>
          </w:rPr>
          <w:delText>5.3.4 Combined Goal Model of the System</w:delText>
        </w:r>
        <w:r w:rsidDel="00602079">
          <w:rPr>
            <w:noProof/>
          </w:rPr>
          <w:tab/>
          <w:delText>49</w:delText>
        </w:r>
      </w:del>
    </w:p>
    <w:p w:rsidR="009A50F4" w:rsidDel="00602079" w:rsidRDefault="009A50F4">
      <w:pPr>
        <w:pStyle w:val="TOC2"/>
        <w:tabs>
          <w:tab w:val="right" w:leader="dot" w:pos="8990"/>
        </w:tabs>
        <w:rPr>
          <w:del w:id="323" w:author="v2srivas" w:date="2017-04-07T14:49:00Z"/>
          <w:rFonts w:asciiTheme="minorHAnsi" w:eastAsiaTheme="minorEastAsia" w:hAnsiTheme="minorHAnsi" w:cstheme="minorBidi"/>
          <w:noProof/>
          <w:szCs w:val="22"/>
          <w:lang w:val="en-CA" w:eastAsia="en-CA"/>
        </w:rPr>
      </w:pPr>
      <w:del w:id="324" w:author="v2srivas" w:date="2017-04-07T14:49:00Z">
        <w:r w:rsidDel="00602079">
          <w:rPr>
            <w:noProof/>
          </w:rPr>
          <w:delText>5.4 Activity Models of the Subsystems</w:delText>
        </w:r>
        <w:r w:rsidDel="00602079">
          <w:rPr>
            <w:noProof/>
          </w:rPr>
          <w:tab/>
          <w:delText>51</w:delText>
        </w:r>
      </w:del>
    </w:p>
    <w:p w:rsidR="009A50F4" w:rsidDel="00602079" w:rsidRDefault="009A50F4">
      <w:pPr>
        <w:pStyle w:val="TOC3"/>
        <w:tabs>
          <w:tab w:val="right" w:leader="dot" w:pos="8990"/>
        </w:tabs>
        <w:rPr>
          <w:del w:id="325" w:author="v2srivas" w:date="2017-04-07T14:49:00Z"/>
          <w:rFonts w:asciiTheme="minorHAnsi" w:eastAsiaTheme="minorEastAsia" w:hAnsiTheme="minorHAnsi" w:cstheme="minorBidi"/>
          <w:noProof/>
          <w:szCs w:val="22"/>
          <w:lang w:val="en-CA" w:eastAsia="en-CA"/>
        </w:rPr>
      </w:pPr>
      <w:del w:id="326" w:author="v2srivas" w:date="2017-04-07T14:49:00Z">
        <w:r w:rsidRPr="002B38D1" w:rsidDel="00602079">
          <w:rPr>
            <w:noProof/>
            <w:lang w:val="en-CA"/>
          </w:rPr>
          <w:delText>5.4.1 Activity Model: Data Subsystem</w:delText>
        </w:r>
        <w:r w:rsidDel="00602079">
          <w:rPr>
            <w:noProof/>
          </w:rPr>
          <w:tab/>
          <w:delText>51</w:delText>
        </w:r>
      </w:del>
    </w:p>
    <w:p w:rsidR="009A50F4" w:rsidDel="00602079" w:rsidRDefault="009A50F4">
      <w:pPr>
        <w:pStyle w:val="TOC3"/>
        <w:tabs>
          <w:tab w:val="right" w:leader="dot" w:pos="8990"/>
        </w:tabs>
        <w:rPr>
          <w:del w:id="327" w:author="v2srivas" w:date="2017-04-07T14:49:00Z"/>
          <w:rFonts w:asciiTheme="minorHAnsi" w:eastAsiaTheme="minorEastAsia" w:hAnsiTheme="minorHAnsi" w:cstheme="minorBidi"/>
          <w:noProof/>
          <w:szCs w:val="22"/>
          <w:lang w:val="en-CA" w:eastAsia="en-CA"/>
        </w:rPr>
      </w:pPr>
      <w:del w:id="328" w:author="v2srivas" w:date="2017-04-07T14:49:00Z">
        <w:r w:rsidRPr="002B38D1" w:rsidDel="00602079">
          <w:rPr>
            <w:noProof/>
            <w:lang w:val="en-CA"/>
          </w:rPr>
          <w:delText>5.4.2 Activity Model: Risk Subsystem</w:delText>
        </w:r>
        <w:r w:rsidDel="00602079">
          <w:rPr>
            <w:noProof/>
          </w:rPr>
          <w:tab/>
          <w:delText>52</w:delText>
        </w:r>
      </w:del>
    </w:p>
    <w:p w:rsidR="009A50F4" w:rsidDel="00602079" w:rsidRDefault="009A50F4">
      <w:pPr>
        <w:pStyle w:val="TOC3"/>
        <w:tabs>
          <w:tab w:val="right" w:leader="dot" w:pos="8990"/>
        </w:tabs>
        <w:rPr>
          <w:del w:id="329" w:author="v2srivas" w:date="2017-04-07T14:49:00Z"/>
          <w:rFonts w:asciiTheme="minorHAnsi" w:eastAsiaTheme="minorEastAsia" w:hAnsiTheme="minorHAnsi" w:cstheme="minorBidi"/>
          <w:noProof/>
          <w:szCs w:val="22"/>
          <w:lang w:val="en-CA" w:eastAsia="en-CA"/>
        </w:rPr>
      </w:pPr>
      <w:del w:id="330" w:author="v2srivas" w:date="2017-04-07T14:49:00Z">
        <w:r w:rsidRPr="002B38D1" w:rsidDel="00602079">
          <w:rPr>
            <w:noProof/>
            <w:lang w:val="en-CA"/>
          </w:rPr>
          <w:delText>5.4.3 Activity Model: Privacy Subsystem</w:delText>
        </w:r>
        <w:r w:rsidDel="00602079">
          <w:rPr>
            <w:noProof/>
          </w:rPr>
          <w:tab/>
          <w:delText>53</w:delText>
        </w:r>
      </w:del>
    </w:p>
    <w:p w:rsidR="009A50F4" w:rsidDel="00602079" w:rsidRDefault="009A50F4">
      <w:pPr>
        <w:pStyle w:val="TOC3"/>
        <w:tabs>
          <w:tab w:val="right" w:leader="dot" w:pos="8990"/>
        </w:tabs>
        <w:rPr>
          <w:del w:id="331" w:author="v2srivas" w:date="2017-04-07T14:49:00Z"/>
          <w:rFonts w:asciiTheme="minorHAnsi" w:eastAsiaTheme="minorEastAsia" w:hAnsiTheme="minorHAnsi" w:cstheme="minorBidi"/>
          <w:noProof/>
          <w:szCs w:val="22"/>
          <w:lang w:val="en-CA" w:eastAsia="en-CA"/>
        </w:rPr>
      </w:pPr>
      <w:del w:id="332" w:author="v2srivas" w:date="2017-04-07T14:49:00Z">
        <w:r w:rsidRPr="002B38D1" w:rsidDel="00602079">
          <w:rPr>
            <w:noProof/>
            <w:lang w:val="en-CA"/>
          </w:rPr>
          <w:delText>5.4.4 Combined Activity Model of the system</w:delText>
        </w:r>
        <w:r w:rsidDel="00602079">
          <w:rPr>
            <w:noProof/>
          </w:rPr>
          <w:tab/>
          <w:delText>53</w:delText>
        </w:r>
      </w:del>
    </w:p>
    <w:p w:rsidR="009A50F4" w:rsidDel="00602079" w:rsidRDefault="009A50F4">
      <w:pPr>
        <w:pStyle w:val="TOC2"/>
        <w:tabs>
          <w:tab w:val="right" w:leader="dot" w:pos="8990"/>
        </w:tabs>
        <w:rPr>
          <w:del w:id="333" w:author="v2srivas" w:date="2017-04-07T14:49:00Z"/>
          <w:rFonts w:asciiTheme="minorHAnsi" w:eastAsiaTheme="minorEastAsia" w:hAnsiTheme="minorHAnsi" w:cstheme="minorBidi"/>
          <w:noProof/>
          <w:szCs w:val="22"/>
          <w:lang w:val="en-CA" w:eastAsia="en-CA"/>
        </w:rPr>
      </w:pPr>
      <w:del w:id="334" w:author="v2srivas" w:date="2017-04-07T14:49:00Z">
        <w:r w:rsidRPr="002B38D1" w:rsidDel="00602079">
          <w:rPr>
            <w:noProof/>
            <w:lang w:val="en-CA"/>
          </w:rPr>
          <w:delText>5.5 Sequence Diagram for the Subsystems</w:delText>
        </w:r>
        <w:r w:rsidDel="00602079">
          <w:rPr>
            <w:noProof/>
          </w:rPr>
          <w:tab/>
          <w:delText>55</w:delText>
        </w:r>
      </w:del>
    </w:p>
    <w:p w:rsidR="009A50F4" w:rsidDel="00602079" w:rsidRDefault="009A50F4">
      <w:pPr>
        <w:pStyle w:val="TOC3"/>
        <w:tabs>
          <w:tab w:val="right" w:leader="dot" w:pos="8990"/>
        </w:tabs>
        <w:rPr>
          <w:del w:id="335" w:author="v2srivas" w:date="2017-04-07T14:49:00Z"/>
          <w:rFonts w:asciiTheme="minorHAnsi" w:eastAsiaTheme="minorEastAsia" w:hAnsiTheme="minorHAnsi" w:cstheme="minorBidi"/>
          <w:noProof/>
          <w:szCs w:val="22"/>
          <w:lang w:val="en-CA" w:eastAsia="en-CA"/>
        </w:rPr>
      </w:pPr>
      <w:del w:id="336" w:author="v2srivas" w:date="2017-04-07T14:49:00Z">
        <w:r w:rsidRPr="002B38D1" w:rsidDel="00602079">
          <w:rPr>
            <w:noProof/>
            <w:lang w:val="en-CA"/>
          </w:rPr>
          <w:delText>5.5.1 Sequence Diagram: Data Subsystem</w:delText>
        </w:r>
        <w:r w:rsidDel="00602079">
          <w:rPr>
            <w:noProof/>
          </w:rPr>
          <w:tab/>
          <w:delText>55</w:delText>
        </w:r>
      </w:del>
    </w:p>
    <w:p w:rsidR="009A50F4" w:rsidDel="00602079" w:rsidRDefault="009A50F4">
      <w:pPr>
        <w:pStyle w:val="TOC3"/>
        <w:tabs>
          <w:tab w:val="right" w:leader="dot" w:pos="8990"/>
        </w:tabs>
        <w:rPr>
          <w:del w:id="337" w:author="v2srivas" w:date="2017-04-07T14:49:00Z"/>
          <w:rFonts w:asciiTheme="minorHAnsi" w:eastAsiaTheme="minorEastAsia" w:hAnsiTheme="minorHAnsi" w:cstheme="minorBidi"/>
          <w:noProof/>
          <w:szCs w:val="22"/>
          <w:lang w:val="en-CA" w:eastAsia="en-CA"/>
        </w:rPr>
      </w:pPr>
      <w:del w:id="338" w:author="v2srivas" w:date="2017-04-07T14:49:00Z">
        <w:r w:rsidRPr="002B38D1" w:rsidDel="00602079">
          <w:rPr>
            <w:noProof/>
            <w:lang w:val="en-CA"/>
          </w:rPr>
          <w:delText>5.5.2 Sequence Diagram: Risk Subsystem</w:delText>
        </w:r>
        <w:r w:rsidDel="00602079">
          <w:rPr>
            <w:noProof/>
          </w:rPr>
          <w:tab/>
          <w:delText>56</w:delText>
        </w:r>
      </w:del>
    </w:p>
    <w:p w:rsidR="009A50F4" w:rsidDel="00602079" w:rsidRDefault="009A50F4">
      <w:pPr>
        <w:pStyle w:val="TOC3"/>
        <w:tabs>
          <w:tab w:val="right" w:leader="dot" w:pos="8990"/>
        </w:tabs>
        <w:rPr>
          <w:del w:id="339" w:author="v2srivas" w:date="2017-04-07T14:49:00Z"/>
          <w:rFonts w:asciiTheme="minorHAnsi" w:eastAsiaTheme="minorEastAsia" w:hAnsiTheme="minorHAnsi" w:cstheme="minorBidi"/>
          <w:noProof/>
          <w:szCs w:val="22"/>
          <w:lang w:val="en-CA" w:eastAsia="en-CA"/>
        </w:rPr>
      </w:pPr>
      <w:del w:id="340" w:author="v2srivas" w:date="2017-04-07T14:49:00Z">
        <w:r w:rsidRPr="002B38D1" w:rsidDel="00602079">
          <w:rPr>
            <w:noProof/>
            <w:lang w:val="en-CA"/>
          </w:rPr>
          <w:delText>5.5.3 Sequence Diagram: Privacy Subsystem</w:delText>
        </w:r>
        <w:r w:rsidDel="00602079">
          <w:rPr>
            <w:noProof/>
          </w:rPr>
          <w:tab/>
          <w:delText>56</w:delText>
        </w:r>
      </w:del>
    </w:p>
    <w:p w:rsidR="009A50F4" w:rsidDel="00602079" w:rsidRDefault="009A50F4">
      <w:pPr>
        <w:pStyle w:val="TOC3"/>
        <w:tabs>
          <w:tab w:val="right" w:leader="dot" w:pos="8990"/>
        </w:tabs>
        <w:rPr>
          <w:del w:id="341" w:author="v2srivas" w:date="2017-04-07T14:49:00Z"/>
          <w:rFonts w:asciiTheme="minorHAnsi" w:eastAsiaTheme="minorEastAsia" w:hAnsiTheme="minorHAnsi" w:cstheme="minorBidi"/>
          <w:noProof/>
          <w:szCs w:val="22"/>
          <w:lang w:val="en-CA" w:eastAsia="en-CA"/>
        </w:rPr>
      </w:pPr>
      <w:del w:id="342" w:author="v2srivas" w:date="2017-04-07T14:49:00Z">
        <w:r w:rsidRPr="002B38D1" w:rsidDel="00602079">
          <w:rPr>
            <w:noProof/>
            <w:lang w:val="en-CA"/>
          </w:rPr>
          <w:delText>5.5.4 Combined Sequence Diagram of the System</w:delText>
        </w:r>
        <w:r w:rsidDel="00602079">
          <w:rPr>
            <w:noProof/>
          </w:rPr>
          <w:tab/>
          <w:delText>57</w:delText>
        </w:r>
      </w:del>
    </w:p>
    <w:p w:rsidR="009A50F4" w:rsidDel="00602079" w:rsidRDefault="009A50F4">
      <w:pPr>
        <w:pStyle w:val="TOC1"/>
        <w:tabs>
          <w:tab w:val="right" w:leader="dot" w:pos="8990"/>
        </w:tabs>
        <w:rPr>
          <w:del w:id="343" w:author="v2srivas" w:date="2017-04-07T14:49:00Z"/>
          <w:rFonts w:asciiTheme="minorHAnsi" w:eastAsiaTheme="minorEastAsia" w:hAnsiTheme="minorHAnsi" w:cstheme="minorBidi"/>
          <w:noProof/>
          <w:szCs w:val="22"/>
          <w:lang w:val="en-CA" w:eastAsia="en-CA"/>
        </w:rPr>
      </w:pPr>
      <w:del w:id="344" w:author="v2srivas" w:date="2017-04-07T14:49:00Z">
        <w:r w:rsidDel="00602079">
          <w:rPr>
            <w:noProof/>
          </w:rPr>
          <w:delText>Chapter 6 Conclusions and Future Work</w:delText>
        </w:r>
        <w:r w:rsidDel="00602079">
          <w:rPr>
            <w:noProof/>
          </w:rPr>
          <w:tab/>
          <w:delText>59</w:delText>
        </w:r>
      </w:del>
    </w:p>
    <w:p w:rsidR="009A50F4" w:rsidDel="00602079" w:rsidRDefault="009A50F4">
      <w:pPr>
        <w:pStyle w:val="TOC2"/>
        <w:tabs>
          <w:tab w:val="right" w:leader="dot" w:pos="8990"/>
        </w:tabs>
        <w:rPr>
          <w:del w:id="345" w:author="v2srivas" w:date="2017-04-07T14:49:00Z"/>
          <w:rFonts w:asciiTheme="minorHAnsi" w:eastAsiaTheme="minorEastAsia" w:hAnsiTheme="minorHAnsi" w:cstheme="minorBidi"/>
          <w:noProof/>
          <w:szCs w:val="22"/>
          <w:lang w:val="en-CA" w:eastAsia="en-CA"/>
        </w:rPr>
      </w:pPr>
      <w:del w:id="346" w:author="v2srivas" w:date="2017-04-07T14:49:00Z">
        <w:r w:rsidDel="00602079">
          <w:rPr>
            <w:noProof/>
          </w:rPr>
          <w:delText>6.1 Conclusions</w:delText>
        </w:r>
        <w:r w:rsidDel="00602079">
          <w:rPr>
            <w:noProof/>
          </w:rPr>
          <w:tab/>
          <w:delText>59</w:delText>
        </w:r>
      </w:del>
    </w:p>
    <w:p w:rsidR="009A50F4" w:rsidDel="00602079" w:rsidRDefault="009A50F4">
      <w:pPr>
        <w:pStyle w:val="TOC2"/>
        <w:tabs>
          <w:tab w:val="right" w:leader="dot" w:pos="8990"/>
        </w:tabs>
        <w:rPr>
          <w:del w:id="347" w:author="v2srivas" w:date="2017-04-07T14:49:00Z"/>
          <w:rFonts w:asciiTheme="minorHAnsi" w:eastAsiaTheme="minorEastAsia" w:hAnsiTheme="minorHAnsi" w:cstheme="minorBidi"/>
          <w:noProof/>
          <w:szCs w:val="22"/>
          <w:lang w:val="en-CA" w:eastAsia="en-CA"/>
        </w:rPr>
      </w:pPr>
      <w:del w:id="348" w:author="v2srivas" w:date="2017-04-07T14:49:00Z">
        <w:r w:rsidDel="00602079">
          <w:rPr>
            <w:noProof/>
          </w:rPr>
          <w:delText>6.2 Future Work</w:delText>
        </w:r>
        <w:r w:rsidDel="00602079">
          <w:rPr>
            <w:noProof/>
          </w:rPr>
          <w:tab/>
          <w:delText>59</w:delText>
        </w:r>
      </w:del>
    </w:p>
    <w:p w:rsidR="009A50F4" w:rsidDel="00602079" w:rsidRDefault="009A50F4">
      <w:pPr>
        <w:pStyle w:val="TOC2"/>
        <w:tabs>
          <w:tab w:val="right" w:leader="dot" w:pos="8990"/>
        </w:tabs>
        <w:rPr>
          <w:del w:id="349" w:author="v2srivas" w:date="2017-04-07T14:49:00Z"/>
          <w:rFonts w:asciiTheme="minorHAnsi" w:eastAsiaTheme="minorEastAsia" w:hAnsiTheme="minorHAnsi" w:cstheme="minorBidi"/>
          <w:noProof/>
          <w:szCs w:val="22"/>
          <w:lang w:val="en-CA" w:eastAsia="en-CA"/>
        </w:rPr>
      </w:pPr>
      <w:del w:id="350" w:author="v2srivas" w:date="2017-04-07T14:49:00Z">
        <w:r w:rsidDel="00602079">
          <w:rPr>
            <w:noProof/>
          </w:rPr>
          <w:delText>6.3 Limitations</w:delText>
        </w:r>
        <w:r w:rsidDel="00602079">
          <w:rPr>
            <w:noProof/>
          </w:rPr>
          <w:tab/>
          <w:delText>60</w:delText>
        </w:r>
      </w:del>
    </w:p>
    <w:p w:rsidR="009A50F4" w:rsidDel="00602079" w:rsidRDefault="009A50F4">
      <w:pPr>
        <w:pStyle w:val="TOC1"/>
        <w:tabs>
          <w:tab w:val="right" w:leader="dot" w:pos="8990"/>
        </w:tabs>
        <w:rPr>
          <w:del w:id="351" w:author="v2srivas" w:date="2017-04-07T14:49:00Z"/>
          <w:rFonts w:asciiTheme="minorHAnsi" w:eastAsiaTheme="minorEastAsia" w:hAnsiTheme="minorHAnsi" w:cstheme="minorBidi"/>
          <w:noProof/>
          <w:szCs w:val="22"/>
          <w:lang w:val="en-CA" w:eastAsia="en-CA"/>
        </w:rPr>
      </w:pPr>
      <w:del w:id="352" w:author="v2srivas" w:date="2017-04-07T14:49:00Z">
        <w:r w:rsidDel="00602079">
          <w:rPr>
            <w:noProof/>
          </w:rPr>
          <w:delText>Appendix</w:delText>
        </w:r>
        <w:r w:rsidDel="00602079">
          <w:rPr>
            <w:noProof/>
          </w:rPr>
          <w:tab/>
          <w:delText>61</w:delText>
        </w:r>
      </w:del>
    </w:p>
    <w:p w:rsidR="009A50F4" w:rsidDel="00602079" w:rsidRDefault="009A50F4">
      <w:pPr>
        <w:pStyle w:val="TOC3"/>
        <w:tabs>
          <w:tab w:val="right" w:leader="dot" w:pos="8990"/>
        </w:tabs>
        <w:rPr>
          <w:del w:id="353" w:author="v2srivas" w:date="2017-04-07T14:49:00Z"/>
          <w:rFonts w:asciiTheme="minorHAnsi" w:eastAsiaTheme="minorEastAsia" w:hAnsiTheme="minorHAnsi" w:cstheme="minorBidi"/>
          <w:noProof/>
          <w:szCs w:val="22"/>
          <w:lang w:val="en-CA" w:eastAsia="en-CA"/>
        </w:rPr>
      </w:pPr>
      <w:del w:id="354" w:author="v2srivas" w:date="2017-04-07T14:49:00Z">
        <w:r w:rsidDel="00602079">
          <w:rPr>
            <w:noProof/>
          </w:rPr>
          <w:delText xml:space="preserve">Privacy </w:delText>
        </w:r>
      </w:del>
      <w:ins w:id="355" w:author="Paulo Alencar" w:date="2017-04-07T14:20:00Z">
        <w:del w:id="356" w:author="v2srivas" w:date="2017-04-07T14:49:00Z">
          <w:r w:rsidR="00D47DAC" w:rsidDel="00602079">
            <w:rPr>
              <w:noProof/>
            </w:rPr>
            <w:delText>S</w:delText>
          </w:r>
        </w:del>
      </w:ins>
      <w:del w:id="357" w:author="v2srivas" w:date="2017-04-07T14:49:00Z">
        <w:r w:rsidDel="00602079">
          <w:rPr>
            <w:noProof/>
          </w:rPr>
          <w:delText xml:space="preserve">scope of a </w:delText>
        </w:r>
      </w:del>
      <w:ins w:id="358" w:author="Paulo Alencar" w:date="2017-04-07T14:21:00Z">
        <w:del w:id="359" w:author="v2srivas" w:date="2017-04-07T14:49:00Z">
          <w:r w:rsidR="00D47DAC" w:rsidDel="00602079">
            <w:rPr>
              <w:noProof/>
            </w:rPr>
            <w:delText>System</w:delText>
          </w:r>
        </w:del>
      </w:ins>
      <w:del w:id="360" w:author="v2srivas" w:date="2017-04-07T14:49:00Z">
        <w:r w:rsidDel="00602079">
          <w:rPr>
            <w:noProof/>
          </w:rPr>
          <w:delText>system</w:delText>
        </w:r>
        <w:r w:rsidDel="00602079">
          <w:rPr>
            <w:noProof/>
          </w:rPr>
          <w:tab/>
          <w:delText>61</w:delText>
        </w:r>
      </w:del>
    </w:p>
    <w:p w:rsidR="009A50F4" w:rsidDel="00602079" w:rsidRDefault="009A50F4">
      <w:pPr>
        <w:pStyle w:val="TOC3"/>
        <w:tabs>
          <w:tab w:val="right" w:leader="dot" w:pos="8990"/>
        </w:tabs>
        <w:rPr>
          <w:del w:id="361" w:author="v2srivas" w:date="2017-04-07T14:49:00Z"/>
          <w:rFonts w:asciiTheme="minorHAnsi" w:eastAsiaTheme="minorEastAsia" w:hAnsiTheme="minorHAnsi" w:cstheme="minorBidi"/>
          <w:noProof/>
          <w:szCs w:val="22"/>
          <w:lang w:val="en-CA" w:eastAsia="en-CA"/>
        </w:rPr>
      </w:pPr>
      <w:del w:id="362" w:author="v2srivas" w:date="2017-04-07T14:49:00Z">
        <w:r w:rsidDel="00602079">
          <w:rPr>
            <w:noProof/>
          </w:rPr>
          <w:delText xml:space="preserve">Contextual </w:delText>
        </w:r>
      </w:del>
      <w:ins w:id="363" w:author="Paulo Alencar" w:date="2017-04-07T14:21:00Z">
        <w:del w:id="364" w:author="v2srivas" w:date="2017-04-07T14:49:00Z">
          <w:r w:rsidR="00D47DAC" w:rsidDel="00602079">
            <w:rPr>
              <w:noProof/>
            </w:rPr>
            <w:delText>R</w:delText>
          </w:r>
        </w:del>
      </w:ins>
      <w:del w:id="365" w:author="v2srivas" w:date="2017-04-07T14:49:00Z">
        <w:r w:rsidDel="00602079">
          <w:rPr>
            <w:noProof/>
          </w:rPr>
          <w:delText xml:space="preserve">risk </w:delText>
        </w:r>
      </w:del>
      <w:ins w:id="366" w:author="Paulo Alencar" w:date="2017-04-07T14:21:00Z">
        <w:del w:id="367" w:author="v2srivas" w:date="2017-04-07T14:49:00Z">
          <w:r w:rsidR="00D47DAC" w:rsidDel="00602079">
            <w:rPr>
              <w:noProof/>
            </w:rPr>
            <w:delText>S</w:delText>
          </w:r>
        </w:del>
      </w:ins>
      <w:del w:id="368" w:author="v2srivas" w:date="2017-04-07T14:49:00Z">
        <w:r w:rsidDel="00602079">
          <w:rPr>
            <w:noProof/>
          </w:rPr>
          <w:delText>scope</w:delText>
        </w:r>
        <w:r w:rsidDel="00602079">
          <w:rPr>
            <w:noProof/>
          </w:rPr>
          <w:tab/>
          <w:delText>62</w:delText>
        </w:r>
      </w:del>
    </w:p>
    <w:p w:rsidR="009A50F4" w:rsidDel="00602079" w:rsidRDefault="009A50F4">
      <w:pPr>
        <w:pStyle w:val="TOC3"/>
        <w:tabs>
          <w:tab w:val="right" w:leader="dot" w:pos="8990"/>
        </w:tabs>
        <w:rPr>
          <w:del w:id="369" w:author="v2srivas" w:date="2017-04-07T14:49:00Z"/>
          <w:rFonts w:asciiTheme="minorHAnsi" w:eastAsiaTheme="minorEastAsia" w:hAnsiTheme="minorHAnsi" w:cstheme="minorBidi"/>
          <w:noProof/>
          <w:szCs w:val="22"/>
          <w:lang w:val="en-CA" w:eastAsia="en-CA"/>
        </w:rPr>
      </w:pPr>
      <w:del w:id="370" w:author="v2srivas" w:date="2017-04-07T14:49:00Z">
        <w:r w:rsidDel="00602079">
          <w:rPr>
            <w:noProof/>
          </w:rPr>
          <w:delText>Explanation of a Multidimensional RS Diagram</w:delText>
        </w:r>
        <w:r w:rsidDel="00602079">
          <w:rPr>
            <w:noProof/>
          </w:rPr>
          <w:tab/>
          <w:delText>63</w:delText>
        </w:r>
      </w:del>
    </w:p>
    <w:p w:rsidR="009A50F4" w:rsidDel="00602079" w:rsidRDefault="009A50F4">
      <w:pPr>
        <w:pStyle w:val="TOC3"/>
        <w:tabs>
          <w:tab w:val="right" w:leader="dot" w:pos="8990"/>
        </w:tabs>
        <w:rPr>
          <w:del w:id="371" w:author="v2srivas" w:date="2017-04-07T14:49:00Z"/>
          <w:rFonts w:asciiTheme="minorHAnsi" w:eastAsiaTheme="minorEastAsia" w:hAnsiTheme="minorHAnsi" w:cstheme="minorBidi"/>
          <w:noProof/>
          <w:szCs w:val="22"/>
          <w:lang w:val="en-CA" w:eastAsia="en-CA"/>
        </w:rPr>
      </w:pPr>
      <w:del w:id="372" w:author="v2srivas" w:date="2017-04-07T14:49:00Z">
        <w:r w:rsidDel="00602079">
          <w:rPr>
            <w:noProof/>
          </w:rPr>
          <w:delText>Applying the Evaluation Method to the Case Study</w:delText>
        </w:r>
        <w:r w:rsidDel="00602079">
          <w:rPr>
            <w:noProof/>
          </w:rPr>
          <w:tab/>
          <w:delText>65</w:delText>
        </w:r>
      </w:del>
    </w:p>
    <w:p w:rsidR="009A50F4" w:rsidDel="00602079" w:rsidRDefault="009A50F4">
      <w:pPr>
        <w:pStyle w:val="TOC1"/>
        <w:tabs>
          <w:tab w:val="right" w:leader="dot" w:pos="8990"/>
        </w:tabs>
        <w:rPr>
          <w:del w:id="373" w:author="v2srivas" w:date="2017-04-07T14:49:00Z"/>
          <w:rFonts w:asciiTheme="minorHAnsi" w:eastAsiaTheme="minorEastAsia" w:hAnsiTheme="minorHAnsi" w:cstheme="minorBidi"/>
          <w:noProof/>
          <w:szCs w:val="22"/>
          <w:lang w:val="en-CA" w:eastAsia="en-CA"/>
        </w:rPr>
      </w:pPr>
      <w:del w:id="374" w:author="v2srivas" w:date="2017-04-07T14:49:00Z">
        <w:r w:rsidDel="00602079">
          <w:rPr>
            <w:noProof/>
          </w:rPr>
          <w:delText>Bibliography</w:delText>
        </w:r>
        <w:r w:rsidDel="00602079">
          <w:rPr>
            <w:noProof/>
          </w:rPr>
          <w:tab/>
          <w:delText>67</w:delText>
        </w:r>
      </w:del>
    </w:p>
    <w:p w:rsidR="00D52E25" w:rsidRDefault="00D52E25" w:rsidP="00D52E25">
      <w:pPr>
        <w:sectPr w:rsidR="00D52E25">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t xml:space="preserve"> </w:t>
      </w:r>
    </w:p>
    <w:p w:rsidR="00D52E25" w:rsidRDefault="00D52E25" w:rsidP="00D52E25">
      <w:pPr>
        <w:pStyle w:val="FrontHead"/>
        <w:spacing w:after="0"/>
      </w:pPr>
      <w:bookmarkStart w:id="375" w:name="_Toc479339944"/>
      <w:r>
        <w:lastRenderedPageBreak/>
        <w:t>List of Figures</w:t>
      </w:r>
      <w:bookmarkEnd w:id="375"/>
    </w:p>
    <w:p w:rsidR="00602079" w:rsidRDefault="00D52E25">
      <w:pPr>
        <w:pStyle w:val="TableofFigures"/>
        <w:tabs>
          <w:tab w:val="right" w:leader="dot" w:pos="8990"/>
        </w:tabs>
        <w:rPr>
          <w:ins w:id="376" w:author="v2srivas" w:date="2017-04-07T14:50:00Z"/>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ins w:id="377" w:author="v2srivas" w:date="2017-04-07T14:50:00Z">
        <w:r w:rsidR="00602079" w:rsidRPr="0045466E">
          <w:rPr>
            <w:rStyle w:val="Hyperlink"/>
            <w:noProof/>
          </w:rPr>
          <w:fldChar w:fldCharType="begin"/>
        </w:r>
        <w:r w:rsidR="00602079" w:rsidRPr="0045466E">
          <w:rPr>
            <w:rStyle w:val="Hyperlink"/>
            <w:noProof/>
          </w:rPr>
          <w:instrText xml:space="preserve"> </w:instrText>
        </w:r>
        <w:r w:rsidR="00602079">
          <w:rPr>
            <w:noProof/>
          </w:rPr>
          <w:instrText>HYPERLINK \l "_Toc479340012"</w:instrText>
        </w:r>
        <w:r w:rsidR="00602079" w:rsidRPr="0045466E">
          <w:rPr>
            <w:rStyle w:val="Hyperlink"/>
            <w:noProof/>
          </w:rPr>
          <w:instrText xml:space="preserve"> </w:instrText>
        </w:r>
        <w:r w:rsidR="00602079" w:rsidRPr="0045466E">
          <w:rPr>
            <w:rStyle w:val="Hyperlink"/>
            <w:noProof/>
          </w:rPr>
        </w:r>
        <w:r w:rsidR="00602079" w:rsidRPr="0045466E">
          <w:rPr>
            <w:rStyle w:val="Hyperlink"/>
            <w:noProof/>
          </w:rPr>
          <w:fldChar w:fldCharType="separate"/>
        </w:r>
        <w:r w:rsidR="00602079" w:rsidRPr="0045466E">
          <w:rPr>
            <w:rStyle w:val="Hyperlink"/>
            <w:noProof/>
          </w:rPr>
          <w:t>Figure 1 Conceptual Diagram of the Risk-Aware Privacy-Preserving Recommender System</w:t>
        </w:r>
        <w:r w:rsidR="00602079">
          <w:rPr>
            <w:noProof/>
            <w:webHidden/>
          </w:rPr>
          <w:tab/>
        </w:r>
        <w:r w:rsidR="00602079">
          <w:rPr>
            <w:noProof/>
            <w:webHidden/>
          </w:rPr>
          <w:fldChar w:fldCharType="begin"/>
        </w:r>
        <w:r w:rsidR="00602079">
          <w:rPr>
            <w:noProof/>
            <w:webHidden/>
          </w:rPr>
          <w:instrText xml:space="preserve"> PAGEREF _Toc479340012 \h </w:instrText>
        </w:r>
        <w:r w:rsidR="00602079">
          <w:rPr>
            <w:noProof/>
            <w:webHidden/>
          </w:rPr>
        </w:r>
      </w:ins>
      <w:r w:rsidR="00602079">
        <w:rPr>
          <w:noProof/>
          <w:webHidden/>
        </w:rPr>
        <w:fldChar w:fldCharType="separate"/>
      </w:r>
      <w:ins w:id="378" w:author="v2srivas" w:date="2017-04-07T14:50:00Z">
        <w:r w:rsidR="00602079">
          <w:rPr>
            <w:noProof/>
            <w:webHidden/>
          </w:rPr>
          <w:t>23</w:t>
        </w:r>
        <w:r w:rsidR="00602079">
          <w:rPr>
            <w:noProof/>
            <w:webHidden/>
          </w:rPr>
          <w:fldChar w:fldCharType="end"/>
        </w:r>
        <w:r w:rsidR="00602079" w:rsidRPr="0045466E">
          <w:rPr>
            <w:rStyle w:val="Hyperlink"/>
            <w:noProof/>
          </w:rPr>
          <w:fldChar w:fldCharType="end"/>
        </w:r>
      </w:ins>
    </w:p>
    <w:p w:rsidR="00602079" w:rsidRDefault="00602079">
      <w:pPr>
        <w:pStyle w:val="TableofFigures"/>
        <w:tabs>
          <w:tab w:val="right" w:leader="dot" w:pos="8990"/>
        </w:tabs>
        <w:rPr>
          <w:ins w:id="379" w:author="v2srivas" w:date="2017-04-07T14:50:00Z"/>
          <w:rFonts w:asciiTheme="minorHAnsi" w:eastAsiaTheme="minorEastAsia" w:hAnsiTheme="minorHAnsi" w:cstheme="minorBidi"/>
          <w:noProof/>
          <w:szCs w:val="22"/>
          <w:lang w:val="en-CA" w:eastAsia="en-CA"/>
        </w:rPr>
      </w:pPr>
      <w:ins w:id="380"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"_Toc479340013"</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 Proposed Steps of the Modeling Approach</w:t>
        </w:r>
        <w:r>
          <w:rPr>
            <w:noProof/>
            <w:webHidden/>
          </w:rPr>
          <w:tab/>
        </w:r>
        <w:r>
          <w:rPr>
            <w:noProof/>
            <w:webHidden/>
          </w:rPr>
          <w:fldChar w:fldCharType="begin"/>
        </w:r>
        <w:r>
          <w:rPr>
            <w:noProof/>
            <w:webHidden/>
          </w:rPr>
          <w:instrText xml:space="preserve"> PAGEREF _Toc479340013 \h </w:instrText>
        </w:r>
        <w:r>
          <w:rPr>
            <w:noProof/>
            <w:webHidden/>
          </w:rPr>
        </w:r>
      </w:ins>
      <w:r>
        <w:rPr>
          <w:noProof/>
          <w:webHidden/>
        </w:rPr>
        <w:fldChar w:fldCharType="separate"/>
      </w:r>
      <w:ins w:id="381" w:author="v2srivas" w:date="2017-04-07T14:50:00Z">
        <w:r>
          <w:rPr>
            <w:noProof/>
            <w:webHidden/>
          </w:rPr>
          <w:t>23</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382" w:author="v2srivas" w:date="2017-04-07T14:50:00Z"/>
          <w:rFonts w:asciiTheme="minorHAnsi" w:eastAsiaTheme="minorEastAsia" w:hAnsiTheme="minorHAnsi" w:cstheme="minorBidi"/>
          <w:noProof/>
          <w:szCs w:val="22"/>
          <w:lang w:val="en-CA" w:eastAsia="en-CA"/>
        </w:rPr>
      </w:pPr>
      <w:ins w:id="383"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"_Toc479340014"</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3 Combining Subsystem Goals to Achieve the System Goal</w:t>
        </w:r>
        <w:r>
          <w:rPr>
            <w:noProof/>
            <w:webHidden/>
          </w:rPr>
          <w:tab/>
        </w:r>
        <w:r>
          <w:rPr>
            <w:noProof/>
            <w:webHidden/>
          </w:rPr>
          <w:fldChar w:fldCharType="begin"/>
        </w:r>
        <w:r>
          <w:rPr>
            <w:noProof/>
            <w:webHidden/>
          </w:rPr>
          <w:instrText xml:space="preserve"> PAGEREF _Toc479340014 \h </w:instrText>
        </w:r>
        <w:r>
          <w:rPr>
            <w:noProof/>
            <w:webHidden/>
          </w:rPr>
        </w:r>
      </w:ins>
      <w:r>
        <w:rPr>
          <w:noProof/>
          <w:webHidden/>
        </w:rPr>
        <w:fldChar w:fldCharType="separate"/>
      </w:r>
      <w:ins w:id="384" w:author="v2srivas" w:date="2017-04-07T14:50:00Z">
        <w:r>
          <w:rPr>
            <w:noProof/>
            <w:webHidden/>
          </w:rPr>
          <w:t>27</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385" w:author="v2srivas" w:date="2017-04-07T14:50:00Z"/>
          <w:rFonts w:asciiTheme="minorHAnsi" w:eastAsiaTheme="minorEastAsia" w:hAnsiTheme="minorHAnsi" w:cstheme="minorBidi"/>
          <w:noProof/>
          <w:szCs w:val="22"/>
          <w:lang w:val="en-CA" w:eastAsia="en-CA"/>
        </w:rPr>
      </w:pPr>
      <w:ins w:id="386"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"_Toc479340015"</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4 Relationship Model for Subsystems</w:t>
        </w:r>
        <w:r>
          <w:rPr>
            <w:noProof/>
            <w:webHidden/>
          </w:rPr>
          <w:tab/>
        </w:r>
        <w:r>
          <w:rPr>
            <w:noProof/>
            <w:webHidden/>
          </w:rPr>
          <w:fldChar w:fldCharType="begin"/>
        </w:r>
        <w:r>
          <w:rPr>
            <w:noProof/>
            <w:webHidden/>
          </w:rPr>
          <w:instrText xml:space="preserve"> PAGEREF _Toc479340015 \h </w:instrText>
        </w:r>
        <w:r>
          <w:rPr>
            <w:noProof/>
            <w:webHidden/>
          </w:rPr>
        </w:r>
      </w:ins>
      <w:r>
        <w:rPr>
          <w:noProof/>
          <w:webHidden/>
        </w:rPr>
        <w:fldChar w:fldCharType="separate"/>
      </w:r>
      <w:ins w:id="387" w:author="v2srivas" w:date="2017-04-07T14:50:00Z">
        <w:r>
          <w:rPr>
            <w:noProof/>
            <w:webHidden/>
          </w:rPr>
          <w:t>28</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388" w:author="v2srivas" w:date="2017-04-07T14:50:00Z"/>
          <w:rFonts w:asciiTheme="minorHAnsi" w:eastAsiaTheme="minorEastAsia" w:hAnsiTheme="minorHAnsi" w:cstheme="minorBidi"/>
          <w:noProof/>
          <w:szCs w:val="22"/>
          <w:lang w:val="en-CA" w:eastAsia="en-CA"/>
        </w:rPr>
      </w:pPr>
      <w:ins w:id="389"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"_Toc479340016"</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5 Goal Model for the Data Manager Agent and the Aggregator Agent</w:t>
        </w:r>
        <w:r>
          <w:rPr>
            <w:noProof/>
            <w:webHidden/>
          </w:rPr>
          <w:tab/>
        </w:r>
        <w:r>
          <w:rPr>
            <w:noProof/>
            <w:webHidden/>
          </w:rPr>
          <w:fldChar w:fldCharType="begin"/>
        </w:r>
        <w:r>
          <w:rPr>
            <w:noProof/>
            <w:webHidden/>
          </w:rPr>
          <w:instrText xml:space="preserve"> PAGEREF _Toc479340016 \h </w:instrText>
        </w:r>
        <w:r>
          <w:rPr>
            <w:noProof/>
            <w:webHidden/>
          </w:rPr>
        </w:r>
      </w:ins>
      <w:r>
        <w:rPr>
          <w:noProof/>
          <w:webHidden/>
        </w:rPr>
        <w:fldChar w:fldCharType="separate"/>
      </w:r>
      <w:ins w:id="390" w:author="v2srivas" w:date="2017-04-07T14:50:00Z">
        <w:r>
          <w:rPr>
            <w:noProof/>
            <w:webHidden/>
          </w:rPr>
          <w:t>29</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391" w:author="v2srivas" w:date="2017-04-07T14:50:00Z"/>
          <w:rFonts w:asciiTheme="minorHAnsi" w:eastAsiaTheme="minorEastAsia" w:hAnsiTheme="minorHAnsi" w:cstheme="minorBidi"/>
          <w:noProof/>
          <w:szCs w:val="22"/>
          <w:lang w:val="en-CA" w:eastAsia="en-CA"/>
        </w:rPr>
      </w:pPr>
      <w:ins w:id="392"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"_Toc479340017"</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6 Goal model for the User Privacy Agent</w:t>
        </w:r>
        <w:r>
          <w:rPr>
            <w:noProof/>
            <w:webHidden/>
          </w:rPr>
          <w:tab/>
        </w:r>
        <w:r>
          <w:rPr>
            <w:noProof/>
            <w:webHidden/>
          </w:rPr>
          <w:fldChar w:fldCharType="begin"/>
        </w:r>
        <w:r>
          <w:rPr>
            <w:noProof/>
            <w:webHidden/>
          </w:rPr>
          <w:instrText xml:space="preserve"> PAGEREF _Toc479340017 \h </w:instrText>
        </w:r>
        <w:r>
          <w:rPr>
            <w:noProof/>
            <w:webHidden/>
          </w:rPr>
        </w:r>
      </w:ins>
      <w:r>
        <w:rPr>
          <w:noProof/>
          <w:webHidden/>
        </w:rPr>
        <w:fldChar w:fldCharType="separate"/>
      </w:r>
      <w:ins w:id="393" w:author="v2srivas" w:date="2017-04-07T14:50:00Z">
        <w:r>
          <w:rPr>
            <w:noProof/>
            <w:webHidden/>
          </w:rPr>
          <w:t>30</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394" w:author="v2srivas" w:date="2017-04-07T14:50:00Z"/>
          <w:rFonts w:asciiTheme="minorHAnsi" w:eastAsiaTheme="minorEastAsia" w:hAnsiTheme="minorHAnsi" w:cstheme="minorBidi"/>
          <w:noProof/>
          <w:szCs w:val="22"/>
          <w:lang w:val="en-CA" w:eastAsia="en-CA"/>
        </w:rPr>
      </w:pPr>
      <w:ins w:id="395"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"_Toc479340018"</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7 Goal Model for the User Risk Agent and the Context Analyzer Agent</w:t>
        </w:r>
        <w:r>
          <w:rPr>
            <w:noProof/>
            <w:webHidden/>
          </w:rPr>
          <w:tab/>
        </w:r>
        <w:r>
          <w:rPr>
            <w:noProof/>
            <w:webHidden/>
          </w:rPr>
          <w:fldChar w:fldCharType="begin"/>
        </w:r>
        <w:r>
          <w:rPr>
            <w:noProof/>
            <w:webHidden/>
          </w:rPr>
          <w:instrText xml:space="preserve"> PAGEREF _Toc479340018 \h </w:instrText>
        </w:r>
        <w:r>
          <w:rPr>
            <w:noProof/>
            <w:webHidden/>
          </w:rPr>
        </w:r>
      </w:ins>
      <w:r>
        <w:rPr>
          <w:noProof/>
          <w:webHidden/>
        </w:rPr>
        <w:fldChar w:fldCharType="separate"/>
      </w:r>
      <w:ins w:id="396" w:author="v2srivas" w:date="2017-04-07T14:50:00Z">
        <w:r>
          <w:rPr>
            <w:noProof/>
            <w:webHidden/>
          </w:rPr>
          <w:t>31</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397" w:author="v2srivas" w:date="2017-04-07T14:50:00Z"/>
          <w:rFonts w:asciiTheme="minorHAnsi" w:eastAsiaTheme="minorEastAsia" w:hAnsiTheme="minorHAnsi" w:cstheme="minorBidi"/>
          <w:noProof/>
          <w:szCs w:val="22"/>
          <w:lang w:val="en-CA" w:eastAsia="en-CA"/>
        </w:rPr>
      </w:pPr>
      <w:ins w:id="398"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"_Toc479340019"</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8 System Goal Model</w:t>
        </w:r>
        <w:r>
          <w:rPr>
            <w:noProof/>
            <w:webHidden/>
          </w:rPr>
          <w:tab/>
        </w:r>
        <w:r>
          <w:rPr>
            <w:noProof/>
            <w:webHidden/>
          </w:rPr>
          <w:fldChar w:fldCharType="begin"/>
        </w:r>
        <w:r>
          <w:rPr>
            <w:noProof/>
            <w:webHidden/>
          </w:rPr>
          <w:instrText xml:space="preserve"> PAGEREF _Toc479340019 \h </w:instrText>
        </w:r>
        <w:r>
          <w:rPr>
            <w:noProof/>
            <w:webHidden/>
          </w:rPr>
        </w:r>
      </w:ins>
      <w:r>
        <w:rPr>
          <w:noProof/>
          <w:webHidden/>
        </w:rPr>
        <w:fldChar w:fldCharType="separate"/>
      </w:r>
      <w:ins w:id="399" w:author="v2srivas" w:date="2017-04-07T14:50:00Z">
        <w:r>
          <w:rPr>
            <w:noProof/>
            <w:webHidden/>
          </w:rPr>
          <w:t>33</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00" w:author="v2srivas" w:date="2017-04-07T14:50:00Z"/>
          <w:rFonts w:asciiTheme="minorHAnsi" w:eastAsiaTheme="minorEastAsia" w:hAnsiTheme="minorHAnsi" w:cstheme="minorBidi"/>
          <w:noProof/>
          <w:szCs w:val="22"/>
          <w:lang w:val="en-CA" w:eastAsia="en-CA"/>
        </w:rPr>
      </w:pPr>
      <w:ins w:id="401"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"_Toc479340020"</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9 Activity Diagram of Data Subsystem</w:t>
        </w:r>
        <w:r>
          <w:rPr>
            <w:noProof/>
            <w:webHidden/>
          </w:rPr>
          <w:tab/>
        </w:r>
        <w:r>
          <w:rPr>
            <w:noProof/>
            <w:webHidden/>
          </w:rPr>
          <w:fldChar w:fldCharType="begin"/>
        </w:r>
        <w:r>
          <w:rPr>
            <w:noProof/>
            <w:webHidden/>
          </w:rPr>
          <w:instrText xml:space="preserve"> PAGEREF _Toc479340020 \h </w:instrText>
        </w:r>
        <w:r>
          <w:rPr>
            <w:noProof/>
            <w:webHidden/>
          </w:rPr>
        </w:r>
      </w:ins>
      <w:r>
        <w:rPr>
          <w:noProof/>
          <w:webHidden/>
        </w:rPr>
        <w:fldChar w:fldCharType="separate"/>
      </w:r>
      <w:ins w:id="402" w:author="v2srivas" w:date="2017-04-07T14:50:00Z">
        <w:r>
          <w:rPr>
            <w:noProof/>
            <w:webHidden/>
          </w:rPr>
          <w:t>34</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03" w:author="v2srivas" w:date="2017-04-07T14:50:00Z"/>
          <w:rFonts w:asciiTheme="minorHAnsi" w:eastAsiaTheme="minorEastAsia" w:hAnsiTheme="minorHAnsi" w:cstheme="minorBidi"/>
          <w:noProof/>
          <w:szCs w:val="22"/>
          <w:lang w:val="en-CA" w:eastAsia="en-CA"/>
        </w:rPr>
      </w:pPr>
      <w:ins w:id="404"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"_Toc479340021"</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10 Activity diagram for the User Privacy Subsystem</w:t>
        </w:r>
        <w:r>
          <w:rPr>
            <w:noProof/>
            <w:webHidden/>
          </w:rPr>
          <w:tab/>
        </w:r>
        <w:r>
          <w:rPr>
            <w:noProof/>
            <w:webHidden/>
          </w:rPr>
          <w:fldChar w:fldCharType="begin"/>
        </w:r>
        <w:r>
          <w:rPr>
            <w:noProof/>
            <w:webHidden/>
          </w:rPr>
          <w:instrText xml:space="preserve"> PAGEREF _Toc479340021 \h </w:instrText>
        </w:r>
        <w:r>
          <w:rPr>
            <w:noProof/>
            <w:webHidden/>
          </w:rPr>
        </w:r>
      </w:ins>
      <w:r>
        <w:rPr>
          <w:noProof/>
          <w:webHidden/>
        </w:rPr>
        <w:fldChar w:fldCharType="separate"/>
      </w:r>
      <w:ins w:id="405" w:author="v2srivas" w:date="2017-04-07T14:50:00Z">
        <w:r>
          <w:rPr>
            <w:noProof/>
            <w:webHidden/>
          </w:rPr>
          <w:t>35</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06" w:author="v2srivas" w:date="2017-04-07T14:50:00Z"/>
          <w:rFonts w:asciiTheme="minorHAnsi" w:eastAsiaTheme="minorEastAsia" w:hAnsiTheme="minorHAnsi" w:cstheme="minorBidi"/>
          <w:noProof/>
          <w:szCs w:val="22"/>
          <w:lang w:val="en-CA" w:eastAsia="en-CA"/>
        </w:rPr>
      </w:pPr>
      <w:ins w:id="407"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"_Toc479340022"</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11 Activity Diagram for the Risk Subsystem</w:t>
        </w:r>
        <w:r>
          <w:rPr>
            <w:noProof/>
            <w:webHidden/>
          </w:rPr>
          <w:tab/>
        </w:r>
        <w:r>
          <w:rPr>
            <w:noProof/>
            <w:webHidden/>
          </w:rPr>
          <w:fldChar w:fldCharType="begin"/>
        </w:r>
        <w:r>
          <w:rPr>
            <w:noProof/>
            <w:webHidden/>
          </w:rPr>
          <w:instrText xml:space="preserve"> PAGEREF _Toc479340022 \h </w:instrText>
        </w:r>
        <w:r>
          <w:rPr>
            <w:noProof/>
            <w:webHidden/>
          </w:rPr>
        </w:r>
      </w:ins>
      <w:r>
        <w:rPr>
          <w:noProof/>
          <w:webHidden/>
        </w:rPr>
        <w:fldChar w:fldCharType="separate"/>
      </w:r>
      <w:ins w:id="408" w:author="v2srivas" w:date="2017-04-07T14:50:00Z">
        <w:r>
          <w:rPr>
            <w:noProof/>
            <w:webHidden/>
          </w:rPr>
          <w:t>36</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09" w:author="v2srivas" w:date="2017-04-07T14:50:00Z"/>
          <w:rFonts w:asciiTheme="minorHAnsi" w:eastAsiaTheme="minorEastAsia" w:hAnsiTheme="minorHAnsi" w:cstheme="minorBidi"/>
          <w:noProof/>
          <w:szCs w:val="22"/>
          <w:lang w:val="en-CA" w:eastAsia="en-CA"/>
        </w:rPr>
      </w:pPr>
      <w:ins w:id="410"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"_Toc479340023"</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12 Complete Activity Model of the System</w:t>
        </w:r>
        <w:r>
          <w:rPr>
            <w:noProof/>
            <w:webHidden/>
          </w:rPr>
          <w:tab/>
        </w:r>
        <w:r>
          <w:rPr>
            <w:noProof/>
            <w:webHidden/>
          </w:rPr>
          <w:fldChar w:fldCharType="begin"/>
        </w:r>
        <w:r>
          <w:rPr>
            <w:noProof/>
            <w:webHidden/>
          </w:rPr>
          <w:instrText xml:space="preserve"> PAGEREF _Toc479340023 \h </w:instrText>
        </w:r>
        <w:r>
          <w:rPr>
            <w:noProof/>
            <w:webHidden/>
          </w:rPr>
        </w:r>
      </w:ins>
      <w:r>
        <w:rPr>
          <w:noProof/>
          <w:webHidden/>
        </w:rPr>
        <w:fldChar w:fldCharType="separate"/>
      </w:r>
      <w:ins w:id="411" w:author="v2srivas" w:date="2017-04-07T14:50:00Z">
        <w:r>
          <w:rPr>
            <w:noProof/>
            <w:webHidden/>
          </w:rPr>
          <w:t>37</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12" w:author="v2srivas" w:date="2017-04-07T14:50:00Z"/>
          <w:rFonts w:asciiTheme="minorHAnsi" w:eastAsiaTheme="minorEastAsia" w:hAnsiTheme="minorHAnsi" w:cstheme="minorBidi"/>
          <w:noProof/>
          <w:szCs w:val="22"/>
          <w:lang w:val="en-CA" w:eastAsia="en-CA"/>
        </w:rPr>
      </w:pPr>
      <w:ins w:id="413"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"_Toc479340024"</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13 Data Subsystem Sequence Diagram</w:t>
        </w:r>
        <w:r>
          <w:rPr>
            <w:noProof/>
            <w:webHidden/>
          </w:rPr>
          <w:tab/>
        </w:r>
        <w:r>
          <w:rPr>
            <w:noProof/>
            <w:webHidden/>
          </w:rPr>
          <w:fldChar w:fldCharType="begin"/>
        </w:r>
        <w:r>
          <w:rPr>
            <w:noProof/>
            <w:webHidden/>
          </w:rPr>
          <w:instrText xml:space="preserve"> PAGEREF _Toc479340024 \h </w:instrText>
        </w:r>
        <w:r>
          <w:rPr>
            <w:noProof/>
            <w:webHidden/>
          </w:rPr>
        </w:r>
      </w:ins>
      <w:r>
        <w:rPr>
          <w:noProof/>
          <w:webHidden/>
        </w:rPr>
        <w:fldChar w:fldCharType="separate"/>
      </w:r>
      <w:ins w:id="414" w:author="v2srivas" w:date="2017-04-07T14:50:00Z">
        <w:r>
          <w:rPr>
            <w:noProof/>
            <w:webHidden/>
          </w:rPr>
          <w:t>38</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15" w:author="v2srivas" w:date="2017-04-07T14:50:00Z"/>
          <w:rFonts w:asciiTheme="minorHAnsi" w:eastAsiaTheme="minorEastAsia" w:hAnsiTheme="minorHAnsi" w:cstheme="minorBidi"/>
          <w:noProof/>
          <w:szCs w:val="22"/>
          <w:lang w:val="en-CA" w:eastAsia="en-CA"/>
        </w:rPr>
      </w:pPr>
      <w:ins w:id="416"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"_Toc479340025"</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14 Privacy Subsystem Sequence Diagram</w:t>
        </w:r>
        <w:r>
          <w:rPr>
            <w:noProof/>
            <w:webHidden/>
          </w:rPr>
          <w:tab/>
        </w:r>
        <w:r>
          <w:rPr>
            <w:noProof/>
            <w:webHidden/>
          </w:rPr>
          <w:fldChar w:fldCharType="begin"/>
        </w:r>
        <w:r>
          <w:rPr>
            <w:noProof/>
            <w:webHidden/>
          </w:rPr>
          <w:instrText xml:space="preserve"> PAGEREF _Toc479340025 \h </w:instrText>
        </w:r>
        <w:r>
          <w:rPr>
            <w:noProof/>
            <w:webHidden/>
          </w:rPr>
        </w:r>
      </w:ins>
      <w:r>
        <w:rPr>
          <w:noProof/>
          <w:webHidden/>
        </w:rPr>
        <w:fldChar w:fldCharType="separate"/>
      </w:r>
      <w:ins w:id="417" w:author="v2srivas" w:date="2017-04-07T14:50:00Z">
        <w:r>
          <w:rPr>
            <w:noProof/>
            <w:webHidden/>
          </w:rPr>
          <w:t>39</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18" w:author="v2srivas" w:date="2017-04-07T14:50:00Z"/>
          <w:rFonts w:asciiTheme="minorHAnsi" w:eastAsiaTheme="minorEastAsia" w:hAnsiTheme="minorHAnsi" w:cstheme="minorBidi"/>
          <w:noProof/>
          <w:szCs w:val="22"/>
          <w:lang w:val="en-CA" w:eastAsia="en-CA"/>
        </w:rPr>
      </w:pPr>
      <w:ins w:id="419"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"_Toc479340026"</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15 Contextual Risk Subsystem Sequence Diagram</w:t>
        </w:r>
        <w:r>
          <w:rPr>
            <w:noProof/>
            <w:webHidden/>
          </w:rPr>
          <w:tab/>
        </w:r>
        <w:r>
          <w:rPr>
            <w:noProof/>
            <w:webHidden/>
          </w:rPr>
          <w:fldChar w:fldCharType="begin"/>
        </w:r>
        <w:r>
          <w:rPr>
            <w:noProof/>
            <w:webHidden/>
          </w:rPr>
          <w:instrText xml:space="preserve"> PAGEREF _Toc479340026 \h </w:instrText>
        </w:r>
        <w:r>
          <w:rPr>
            <w:noProof/>
            <w:webHidden/>
          </w:rPr>
        </w:r>
      </w:ins>
      <w:r>
        <w:rPr>
          <w:noProof/>
          <w:webHidden/>
        </w:rPr>
        <w:fldChar w:fldCharType="separate"/>
      </w:r>
      <w:ins w:id="420" w:author="v2srivas" w:date="2017-04-07T14:50:00Z">
        <w:r>
          <w:rPr>
            <w:noProof/>
            <w:webHidden/>
          </w:rPr>
          <w:t>40</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21" w:author="v2srivas" w:date="2017-04-07T14:50:00Z"/>
          <w:rFonts w:asciiTheme="minorHAnsi" w:eastAsiaTheme="minorEastAsia" w:hAnsiTheme="minorHAnsi" w:cstheme="minorBidi"/>
          <w:noProof/>
          <w:szCs w:val="22"/>
          <w:lang w:val="en-CA" w:eastAsia="en-CA"/>
        </w:rPr>
      </w:pPr>
      <w:ins w:id="422"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"_Toc479340027"</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16 Combined Sequence Diagram</w:t>
        </w:r>
        <w:r>
          <w:rPr>
            <w:noProof/>
            <w:webHidden/>
          </w:rPr>
          <w:tab/>
        </w:r>
        <w:r>
          <w:rPr>
            <w:noProof/>
            <w:webHidden/>
          </w:rPr>
          <w:fldChar w:fldCharType="begin"/>
        </w:r>
        <w:r>
          <w:rPr>
            <w:noProof/>
            <w:webHidden/>
          </w:rPr>
          <w:instrText xml:space="preserve"> PAGEREF _Toc479340027 \h </w:instrText>
        </w:r>
        <w:r>
          <w:rPr>
            <w:noProof/>
            <w:webHidden/>
          </w:rPr>
        </w:r>
      </w:ins>
      <w:r>
        <w:rPr>
          <w:noProof/>
          <w:webHidden/>
        </w:rPr>
        <w:fldChar w:fldCharType="separate"/>
      </w:r>
      <w:ins w:id="423" w:author="v2srivas" w:date="2017-04-07T14:50:00Z">
        <w:r>
          <w:rPr>
            <w:noProof/>
            <w:webHidden/>
          </w:rPr>
          <w:t>41</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24" w:author="v2srivas" w:date="2017-04-07T14:50:00Z"/>
          <w:rFonts w:asciiTheme="minorHAnsi" w:eastAsiaTheme="minorEastAsia" w:hAnsiTheme="minorHAnsi" w:cstheme="minorBidi"/>
          <w:noProof/>
          <w:szCs w:val="22"/>
          <w:lang w:val="en-CA" w:eastAsia="en-CA"/>
        </w:rPr>
      </w:pPr>
      <w:ins w:id="425"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"_Toc479340028"</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17 Graph Framework described in [9]</w:t>
        </w:r>
        <w:r>
          <w:rPr>
            <w:noProof/>
            <w:webHidden/>
          </w:rPr>
          <w:tab/>
        </w:r>
        <w:r>
          <w:rPr>
            <w:noProof/>
            <w:webHidden/>
          </w:rPr>
          <w:fldChar w:fldCharType="begin"/>
        </w:r>
        <w:r>
          <w:rPr>
            <w:noProof/>
            <w:webHidden/>
          </w:rPr>
          <w:instrText xml:space="preserve"> PAGEREF _Toc479340028 \h </w:instrText>
        </w:r>
        <w:r>
          <w:rPr>
            <w:noProof/>
            <w:webHidden/>
          </w:rPr>
        </w:r>
      </w:ins>
      <w:r>
        <w:rPr>
          <w:noProof/>
          <w:webHidden/>
        </w:rPr>
        <w:fldChar w:fldCharType="separate"/>
      </w:r>
      <w:ins w:id="426" w:author="v2srivas" w:date="2017-04-07T14:50:00Z">
        <w:r>
          <w:rPr>
            <w:noProof/>
            <w:webHidden/>
          </w:rPr>
          <w:t>44</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27" w:author="v2srivas" w:date="2017-04-07T14:50:00Z"/>
          <w:rFonts w:asciiTheme="minorHAnsi" w:eastAsiaTheme="minorEastAsia" w:hAnsiTheme="minorHAnsi" w:cstheme="minorBidi"/>
          <w:noProof/>
          <w:szCs w:val="22"/>
          <w:lang w:val="en-CA" w:eastAsia="en-CA"/>
        </w:rPr>
      </w:pPr>
      <w:ins w:id="428"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"_Toc479340029"</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18 Resume Matching System described in [10]</w:t>
        </w:r>
        <w:r>
          <w:rPr>
            <w:noProof/>
            <w:webHidden/>
          </w:rPr>
          <w:tab/>
        </w:r>
        <w:r>
          <w:rPr>
            <w:noProof/>
            <w:webHidden/>
          </w:rPr>
          <w:fldChar w:fldCharType="begin"/>
        </w:r>
        <w:r>
          <w:rPr>
            <w:noProof/>
            <w:webHidden/>
          </w:rPr>
          <w:instrText xml:space="preserve"> PAGEREF _Toc479340029 \h </w:instrText>
        </w:r>
        <w:r>
          <w:rPr>
            <w:noProof/>
            <w:webHidden/>
          </w:rPr>
        </w:r>
      </w:ins>
      <w:r>
        <w:rPr>
          <w:noProof/>
          <w:webHidden/>
        </w:rPr>
        <w:fldChar w:fldCharType="separate"/>
      </w:r>
      <w:ins w:id="429" w:author="v2srivas" w:date="2017-04-07T14:50:00Z">
        <w:r>
          <w:rPr>
            <w:noProof/>
            <w:webHidden/>
          </w:rPr>
          <w:t>45</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30" w:author="v2srivas" w:date="2017-04-07T14:50:00Z"/>
          <w:rFonts w:asciiTheme="minorHAnsi" w:eastAsiaTheme="minorEastAsia" w:hAnsiTheme="minorHAnsi" w:cstheme="minorBidi"/>
          <w:noProof/>
          <w:szCs w:val="22"/>
          <w:lang w:val="en-CA" w:eastAsia="en-CA"/>
        </w:rPr>
      </w:pPr>
      <w:ins w:id="431"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"_Toc479340030"</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19 Information Processing Pipeline described in [10]</w:t>
        </w:r>
        <w:r>
          <w:rPr>
            <w:noProof/>
            <w:webHidden/>
          </w:rPr>
          <w:tab/>
        </w:r>
        <w:r>
          <w:rPr>
            <w:noProof/>
            <w:webHidden/>
          </w:rPr>
          <w:fldChar w:fldCharType="begin"/>
        </w:r>
        <w:r>
          <w:rPr>
            <w:noProof/>
            <w:webHidden/>
          </w:rPr>
          <w:instrText xml:space="preserve"> PAGEREF _Toc479340030 \h </w:instrText>
        </w:r>
        <w:r>
          <w:rPr>
            <w:noProof/>
            <w:webHidden/>
          </w:rPr>
        </w:r>
      </w:ins>
      <w:r>
        <w:rPr>
          <w:noProof/>
          <w:webHidden/>
        </w:rPr>
        <w:fldChar w:fldCharType="separate"/>
      </w:r>
      <w:ins w:id="432" w:author="v2srivas" w:date="2017-04-07T14:50:00Z">
        <w:r>
          <w:rPr>
            <w:noProof/>
            <w:webHidden/>
          </w:rPr>
          <w:t>45</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33" w:author="v2srivas" w:date="2017-04-07T14:50:00Z"/>
          <w:rFonts w:asciiTheme="minorHAnsi" w:eastAsiaTheme="minorEastAsia" w:hAnsiTheme="minorHAnsi" w:cstheme="minorBidi"/>
          <w:noProof/>
          <w:szCs w:val="22"/>
          <w:lang w:val="en-CA" w:eastAsia="en-CA"/>
        </w:rPr>
      </w:pPr>
      <w:ins w:id="434"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"_Toc479340031"</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20 Goal Model: Data Subsystem</w:t>
        </w:r>
        <w:r>
          <w:rPr>
            <w:noProof/>
            <w:webHidden/>
          </w:rPr>
          <w:tab/>
        </w:r>
        <w:r>
          <w:rPr>
            <w:noProof/>
            <w:webHidden/>
          </w:rPr>
          <w:fldChar w:fldCharType="begin"/>
        </w:r>
        <w:r>
          <w:rPr>
            <w:noProof/>
            <w:webHidden/>
          </w:rPr>
          <w:instrText xml:space="preserve"> PAGEREF _Toc479340031 \h </w:instrText>
        </w:r>
        <w:r>
          <w:rPr>
            <w:noProof/>
            <w:webHidden/>
          </w:rPr>
        </w:r>
      </w:ins>
      <w:r>
        <w:rPr>
          <w:noProof/>
          <w:webHidden/>
        </w:rPr>
        <w:fldChar w:fldCharType="separate"/>
      </w:r>
      <w:ins w:id="435" w:author="v2srivas" w:date="2017-04-07T14:50:00Z">
        <w:r>
          <w:rPr>
            <w:noProof/>
            <w:webHidden/>
          </w:rPr>
          <w:t>47</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36" w:author="v2srivas" w:date="2017-04-07T14:50:00Z"/>
          <w:rFonts w:asciiTheme="minorHAnsi" w:eastAsiaTheme="minorEastAsia" w:hAnsiTheme="minorHAnsi" w:cstheme="minorBidi"/>
          <w:noProof/>
          <w:szCs w:val="22"/>
          <w:lang w:val="en-CA" w:eastAsia="en-CA"/>
        </w:rPr>
      </w:pPr>
      <w:ins w:id="437"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"_Toc479340032"</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21 Goal Model: Privacy Subsystem</w:t>
        </w:r>
        <w:r>
          <w:rPr>
            <w:noProof/>
            <w:webHidden/>
          </w:rPr>
          <w:tab/>
        </w:r>
        <w:r>
          <w:rPr>
            <w:noProof/>
            <w:webHidden/>
          </w:rPr>
          <w:fldChar w:fldCharType="begin"/>
        </w:r>
        <w:r>
          <w:rPr>
            <w:noProof/>
            <w:webHidden/>
          </w:rPr>
          <w:instrText xml:space="preserve"> PAGEREF _Toc479340032 \h </w:instrText>
        </w:r>
        <w:r>
          <w:rPr>
            <w:noProof/>
            <w:webHidden/>
          </w:rPr>
        </w:r>
      </w:ins>
      <w:r>
        <w:rPr>
          <w:noProof/>
          <w:webHidden/>
        </w:rPr>
        <w:fldChar w:fldCharType="separate"/>
      </w:r>
      <w:ins w:id="438" w:author="v2srivas" w:date="2017-04-07T14:50:00Z">
        <w:r>
          <w:rPr>
            <w:noProof/>
            <w:webHidden/>
          </w:rPr>
          <w:t>48</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39" w:author="v2srivas" w:date="2017-04-07T14:50:00Z"/>
          <w:rFonts w:asciiTheme="minorHAnsi" w:eastAsiaTheme="minorEastAsia" w:hAnsiTheme="minorHAnsi" w:cstheme="minorBidi"/>
          <w:noProof/>
          <w:szCs w:val="22"/>
          <w:lang w:val="en-CA" w:eastAsia="en-CA"/>
        </w:rPr>
      </w:pPr>
      <w:ins w:id="440"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"_Toc479340033"</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22 Goal Model: Risk Subsystem</w:t>
        </w:r>
        <w:r>
          <w:rPr>
            <w:noProof/>
            <w:webHidden/>
          </w:rPr>
          <w:tab/>
        </w:r>
        <w:r>
          <w:rPr>
            <w:noProof/>
            <w:webHidden/>
          </w:rPr>
          <w:fldChar w:fldCharType="begin"/>
        </w:r>
        <w:r>
          <w:rPr>
            <w:noProof/>
            <w:webHidden/>
          </w:rPr>
          <w:instrText xml:space="preserve"> PAGEREF _Toc479340033 \h </w:instrText>
        </w:r>
        <w:r>
          <w:rPr>
            <w:noProof/>
            <w:webHidden/>
          </w:rPr>
        </w:r>
      </w:ins>
      <w:r>
        <w:rPr>
          <w:noProof/>
          <w:webHidden/>
        </w:rPr>
        <w:fldChar w:fldCharType="separate"/>
      </w:r>
      <w:ins w:id="441" w:author="v2srivas" w:date="2017-04-07T14:50:00Z">
        <w:r>
          <w:rPr>
            <w:noProof/>
            <w:webHidden/>
          </w:rPr>
          <w:t>49</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42" w:author="v2srivas" w:date="2017-04-07T14:50:00Z"/>
          <w:rFonts w:asciiTheme="minorHAnsi" w:eastAsiaTheme="minorEastAsia" w:hAnsiTheme="minorHAnsi" w:cstheme="minorBidi"/>
          <w:noProof/>
          <w:szCs w:val="22"/>
          <w:lang w:val="en-CA" w:eastAsia="en-CA"/>
        </w:rPr>
      </w:pPr>
      <w:ins w:id="443"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"_Toc479340034"</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23 Combined Goal Model of the Job Recommender System</w:t>
        </w:r>
        <w:r>
          <w:rPr>
            <w:noProof/>
            <w:webHidden/>
          </w:rPr>
          <w:tab/>
        </w:r>
        <w:r>
          <w:rPr>
            <w:noProof/>
            <w:webHidden/>
          </w:rPr>
          <w:fldChar w:fldCharType="begin"/>
        </w:r>
        <w:r>
          <w:rPr>
            <w:noProof/>
            <w:webHidden/>
          </w:rPr>
          <w:instrText xml:space="preserve"> PAGEREF _Toc479340034 \h </w:instrText>
        </w:r>
        <w:r>
          <w:rPr>
            <w:noProof/>
            <w:webHidden/>
          </w:rPr>
        </w:r>
      </w:ins>
      <w:r>
        <w:rPr>
          <w:noProof/>
          <w:webHidden/>
        </w:rPr>
        <w:fldChar w:fldCharType="separate"/>
      </w:r>
      <w:ins w:id="444" w:author="v2srivas" w:date="2017-04-07T14:50:00Z">
        <w:r>
          <w:rPr>
            <w:noProof/>
            <w:webHidden/>
          </w:rPr>
          <w:t>50</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45" w:author="v2srivas" w:date="2017-04-07T14:50:00Z"/>
          <w:rFonts w:asciiTheme="minorHAnsi" w:eastAsiaTheme="minorEastAsia" w:hAnsiTheme="minorHAnsi" w:cstheme="minorBidi"/>
          <w:noProof/>
          <w:szCs w:val="22"/>
          <w:lang w:val="en-CA" w:eastAsia="en-CA"/>
        </w:rPr>
      </w:pPr>
      <w:ins w:id="446"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"_Toc479340035"</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24 Data Agents for Job Recommendations</w:t>
        </w:r>
        <w:r>
          <w:rPr>
            <w:noProof/>
            <w:webHidden/>
          </w:rPr>
          <w:tab/>
        </w:r>
        <w:r>
          <w:rPr>
            <w:noProof/>
            <w:webHidden/>
          </w:rPr>
          <w:fldChar w:fldCharType="begin"/>
        </w:r>
        <w:r>
          <w:rPr>
            <w:noProof/>
            <w:webHidden/>
          </w:rPr>
          <w:instrText xml:space="preserve"> PAGEREF _Toc479340035 \h </w:instrText>
        </w:r>
        <w:r>
          <w:rPr>
            <w:noProof/>
            <w:webHidden/>
          </w:rPr>
        </w:r>
      </w:ins>
      <w:r>
        <w:rPr>
          <w:noProof/>
          <w:webHidden/>
        </w:rPr>
        <w:fldChar w:fldCharType="separate"/>
      </w:r>
      <w:ins w:id="447" w:author="v2srivas" w:date="2017-04-07T14:50:00Z">
        <w:r>
          <w:rPr>
            <w:noProof/>
            <w:webHidden/>
          </w:rPr>
          <w:t>51</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48" w:author="v2srivas" w:date="2017-04-07T14:50:00Z"/>
          <w:rFonts w:asciiTheme="minorHAnsi" w:eastAsiaTheme="minorEastAsia" w:hAnsiTheme="minorHAnsi" w:cstheme="minorBidi"/>
          <w:noProof/>
          <w:szCs w:val="22"/>
          <w:lang w:val="en-CA" w:eastAsia="en-CA"/>
        </w:rPr>
      </w:pPr>
      <w:ins w:id="449"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"_Toc479340036"</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25 Risk Agent for Job Recommender</w:t>
        </w:r>
        <w:r>
          <w:rPr>
            <w:noProof/>
            <w:webHidden/>
          </w:rPr>
          <w:tab/>
        </w:r>
        <w:r>
          <w:rPr>
            <w:noProof/>
            <w:webHidden/>
          </w:rPr>
          <w:fldChar w:fldCharType="begin"/>
        </w:r>
        <w:r>
          <w:rPr>
            <w:noProof/>
            <w:webHidden/>
          </w:rPr>
          <w:instrText xml:space="preserve"> PAGEREF _Toc479340036 \h </w:instrText>
        </w:r>
        <w:r>
          <w:rPr>
            <w:noProof/>
            <w:webHidden/>
          </w:rPr>
        </w:r>
      </w:ins>
      <w:r>
        <w:rPr>
          <w:noProof/>
          <w:webHidden/>
        </w:rPr>
        <w:fldChar w:fldCharType="separate"/>
      </w:r>
      <w:ins w:id="450" w:author="v2srivas" w:date="2017-04-07T14:50:00Z">
        <w:r>
          <w:rPr>
            <w:noProof/>
            <w:webHidden/>
          </w:rPr>
          <w:t>52</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51" w:author="v2srivas" w:date="2017-04-07T14:50:00Z"/>
          <w:rFonts w:asciiTheme="minorHAnsi" w:eastAsiaTheme="minorEastAsia" w:hAnsiTheme="minorHAnsi" w:cstheme="minorBidi"/>
          <w:noProof/>
          <w:szCs w:val="22"/>
          <w:lang w:val="en-CA" w:eastAsia="en-CA"/>
        </w:rPr>
      </w:pPr>
      <w:ins w:id="452"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"_Toc479340037"</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26 User Privacy Agent for Job Recommendations</w:t>
        </w:r>
        <w:r>
          <w:rPr>
            <w:noProof/>
            <w:webHidden/>
          </w:rPr>
          <w:tab/>
        </w:r>
        <w:r>
          <w:rPr>
            <w:noProof/>
            <w:webHidden/>
          </w:rPr>
          <w:fldChar w:fldCharType="begin"/>
        </w:r>
        <w:r>
          <w:rPr>
            <w:noProof/>
            <w:webHidden/>
          </w:rPr>
          <w:instrText xml:space="preserve"> PAGEREF _Toc479340037 \h </w:instrText>
        </w:r>
        <w:r>
          <w:rPr>
            <w:noProof/>
            <w:webHidden/>
          </w:rPr>
        </w:r>
      </w:ins>
      <w:r>
        <w:rPr>
          <w:noProof/>
          <w:webHidden/>
        </w:rPr>
        <w:fldChar w:fldCharType="separate"/>
      </w:r>
      <w:ins w:id="453" w:author="v2srivas" w:date="2017-04-07T14:50:00Z">
        <w:r>
          <w:rPr>
            <w:noProof/>
            <w:webHidden/>
          </w:rPr>
          <w:t>53</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54" w:author="v2srivas" w:date="2017-04-07T14:50:00Z"/>
          <w:rFonts w:asciiTheme="minorHAnsi" w:eastAsiaTheme="minorEastAsia" w:hAnsiTheme="minorHAnsi" w:cstheme="minorBidi"/>
          <w:noProof/>
          <w:szCs w:val="22"/>
          <w:lang w:val="en-CA" w:eastAsia="en-CA"/>
        </w:rPr>
      </w:pPr>
      <w:ins w:id="455"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"_Toc479340038"</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27 Job Recommender System Model</w:t>
        </w:r>
        <w:r>
          <w:rPr>
            <w:noProof/>
            <w:webHidden/>
          </w:rPr>
          <w:tab/>
        </w:r>
        <w:r>
          <w:rPr>
            <w:noProof/>
            <w:webHidden/>
          </w:rPr>
          <w:fldChar w:fldCharType="begin"/>
        </w:r>
        <w:r>
          <w:rPr>
            <w:noProof/>
            <w:webHidden/>
          </w:rPr>
          <w:instrText xml:space="preserve"> PAGEREF _Toc479340038 \h </w:instrText>
        </w:r>
        <w:r>
          <w:rPr>
            <w:noProof/>
            <w:webHidden/>
          </w:rPr>
        </w:r>
      </w:ins>
      <w:r>
        <w:rPr>
          <w:noProof/>
          <w:webHidden/>
        </w:rPr>
        <w:fldChar w:fldCharType="separate"/>
      </w:r>
      <w:ins w:id="456" w:author="v2srivas" w:date="2017-04-07T14:50:00Z">
        <w:r>
          <w:rPr>
            <w:noProof/>
            <w:webHidden/>
          </w:rPr>
          <w:t>54</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57" w:author="v2srivas" w:date="2017-04-07T14:50:00Z"/>
          <w:rFonts w:asciiTheme="minorHAnsi" w:eastAsiaTheme="minorEastAsia" w:hAnsiTheme="minorHAnsi" w:cstheme="minorBidi"/>
          <w:noProof/>
          <w:szCs w:val="22"/>
          <w:lang w:val="en-CA" w:eastAsia="en-CA"/>
        </w:rPr>
      </w:pPr>
      <w:ins w:id="458"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"_Toc479340039"</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28 Sequence Diagram: Data Subsystem</w:t>
        </w:r>
        <w:r>
          <w:rPr>
            <w:noProof/>
            <w:webHidden/>
          </w:rPr>
          <w:tab/>
        </w:r>
        <w:r>
          <w:rPr>
            <w:noProof/>
            <w:webHidden/>
          </w:rPr>
          <w:fldChar w:fldCharType="begin"/>
        </w:r>
        <w:r>
          <w:rPr>
            <w:noProof/>
            <w:webHidden/>
          </w:rPr>
          <w:instrText xml:space="preserve"> PAGEREF _Toc479340039 \h </w:instrText>
        </w:r>
        <w:r>
          <w:rPr>
            <w:noProof/>
            <w:webHidden/>
          </w:rPr>
        </w:r>
      </w:ins>
      <w:r>
        <w:rPr>
          <w:noProof/>
          <w:webHidden/>
        </w:rPr>
        <w:fldChar w:fldCharType="separate"/>
      </w:r>
      <w:ins w:id="459" w:author="v2srivas" w:date="2017-04-07T14:50:00Z">
        <w:r>
          <w:rPr>
            <w:noProof/>
            <w:webHidden/>
          </w:rPr>
          <w:t>55</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60" w:author="v2srivas" w:date="2017-04-07T14:50:00Z"/>
          <w:rFonts w:asciiTheme="minorHAnsi" w:eastAsiaTheme="minorEastAsia" w:hAnsiTheme="minorHAnsi" w:cstheme="minorBidi"/>
          <w:noProof/>
          <w:szCs w:val="22"/>
          <w:lang w:val="en-CA" w:eastAsia="en-CA"/>
        </w:rPr>
      </w:pPr>
      <w:ins w:id="461"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"_Toc479340040"</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29 Sequence Diagram: Risk Subsystem</w:t>
        </w:r>
        <w:r>
          <w:rPr>
            <w:noProof/>
            <w:webHidden/>
          </w:rPr>
          <w:tab/>
        </w:r>
        <w:r>
          <w:rPr>
            <w:noProof/>
            <w:webHidden/>
          </w:rPr>
          <w:fldChar w:fldCharType="begin"/>
        </w:r>
        <w:r>
          <w:rPr>
            <w:noProof/>
            <w:webHidden/>
          </w:rPr>
          <w:instrText xml:space="preserve"> PAGEREF _Toc479340040 \h </w:instrText>
        </w:r>
        <w:r>
          <w:rPr>
            <w:noProof/>
            <w:webHidden/>
          </w:rPr>
        </w:r>
      </w:ins>
      <w:r>
        <w:rPr>
          <w:noProof/>
          <w:webHidden/>
        </w:rPr>
        <w:fldChar w:fldCharType="separate"/>
      </w:r>
      <w:ins w:id="462" w:author="v2srivas" w:date="2017-04-07T14:50:00Z">
        <w:r>
          <w:rPr>
            <w:noProof/>
            <w:webHidden/>
          </w:rPr>
          <w:t>56</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63" w:author="v2srivas" w:date="2017-04-07T14:50:00Z"/>
          <w:rFonts w:asciiTheme="minorHAnsi" w:eastAsiaTheme="minorEastAsia" w:hAnsiTheme="minorHAnsi" w:cstheme="minorBidi"/>
          <w:noProof/>
          <w:szCs w:val="22"/>
          <w:lang w:val="en-CA" w:eastAsia="en-CA"/>
        </w:rPr>
      </w:pPr>
      <w:ins w:id="464"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"_Toc479340041"</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30 Sequence Diagram: Privacy Subsystem</w:t>
        </w:r>
        <w:r>
          <w:rPr>
            <w:noProof/>
            <w:webHidden/>
          </w:rPr>
          <w:tab/>
        </w:r>
        <w:r>
          <w:rPr>
            <w:noProof/>
            <w:webHidden/>
          </w:rPr>
          <w:fldChar w:fldCharType="begin"/>
        </w:r>
        <w:r>
          <w:rPr>
            <w:noProof/>
            <w:webHidden/>
          </w:rPr>
          <w:instrText xml:space="preserve"> PAGEREF _Toc479340041 \h </w:instrText>
        </w:r>
        <w:r>
          <w:rPr>
            <w:noProof/>
            <w:webHidden/>
          </w:rPr>
        </w:r>
      </w:ins>
      <w:r>
        <w:rPr>
          <w:noProof/>
          <w:webHidden/>
        </w:rPr>
        <w:fldChar w:fldCharType="separate"/>
      </w:r>
      <w:ins w:id="465" w:author="v2srivas" w:date="2017-04-07T14:50:00Z">
        <w:r>
          <w:rPr>
            <w:noProof/>
            <w:webHidden/>
          </w:rPr>
          <w:t>57</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66" w:author="v2srivas" w:date="2017-04-07T14:50:00Z"/>
          <w:rFonts w:asciiTheme="minorHAnsi" w:eastAsiaTheme="minorEastAsia" w:hAnsiTheme="minorHAnsi" w:cstheme="minorBidi"/>
          <w:noProof/>
          <w:szCs w:val="22"/>
          <w:lang w:val="en-CA" w:eastAsia="en-CA"/>
        </w:rPr>
      </w:pPr>
      <w:ins w:id="467"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"_Toc479340042"</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31 Combined Sequence Diagram of the Job Recommender System</w:t>
        </w:r>
        <w:r>
          <w:rPr>
            <w:noProof/>
            <w:webHidden/>
          </w:rPr>
          <w:tab/>
        </w:r>
        <w:r>
          <w:rPr>
            <w:noProof/>
            <w:webHidden/>
          </w:rPr>
          <w:fldChar w:fldCharType="begin"/>
        </w:r>
        <w:r>
          <w:rPr>
            <w:noProof/>
            <w:webHidden/>
          </w:rPr>
          <w:instrText xml:space="preserve"> PAGEREF _Toc479340042 \h </w:instrText>
        </w:r>
        <w:r>
          <w:rPr>
            <w:noProof/>
            <w:webHidden/>
          </w:rPr>
        </w:r>
      </w:ins>
      <w:r>
        <w:rPr>
          <w:noProof/>
          <w:webHidden/>
        </w:rPr>
        <w:fldChar w:fldCharType="separate"/>
      </w:r>
      <w:ins w:id="468" w:author="v2srivas" w:date="2017-04-07T14:50:00Z">
        <w:r>
          <w:rPr>
            <w:noProof/>
            <w:webHidden/>
          </w:rPr>
          <w:t>58</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69" w:author="v2srivas" w:date="2017-04-07T14:50:00Z"/>
          <w:rFonts w:asciiTheme="minorHAnsi" w:eastAsiaTheme="minorEastAsia" w:hAnsiTheme="minorHAnsi" w:cstheme="minorBidi"/>
          <w:noProof/>
          <w:szCs w:val="22"/>
          <w:lang w:val="en-CA" w:eastAsia="en-CA"/>
        </w:rPr>
      </w:pPr>
      <w:ins w:id="470" w:author="v2srivas" w:date="2017-04-07T14:50:00Z">
        <w:r w:rsidRPr="0045466E">
          <w:rPr>
            <w:rStyle w:val="Hyperlink"/>
            <w:noProof/>
          </w:rPr>
          <w:lastRenderedPageBreak/>
          <w:fldChar w:fldCharType="begin"/>
        </w:r>
        <w:r w:rsidRPr="0045466E">
          <w:rPr>
            <w:rStyle w:val="Hyperlink"/>
            <w:noProof/>
          </w:rPr>
          <w:instrText xml:space="preserve"> </w:instrText>
        </w:r>
        <w:r>
          <w:rPr>
            <w:noProof/>
          </w:rPr>
          <w:instrText>HYPERLINK \l "_Toc479340043"</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32 Privacy Scope</w:t>
        </w:r>
        <w:r>
          <w:rPr>
            <w:noProof/>
            <w:webHidden/>
          </w:rPr>
          <w:tab/>
        </w:r>
        <w:r>
          <w:rPr>
            <w:noProof/>
            <w:webHidden/>
          </w:rPr>
          <w:fldChar w:fldCharType="begin"/>
        </w:r>
        <w:r>
          <w:rPr>
            <w:noProof/>
            <w:webHidden/>
          </w:rPr>
          <w:instrText xml:space="preserve"> PAGEREF _Toc479340043 \h </w:instrText>
        </w:r>
        <w:r>
          <w:rPr>
            <w:noProof/>
            <w:webHidden/>
          </w:rPr>
        </w:r>
      </w:ins>
      <w:r>
        <w:rPr>
          <w:noProof/>
          <w:webHidden/>
        </w:rPr>
        <w:fldChar w:fldCharType="separate"/>
      </w:r>
      <w:ins w:id="471" w:author="v2srivas" w:date="2017-04-07T14:50:00Z">
        <w:r>
          <w:rPr>
            <w:noProof/>
            <w:webHidden/>
          </w:rPr>
          <w:t>62</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72" w:author="v2srivas" w:date="2017-04-07T14:50:00Z"/>
          <w:rFonts w:asciiTheme="minorHAnsi" w:eastAsiaTheme="minorEastAsia" w:hAnsiTheme="minorHAnsi" w:cstheme="minorBidi"/>
          <w:noProof/>
          <w:szCs w:val="22"/>
          <w:lang w:val="en-CA" w:eastAsia="en-CA"/>
        </w:rPr>
      </w:pPr>
      <w:ins w:id="473"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"_Toc479340044"</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33 Contextual Risk Scope</w:t>
        </w:r>
        <w:r>
          <w:rPr>
            <w:noProof/>
            <w:webHidden/>
          </w:rPr>
          <w:tab/>
        </w:r>
        <w:r>
          <w:rPr>
            <w:noProof/>
            <w:webHidden/>
          </w:rPr>
          <w:fldChar w:fldCharType="begin"/>
        </w:r>
        <w:r>
          <w:rPr>
            <w:noProof/>
            <w:webHidden/>
          </w:rPr>
          <w:instrText xml:space="preserve"> PAGEREF _Toc479340044 \h </w:instrText>
        </w:r>
        <w:r>
          <w:rPr>
            <w:noProof/>
            <w:webHidden/>
          </w:rPr>
        </w:r>
      </w:ins>
      <w:r>
        <w:rPr>
          <w:noProof/>
          <w:webHidden/>
        </w:rPr>
        <w:fldChar w:fldCharType="separate"/>
      </w:r>
      <w:ins w:id="474" w:author="v2srivas" w:date="2017-04-07T14:50:00Z">
        <w:r>
          <w:rPr>
            <w:noProof/>
            <w:webHidden/>
          </w:rPr>
          <w:t>63</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75" w:author="v2srivas" w:date="2017-04-07T14:50:00Z"/>
          <w:rFonts w:asciiTheme="minorHAnsi" w:eastAsiaTheme="minorEastAsia" w:hAnsiTheme="minorHAnsi" w:cstheme="minorBidi"/>
          <w:noProof/>
          <w:szCs w:val="22"/>
          <w:lang w:val="en-CA" w:eastAsia="en-CA"/>
        </w:rPr>
      </w:pPr>
      <w:ins w:id="476"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"_Toc479340045"</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34 Dimensional Plot of a Recommender System</w:t>
        </w:r>
        <w:r>
          <w:rPr>
            <w:noProof/>
            <w:webHidden/>
          </w:rPr>
          <w:tab/>
        </w:r>
        <w:r>
          <w:rPr>
            <w:noProof/>
            <w:webHidden/>
          </w:rPr>
          <w:fldChar w:fldCharType="begin"/>
        </w:r>
        <w:r>
          <w:rPr>
            <w:noProof/>
            <w:webHidden/>
          </w:rPr>
          <w:instrText xml:space="preserve"> PAGEREF _Toc479340045 \h </w:instrText>
        </w:r>
        <w:r>
          <w:rPr>
            <w:noProof/>
            <w:webHidden/>
          </w:rPr>
        </w:r>
      </w:ins>
      <w:r>
        <w:rPr>
          <w:noProof/>
          <w:webHidden/>
        </w:rPr>
        <w:fldChar w:fldCharType="separate"/>
      </w:r>
      <w:ins w:id="477" w:author="v2srivas" w:date="2017-04-07T14:50:00Z">
        <w:r>
          <w:rPr>
            <w:noProof/>
            <w:webHidden/>
          </w:rPr>
          <w:t>64</w:t>
        </w:r>
        <w:r>
          <w:rPr>
            <w:noProof/>
            <w:webHidden/>
          </w:rPr>
          <w:fldChar w:fldCharType="end"/>
        </w:r>
        <w:r w:rsidRPr="0045466E">
          <w:rPr>
            <w:rStyle w:val="Hyperlink"/>
            <w:noProof/>
          </w:rPr>
          <w:fldChar w:fldCharType="end"/>
        </w:r>
      </w:ins>
    </w:p>
    <w:p w:rsidR="00602079" w:rsidRDefault="00602079">
      <w:pPr>
        <w:pStyle w:val="TableofFigures"/>
        <w:tabs>
          <w:tab w:val="right" w:leader="dot" w:pos="8990"/>
        </w:tabs>
        <w:rPr>
          <w:ins w:id="478" w:author="v2srivas" w:date="2017-04-07T14:50:00Z"/>
          <w:rFonts w:asciiTheme="minorHAnsi" w:eastAsiaTheme="minorEastAsia" w:hAnsiTheme="minorHAnsi" w:cstheme="minorBidi"/>
          <w:noProof/>
          <w:szCs w:val="22"/>
          <w:lang w:val="en-CA" w:eastAsia="en-CA"/>
        </w:rPr>
      </w:pPr>
      <w:ins w:id="479" w:author="v2srivas" w:date="2017-04-07T14:50:00Z">
        <w:r w:rsidRPr="0045466E">
          <w:rPr>
            <w:rStyle w:val="Hyperlink"/>
            <w:noProof/>
          </w:rPr>
          <w:fldChar w:fldCharType="begin"/>
        </w:r>
        <w:r w:rsidRPr="0045466E">
          <w:rPr>
            <w:rStyle w:val="Hyperlink"/>
            <w:noProof/>
          </w:rPr>
          <w:instrText xml:space="preserve"> </w:instrText>
        </w:r>
        <w:r>
          <w:rPr>
            <w:noProof/>
          </w:rPr>
          <w:instrText>HYPERLINK \l "_Toc479340046"</w:instrText>
        </w:r>
        <w:r w:rsidRPr="0045466E">
          <w:rPr>
            <w:rStyle w:val="Hyperlink"/>
            <w:noProof/>
          </w:rPr>
          <w:instrText xml:space="preserve"> </w:instrText>
        </w:r>
        <w:r w:rsidRPr="0045466E">
          <w:rPr>
            <w:rStyle w:val="Hyperlink"/>
            <w:noProof/>
          </w:rPr>
        </w:r>
        <w:r w:rsidRPr="0045466E">
          <w:rPr>
            <w:rStyle w:val="Hyperlink"/>
            <w:noProof/>
          </w:rPr>
          <w:fldChar w:fldCharType="separate"/>
        </w:r>
        <w:r w:rsidRPr="0045466E">
          <w:rPr>
            <w:rStyle w:val="Hyperlink"/>
            <w:noProof/>
          </w:rPr>
          <w:t>Figure 35 Multidimensional description of the Job Recommender System</w:t>
        </w:r>
        <w:r>
          <w:rPr>
            <w:noProof/>
            <w:webHidden/>
          </w:rPr>
          <w:tab/>
        </w:r>
        <w:r>
          <w:rPr>
            <w:noProof/>
            <w:webHidden/>
          </w:rPr>
          <w:fldChar w:fldCharType="begin"/>
        </w:r>
        <w:r>
          <w:rPr>
            <w:noProof/>
            <w:webHidden/>
          </w:rPr>
          <w:instrText xml:space="preserve"> PAGEREF _Toc479340046 \h </w:instrText>
        </w:r>
        <w:r>
          <w:rPr>
            <w:noProof/>
            <w:webHidden/>
          </w:rPr>
        </w:r>
      </w:ins>
      <w:r>
        <w:rPr>
          <w:noProof/>
          <w:webHidden/>
        </w:rPr>
        <w:fldChar w:fldCharType="separate"/>
      </w:r>
      <w:ins w:id="480" w:author="v2srivas" w:date="2017-04-07T14:50:00Z">
        <w:r>
          <w:rPr>
            <w:noProof/>
            <w:webHidden/>
          </w:rPr>
          <w:t>65</w:t>
        </w:r>
        <w:r>
          <w:rPr>
            <w:noProof/>
            <w:webHidden/>
          </w:rPr>
          <w:fldChar w:fldCharType="end"/>
        </w:r>
        <w:r w:rsidRPr="0045466E">
          <w:rPr>
            <w:rStyle w:val="Hyperlink"/>
            <w:noProof/>
          </w:rPr>
          <w:fldChar w:fldCharType="end"/>
        </w:r>
      </w:ins>
    </w:p>
    <w:p w:rsidR="009A50F4" w:rsidDel="00602079" w:rsidRDefault="009A50F4">
      <w:pPr>
        <w:pStyle w:val="TableofFigures"/>
        <w:tabs>
          <w:tab w:val="right" w:leader="dot" w:pos="8990"/>
        </w:tabs>
        <w:rPr>
          <w:del w:id="481" w:author="v2srivas" w:date="2017-04-07T14:50:00Z"/>
          <w:rFonts w:asciiTheme="minorHAnsi" w:eastAsiaTheme="minorEastAsia" w:hAnsiTheme="minorHAnsi" w:cstheme="minorBidi"/>
          <w:noProof/>
          <w:szCs w:val="22"/>
          <w:lang w:val="en-CA" w:eastAsia="en-CA"/>
        </w:rPr>
      </w:pPr>
      <w:del w:id="482" w:author="v2srivas" w:date="2017-04-07T14:50:00Z">
        <w:r w:rsidRPr="00602079" w:rsidDel="00602079">
          <w:rPr>
            <w:noProof/>
            <w:rPrChange w:id="483" w:author="v2srivas" w:date="2017-04-07T14:50:00Z">
              <w:rPr>
                <w:rStyle w:val="Hyperlink"/>
                <w:noProof/>
              </w:rPr>
            </w:rPrChange>
          </w:rPr>
          <w:delText>Figure 1 Conceptual Diagram of the Risk-Aware Privacy-Preserving Recommender System</w:delText>
        </w:r>
        <w:r w:rsidDel="00602079">
          <w:rPr>
            <w:noProof/>
            <w:webHidden/>
          </w:rPr>
          <w:tab/>
          <w:delText>23</w:delText>
        </w:r>
      </w:del>
    </w:p>
    <w:p w:rsidR="009A50F4" w:rsidDel="00602079" w:rsidRDefault="009A50F4">
      <w:pPr>
        <w:pStyle w:val="TableofFigures"/>
        <w:tabs>
          <w:tab w:val="right" w:leader="dot" w:pos="8990"/>
        </w:tabs>
        <w:rPr>
          <w:del w:id="484" w:author="v2srivas" w:date="2017-04-07T14:50:00Z"/>
          <w:rFonts w:asciiTheme="minorHAnsi" w:eastAsiaTheme="minorEastAsia" w:hAnsiTheme="minorHAnsi" w:cstheme="minorBidi"/>
          <w:noProof/>
          <w:szCs w:val="22"/>
          <w:lang w:val="en-CA" w:eastAsia="en-CA"/>
        </w:rPr>
      </w:pPr>
      <w:del w:id="485" w:author="v2srivas" w:date="2017-04-07T14:50:00Z">
        <w:r w:rsidRPr="00602079" w:rsidDel="00602079">
          <w:rPr>
            <w:noProof/>
            <w:rPrChange w:id="486" w:author="v2srivas" w:date="2017-04-07T14:50:00Z">
              <w:rPr>
                <w:rStyle w:val="Hyperlink"/>
                <w:noProof/>
              </w:rPr>
            </w:rPrChange>
          </w:rPr>
          <w:delText>Figure 2 Proposed Steps of the Modeling Approach</w:delText>
        </w:r>
        <w:r w:rsidDel="00602079">
          <w:rPr>
            <w:noProof/>
            <w:webHidden/>
          </w:rPr>
          <w:tab/>
          <w:delText>23</w:delText>
        </w:r>
      </w:del>
    </w:p>
    <w:p w:rsidR="009A50F4" w:rsidDel="00602079" w:rsidRDefault="009A50F4">
      <w:pPr>
        <w:pStyle w:val="TableofFigures"/>
        <w:tabs>
          <w:tab w:val="right" w:leader="dot" w:pos="8990"/>
        </w:tabs>
        <w:rPr>
          <w:del w:id="487" w:author="v2srivas" w:date="2017-04-07T14:50:00Z"/>
          <w:rFonts w:asciiTheme="minorHAnsi" w:eastAsiaTheme="minorEastAsia" w:hAnsiTheme="minorHAnsi" w:cstheme="minorBidi"/>
          <w:noProof/>
          <w:szCs w:val="22"/>
          <w:lang w:val="en-CA" w:eastAsia="en-CA"/>
        </w:rPr>
      </w:pPr>
      <w:del w:id="488" w:author="v2srivas" w:date="2017-04-07T14:50:00Z">
        <w:r w:rsidRPr="00602079" w:rsidDel="00602079">
          <w:rPr>
            <w:noProof/>
            <w:rPrChange w:id="489" w:author="v2srivas" w:date="2017-04-07T14:50:00Z">
              <w:rPr>
                <w:rStyle w:val="Hyperlink"/>
                <w:noProof/>
              </w:rPr>
            </w:rPrChange>
          </w:rPr>
          <w:delText>Figure 3 Combining Subsystem Goals to Achieve the System Goal</w:delText>
        </w:r>
        <w:r w:rsidDel="00602079">
          <w:rPr>
            <w:noProof/>
            <w:webHidden/>
          </w:rPr>
          <w:tab/>
          <w:delText>27</w:delText>
        </w:r>
      </w:del>
    </w:p>
    <w:p w:rsidR="009A50F4" w:rsidDel="00602079" w:rsidRDefault="009A50F4">
      <w:pPr>
        <w:pStyle w:val="TableofFigures"/>
        <w:tabs>
          <w:tab w:val="right" w:leader="dot" w:pos="8990"/>
        </w:tabs>
        <w:rPr>
          <w:del w:id="490" w:author="v2srivas" w:date="2017-04-07T14:50:00Z"/>
          <w:rFonts w:asciiTheme="minorHAnsi" w:eastAsiaTheme="minorEastAsia" w:hAnsiTheme="minorHAnsi" w:cstheme="minorBidi"/>
          <w:noProof/>
          <w:szCs w:val="22"/>
          <w:lang w:val="en-CA" w:eastAsia="en-CA"/>
        </w:rPr>
      </w:pPr>
      <w:del w:id="491" w:author="v2srivas" w:date="2017-04-07T14:50:00Z">
        <w:r w:rsidRPr="00602079" w:rsidDel="00602079">
          <w:rPr>
            <w:noProof/>
            <w:rPrChange w:id="492" w:author="v2srivas" w:date="2017-04-07T14:50:00Z">
              <w:rPr>
                <w:rStyle w:val="Hyperlink"/>
                <w:noProof/>
              </w:rPr>
            </w:rPrChange>
          </w:rPr>
          <w:delText>Figure 4 Relationship model for subsystems</w:delText>
        </w:r>
        <w:r w:rsidDel="00602079">
          <w:rPr>
            <w:noProof/>
            <w:webHidden/>
          </w:rPr>
          <w:tab/>
          <w:delText>28</w:delText>
        </w:r>
      </w:del>
    </w:p>
    <w:p w:rsidR="009A50F4" w:rsidDel="00602079" w:rsidRDefault="009A50F4">
      <w:pPr>
        <w:pStyle w:val="TableofFigures"/>
        <w:tabs>
          <w:tab w:val="right" w:leader="dot" w:pos="8990"/>
        </w:tabs>
        <w:rPr>
          <w:del w:id="493" w:author="v2srivas" w:date="2017-04-07T14:50:00Z"/>
          <w:rFonts w:asciiTheme="minorHAnsi" w:eastAsiaTheme="minorEastAsia" w:hAnsiTheme="minorHAnsi" w:cstheme="minorBidi"/>
          <w:noProof/>
          <w:szCs w:val="22"/>
          <w:lang w:val="en-CA" w:eastAsia="en-CA"/>
        </w:rPr>
      </w:pPr>
      <w:del w:id="494" w:author="v2srivas" w:date="2017-04-07T14:50:00Z">
        <w:r w:rsidRPr="00602079" w:rsidDel="00602079">
          <w:rPr>
            <w:noProof/>
            <w:rPrChange w:id="495" w:author="v2srivas" w:date="2017-04-07T14:50:00Z">
              <w:rPr>
                <w:rStyle w:val="Hyperlink"/>
                <w:noProof/>
              </w:rPr>
            </w:rPrChange>
          </w:rPr>
          <w:delText>Figure 5 Goal Model for the Data Manager Agent and the Aggregator Agent</w:delText>
        </w:r>
        <w:r w:rsidDel="00602079">
          <w:rPr>
            <w:noProof/>
            <w:webHidden/>
          </w:rPr>
          <w:tab/>
          <w:delText>29</w:delText>
        </w:r>
      </w:del>
    </w:p>
    <w:p w:rsidR="009A50F4" w:rsidDel="00602079" w:rsidRDefault="009A50F4">
      <w:pPr>
        <w:pStyle w:val="TableofFigures"/>
        <w:tabs>
          <w:tab w:val="right" w:leader="dot" w:pos="8990"/>
        </w:tabs>
        <w:rPr>
          <w:del w:id="496" w:author="v2srivas" w:date="2017-04-07T14:50:00Z"/>
          <w:rFonts w:asciiTheme="minorHAnsi" w:eastAsiaTheme="minorEastAsia" w:hAnsiTheme="minorHAnsi" w:cstheme="minorBidi"/>
          <w:noProof/>
          <w:szCs w:val="22"/>
          <w:lang w:val="en-CA" w:eastAsia="en-CA"/>
        </w:rPr>
      </w:pPr>
      <w:del w:id="497" w:author="v2srivas" w:date="2017-04-07T14:50:00Z">
        <w:r w:rsidRPr="00602079" w:rsidDel="00602079">
          <w:rPr>
            <w:noProof/>
            <w:rPrChange w:id="498" w:author="v2srivas" w:date="2017-04-07T14:50:00Z">
              <w:rPr>
                <w:rStyle w:val="Hyperlink"/>
                <w:noProof/>
              </w:rPr>
            </w:rPrChange>
          </w:rPr>
          <w:delText>Figure 6 Goal model for the User Privacy Agent</w:delText>
        </w:r>
        <w:r w:rsidDel="00602079">
          <w:rPr>
            <w:noProof/>
            <w:webHidden/>
          </w:rPr>
          <w:tab/>
          <w:delText>30</w:delText>
        </w:r>
      </w:del>
    </w:p>
    <w:p w:rsidR="009A50F4" w:rsidDel="00602079" w:rsidRDefault="009A50F4">
      <w:pPr>
        <w:pStyle w:val="TableofFigures"/>
        <w:tabs>
          <w:tab w:val="right" w:leader="dot" w:pos="8990"/>
        </w:tabs>
        <w:rPr>
          <w:del w:id="499" w:author="v2srivas" w:date="2017-04-07T14:50:00Z"/>
          <w:rFonts w:asciiTheme="minorHAnsi" w:eastAsiaTheme="minorEastAsia" w:hAnsiTheme="minorHAnsi" w:cstheme="minorBidi"/>
          <w:noProof/>
          <w:szCs w:val="22"/>
          <w:lang w:val="en-CA" w:eastAsia="en-CA"/>
        </w:rPr>
      </w:pPr>
      <w:del w:id="500" w:author="v2srivas" w:date="2017-04-07T14:50:00Z">
        <w:r w:rsidRPr="00602079" w:rsidDel="00602079">
          <w:rPr>
            <w:noProof/>
            <w:rPrChange w:id="501" w:author="v2srivas" w:date="2017-04-07T14:50:00Z">
              <w:rPr>
                <w:rStyle w:val="Hyperlink"/>
                <w:noProof/>
              </w:rPr>
            </w:rPrChange>
          </w:rPr>
          <w:delText>Figure 7 Goal Model for the User Risk Agent and the Context Analyzer Agent</w:delText>
        </w:r>
        <w:r w:rsidDel="00602079">
          <w:rPr>
            <w:noProof/>
            <w:webHidden/>
          </w:rPr>
          <w:tab/>
          <w:delText>31</w:delText>
        </w:r>
      </w:del>
    </w:p>
    <w:p w:rsidR="009A50F4" w:rsidDel="00602079" w:rsidRDefault="009A50F4">
      <w:pPr>
        <w:pStyle w:val="TableofFigures"/>
        <w:tabs>
          <w:tab w:val="right" w:leader="dot" w:pos="8990"/>
        </w:tabs>
        <w:rPr>
          <w:del w:id="502" w:author="v2srivas" w:date="2017-04-07T14:50:00Z"/>
          <w:rFonts w:asciiTheme="minorHAnsi" w:eastAsiaTheme="minorEastAsia" w:hAnsiTheme="minorHAnsi" w:cstheme="minorBidi"/>
          <w:noProof/>
          <w:szCs w:val="22"/>
          <w:lang w:val="en-CA" w:eastAsia="en-CA"/>
        </w:rPr>
      </w:pPr>
      <w:del w:id="503" w:author="v2srivas" w:date="2017-04-07T14:50:00Z">
        <w:r w:rsidRPr="00602079" w:rsidDel="00602079">
          <w:rPr>
            <w:noProof/>
            <w:rPrChange w:id="504" w:author="v2srivas" w:date="2017-04-07T14:50:00Z">
              <w:rPr>
                <w:rStyle w:val="Hyperlink"/>
                <w:noProof/>
              </w:rPr>
            </w:rPrChange>
          </w:rPr>
          <w:delText>Figure 8 System Goal Model</w:delText>
        </w:r>
        <w:r w:rsidDel="00602079">
          <w:rPr>
            <w:noProof/>
            <w:webHidden/>
          </w:rPr>
          <w:tab/>
          <w:delText>33</w:delText>
        </w:r>
      </w:del>
    </w:p>
    <w:p w:rsidR="009A50F4" w:rsidDel="00602079" w:rsidRDefault="009A50F4">
      <w:pPr>
        <w:pStyle w:val="TableofFigures"/>
        <w:tabs>
          <w:tab w:val="right" w:leader="dot" w:pos="8990"/>
        </w:tabs>
        <w:rPr>
          <w:del w:id="505" w:author="v2srivas" w:date="2017-04-07T14:50:00Z"/>
          <w:rFonts w:asciiTheme="minorHAnsi" w:eastAsiaTheme="minorEastAsia" w:hAnsiTheme="minorHAnsi" w:cstheme="minorBidi"/>
          <w:noProof/>
          <w:szCs w:val="22"/>
          <w:lang w:val="en-CA" w:eastAsia="en-CA"/>
        </w:rPr>
      </w:pPr>
      <w:del w:id="506" w:author="v2srivas" w:date="2017-04-07T14:50:00Z">
        <w:r w:rsidRPr="00602079" w:rsidDel="00602079">
          <w:rPr>
            <w:noProof/>
            <w:rPrChange w:id="507" w:author="v2srivas" w:date="2017-04-07T14:50:00Z">
              <w:rPr>
                <w:rStyle w:val="Hyperlink"/>
                <w:noProof/>
              </w:rPr>
            </w:rPrChange>
          </w:rPr>
          <w:delText>Figure 9 Activity Diagram of Data Subsystem</w:delText>
        </w:r>
        <w:r w:rsidDel="00602079">
          <w:rPr>
            <w:noProof/>
            <w:webHidden/>
          </w:rPr>
          <w:tab/>
          <w:delText>34</w:delText>
        </w:r>
      </w:del>
    </w:p>
    <w:p w:rsidR="009A50F4" w:rsidDel="00602079" w:rsidRDefault="009A50F4">
      <w:pPr>
        <w:pStyle w:val="TableofFigures"/>
        <w:tabs>
          <w:tab w:val="right" w:leader="dot" w:pos="8990"/>
        </w:tabs>
        <w:rPr>
          <w:del w:id="508" w:author="v2srivas" w:date="2017-04-07T14:50:00Z"/>
          <w:rFonts w:asciiTheme="minorHAnsi" w:eastAsiaTheme="minorEastAsia" w:hAnsiTheme="minorHAnsi" w:cstheme="minorBidi"/>
          <w:noProof/>
          <w:szCs w:val="22"/>
          <w:lang w:val="en-CA" w:eastAsia="en-CA"/>
        </w:rPr>
      </w:pPr>
      <w:del w:id="509" w:author="v2srivas" w:date="2017-04-07T14:50:00Z">
        <w:r w:rsidRPr="00602079" w:rsidDel="00602079">
          <w:rPr>
            <w:noProof/>
            <w:rPrChange w:id="510" w:author="v2srivas" w:date="2017-04-07T14:50:00Z">
              <w:rPr>
                <w:rStyle w:val="Hyperlink"/>
                <w:noProof/>
              </w:rPr>
            </w:rPrChange>
          </w:rPr>
          <w:delText>Figure 10 Activity diagram for the User Privacy Subsystem</w:delText>
        </w:r>
        <w:r w:rsidDel="00602079">
          <w:rPr>
            <w:noProof/>
            <w:webHidden/>
          </w:rPr>
          <w:tab/>
          <w:delText>35</w:delText>
        </w:r>
      </w:del>
    </w:p>
    <w:p w:rsidR="009A50F4" w:rsidDel="00602079" w:rsidRDefault="009A50F4">
      <w:pPr>
        <w:pStyle w:val="TableofFigures"/>
        <w:tabs>
          <w:tab w:val="right" w:leader="dot" w:pos="8990"/>
        </w:tabs>
        <w:rPr>
          <w:del w:id="511" w:author="v2srivas" w:date="2017-04-07T14:50:00Z"/>
          <w:rFonts w:asciiTheme="minorHAnsi" w:eastAsiaTheme="minorEastAsia" w:hAnsiTheme="minorHAnsi" w:cstheme="minorBidi"/>
          <w:noProof/>
          <w:szCs w:val="22"/>
          <w:lang w:val="en-CA" w:eastAsia="en-CA"/>
        </w:rPr>
      </w:pPr>
      <w:del w:id="512" w:author="v2srivas" w:date="2017-04-07T14:50:00Z">
        <w:r w:rsidRPr="00602079" w:rsidDel="00602079">
          <w:rPr>
            <w:noProof/>
            <w:rPrChange w:id="513" w:author="v2srivas" w:date="2017-04-07T14:50:00Z">
              <w:rPr>
                <w:rStyle w:val="Hyperlink"/>
                <w:noProof/>
              </w:rPr>
            </w:rPrChange>
          </w:rPr>
          <w:delText>Figure 11 Activity Diagram for the Risk Subsystem</w:delText>
        </w:r>
        <w:r w:rsidDel="00602079">
          <w:rPr>
            <w:noProof/>
            <w:webHidden/>
          </w:rPr>
          <w:tab/>
          <w:delText>36</w:delText>
        </w:r>
      </w:del>
    </w:p>
    <w:p w:rsidR="009A50F4" w:rsidDel="00602079" w:rsidRDefault="009A50F4">
      <w:pPr>
        <w:pStyle w:val="TableofFigures"/>
        <w:tabs>
          <w:tab w:val="right" w:leader="dot" w:pos="8990"/>
        </w:tabs>
        <w:rPr>
          <w:del w:id="514" w:author="v2srivas" w:date="2017-04-07T14:50:00Z"/>
          <w:rFonts w:asciiTheme="minorHAnsi" w:eastAsiaTheme="minorEastAsia" w:hAnsiTheme="minorHAnsi" w:cstheme="minorBidi"/>
          <w:noProof/>
          <w:szCs w:val="22"/>
          <w:lang w:val="en-CA" w:eastAsia="en-CA"/>
        </w:rPr>
      </w:pPr>
      <w:del w:id="515" w:author="v2srivas" w:date="2017-04-07T14:50:00Z">
        <w:r w:rsidRPr="00602079" w:rsidDel="00602079">
          <w:rPr>
            <w:noProof/>
            <w:rPrChange w:id="516" w:author="v2srivas" w:date="2017-04-07T14:50:00Z">
              <w:rPr>
                <w:rStyle w:val="Hyperlink"/>
                <w:noProof/>
              </w:rPr>
            </w:rPrChange>
          </w:rPr>
          <w:delText>Figure 12 Complete Activity Model of the System</w:delText>
        </w:r>
        <w:r w:rsidDel="00602079">
          <w:rPr>
            <w:noProof/>
            <w:webHidden/>
          </w:rPr>
          <w:tab/>
          <w:delText>37</w:delText>
        </w:r>
      </w:del>
    </w:p>
    <w:p w:rsidR="009A50F4" w:rsidDel="00602079" w:rsidRDefault="009A50F4">
      <w:pPr>
        <w:pStyle w:val="TableofFigures"/>
        <w:tabs>
          <w:tab w:val="right" w:leader="dot" w:pos="8990"/>
        </w:tabs>
        <w:rPr>
          <w:del w:id="517" w:author="v2srivas" w:date="2017-04-07T14:50:00Z"/>
          <w:rFonts w:asciiTheme="minorHAnsi" w:eastAsiaTheme="minorEastAsia" w:hAnsiTheme="minorHAnsi" w:cstheme="minorBidi"/>
          <w:noProof/>
          <w:szCs w:val="22"/>
          <w:lang w:val="en-CA" w:eastAsia="en-CA"/>
        </w:rPr>
      </w:pPr>
      <w:del w:id="518" w:author="v2srivas" w:date="2017-04-07T14:50:00Z">
        <w:r w:rsidRPr="00602079" w:rsidDel="00602079">
          <w:rPr>
            <w:noProof/>
            <w:rPrChange w:id="519" w:author="v2srivas" w:date="2017-04-07T14:50:00Z">
              <w:rPr>
                <w:rStyle w:val="Hyperlink"/>
                <w:noProof/>
              </w:rPr>
            </w:rPrChange>
          </w:rPr>
          <w:delText>Figure 13 Data Subsystem sequence diagram</w:delText>
        </w:r>
        <w:r w:rsidDel="00602079">
          <w:rPr>
            <w:noProof/>
            <w:webHidden/>
          </w:rPr>
          <w:tab/>
          <w:delText>38</w:delText>
        </w:r>
      </w:del>
    </w:p>
    <w:p w:rsidR="009A50F4" w:rsidDel="00602079" w:rsidRDefault="009A50F4">
      <w:pPr>
        <w:pStyle w:val="TableofFigures"/>
        <w:tabs>
          <w:tab w:val="right" w:leader="dot" w:pos="8990"/>
        </w:tabs>
        <w:rPr>
          <w:del w:id="520" w:author="v2srivas" w:date="2017-04-07T14:50:00Z"/>
          <w:rFonts w:asciiTheme="minorHAnsi" w:eastAsiaTheme="minorEastAsia" w:hAnsiTheme="minorHAnsi" w:cstheme="minorBidi"/>
          <w:noProof/>
          <w:szCs w:val="22"/>
          <w:lang w:val="en-CA" w:eastAsia="en-CA"/>
        </w:rPr>
      </w:pPr>
      <w:del w:id="521" w:author="v2srivas" w:date="2017-04-07T14:50:00Z">
        <w:r w:rsidRPr="00602079" w:rsidDel="00602079">
          <w:rPr>
            <w:noProof/>
            <w:rPrChange w:id="522" w:author="v2srivas" w:date="2017-04-07T14:50:00Z">
              <w:rPr>
                <w:rStyle w:val="Hyperlink"/>
                <w:noProof/>
              </w:rPr>
            </w:rPrChange>
          </w:rPr>
          <w:delText>Figure 14 Privacy Subsystem Sequence Diagram</w:delText>
        </w:r>
        <w:r w:rsidDel="00602079">
          <w:rPr>
            <w:noProof/>
            <w:webHidden/>
          </w:rPr>
          <w:tab/>
          <w:delText>39</w:delText>
        </w:r>
      </w:del>
    </w:p>
    <w:p w:rsidR="009A50F4" w:rsidDel="00602079" w:rsidRDefault="009A50F4">
      <w:pPr>
        <w:pStyle w:val="TableofFigures"/>
        <w:tabs>
          <w:tab w:val="right" w:leader="dot" w:pos="8990"/>
        </w:tabs>
        <w:rPr>
          <w:del w:id="523" w:author="v2srivas" w:date="2017-04-07T14:50:00Z"/>
          <w:rFonts w:asciiTheme="minorHAnsi" w:eastAsiaTheme="minorEastAsia" w:hAnsiTheme="minorHAnsi" w:cstheme="minorBidi"/>
          <w:noProof/>
          <w:szCs w:val="22"/>
          <w:lang w:val="en-CA" w:eastAsia="en-CA"/>
        </w:rPr>
      </w:pPr>
      <w:del w:id="524" w:author="v2srivas" w:date="2017-04-07T14:50:00Z">
        <w:r w:rsidRPr="00602079" w:rsidDel="00602079">
          <w:rPr>
            <w:noProof/>
            <w:rPrChange w:id="525" w:author="v2srivas" w:date="2017-04-07T14:50:00Z">
              <w:rPr>
                <w:rStyle w:val="Hyperlink"/>
                <w:noProof/>
              </w:rPr>
            </w:rPrChange>
          </w:rPr>
          <w:delText>Figure 15 Contextual Risk Subsystem Sequence Diagram</w:delText>
        </w:r>
        <w:r w:rsidDel="00602079">
          <w:rPr>
            <w:noProof/>
            <w:webHidden/>
          </w:rPr>
          <w:tab/>
          <w:delText>40</w:delText>
        </w:r>
      </w:del>
    </w:p>
    <w:p w:rsidR="009A50F4" w:rsidDel="00602079" w:rsidRDefault="009A50F4">
      <w:pPr>
        <w:pStyle w:val="TableofFigures"/>
        <w:tabs>
          <w:tab w:val="right" w:leader="dot" w:pos="8990"/>
        </w:tabs>
        <w:rPr>
          <w:del w:id="526" w:author="v2srivas" w:date="2017-04-07T14:50:00Z"/>
          <w:rFonts w:asciiTheme="minorHAnsi" w:eastAsiaTheme="minorEastAsia" w:hAnsiTheme="minorHAnsi" w:cstheme="minorBidi"/>
          <w:noProof/>
          <w:szCs w:val="22"/>
          <w:lang w:val="en-CA" w:eastAsia="en-CA"/>
        </w:rPr>
      </w:pPr>
      <w:del w:id="527" w:author="v2srivas" w:date="2017-04-07T14:50:00Z">
        <w:r w:rsidRPr="00602079" w:rsidDel="00602079">
          <w:rPr>
            <w:noProof/>
            <w:rPrChange w:id="528" w:author="v2srivas" w:date="2017-04-07T14:50:00Z">
              <w:rPr>
                <w:rStyle w:val="Hyperlink"/>
                <w:noProof/>
              </w:rPr>
            </w:rPrChange>
          </w:rPr>
          <w:delText>Figure 16 Combined Sequence Diagram</w:delText>
        </w:r>
        <w:r w:rsidDel="00602079">
          <w:rPr>
            <w:noProof/>
            <w:webHidden/>
          </w:rPr>
          <w:tab/>
          <w:delText>41</w:delText>
        </w:r>
      </w:del>
    </w:p>
    <w:p w:rsidR="009A50F4" w:rsidDel="00602079" w:rsidRDefault="009A50F4">
      <w:pPr>
        <w:pStyle w:val="TableofFigures"/>
        <w:tabs>
          <w:tab w:val="right" w:leader="dot" w:pos="8990"/>
        </w:tabs>
        <w:rPr>
          <w:del w:id="529" w:author="v2srivas" w:date="2017-04-07T14:50:00Z"/>
          <w:rFonts w:asciiTheme="minorHAnsi" w:eastAsiaTheme="minorEastAsia" w:hAnsiTheme="minorHAnsi" w:cstheme="minorBidi"/>
          <w:noProof/>
          <w:szCs w:val="22"/>
          <w:lang w:val="en-CA" w:eastAsia="en-CA"/>
        </w:rPr>
      </w:pPr>
      <w:del w:id="530" w:author="v2srivas" w:date="2017-04-07T14:50:00Z">
        <w:r w:rsidRPr="00602079" w:rsidDel="00602079">
          <w:rPr>
            <w:noProof/>
            <w:rPrChange w:id="531" w:author="v2srivas" w:date="2017-04-07T14:50:00Z">
              <w:rPr>
                <w:rStyle w:val="Hyperlink"/>
                <w:noProof/>
              </w:rPr>
            </w:rPrChange>
          </w:rPr>
          <w:delText>Figure 17 Graph Framework described in [9]</w:delText>
        </w:r>
        <w:r w:rsidDel="00602079">
          <w:rPr>
            <w:noProof/>
            <w:webHidden/>
          </w:rPr>
          <w:tab/>
          <w:delText>44</w:delText>
        </w:r>
      </w:del>
    </w:p>
    <w:p w:rsidR="009A50F4" w:rsidDel="00602079" w:rsidRDefault="009A50F4">
      <w:pPr>
        <w:pStyle w:val="TableofFigures"/>
        <w:tabs>
          <w:tab w:val="right" w:leader="dot" w:pos="8990"/>
        </w:tabs>
        <w:rPr>
          <w:del w:id="532" w:author="v2srivas" w:date="2017-04-07T14:50:00Z"/>
          <w:rFonts w:asciiTheme="minorHAnsi" w:eastAsiaTheme="minorEastAsia" w:hAnsiTheme="minorHAnsi" w:cstheme="minorBidi"/>
          <w:noProof/>
          <w:szCs w:val="22"/>
          <w:lang w:val="en-CA" w:eastAsia="en-CA"/>
        </w:rPr>
      </w:pPr>
      <w:del w:id="533" w:author="v2srivas" w:date="2017-04-07T14:50:00Z">
        <w:r w:rsidRPr="00602079" w:rsidDel="00602079">
          <w:rPr>
            <w:noProof/>
            <w:rPrChange w:id="534" w:author="v2srivas" w:date="2017-04-07T14:50:00Z">
              <w:rPr>
                <w:rStyle w:val="Hyperlink"/>
                <w:noProof/>
              </w:rPr>
            </w:rPrChange>
          </w:rPr>
          <w:delText>Figure 18 Resume Matching System described in [10]</w:delText>
        </w:r>
        <w:r w:rsidDel="00602079">
          <w:rPr>
            <w:noProof/>
            <w:webHidden/>
          </w:rPr>
          <w:tab/>
          <w:delText>45</w:delText>
        </w:r>
      </w:del>
    </w:p>
    <w:p w:rsidR="009A50F4" w:rsidDel="00602079" w:rsidRDefault="009A50F4">
      <w:pPr>
        <w:pStyle w:val="TableofFigures"/>
        <w:tabs>
          <w:tab w:val="right" w:leader="dot" w:pos="8990"/>
        </w:tabs>
        <w:rPr>
          <w:del w:id="535" w:author="v2srivas" w:date="2017-04-07T14:50:00Z"/>
          <w:rFonts w:asciiTheme="minorHAnsi" w:eastAsiaTheme="minorEastAsia" w:hAnsiTheme="minorHAnsi" w:cstheme="minorBidi"/>
          <w:noProof/>
          <w:szCs w:val="22"/>
          <w:lang w:val="en-CA" w:eastAsia="en-CA"/>
        </w:rPr>
      </w:pPr>
      <w:del w:id="536" w:author="v2srivas" w:date="2017-04-07T14:50:00Z">
        <w:r w:rsidRPr="00602079" w:rsidDel="00602079">
          <w:rPr>
            <w:noProof/>
            <w:rPrChange w:id="537" w:author="v2srivas" w:date="2017-04-07T14:50:00Z">
              <w:rPr>
                <w:rStyle w:val="Hyperlink"/>
                <w:noProof/>
              </w:rPr>
            </w:rPrChange>
          </w:rPr>
          <w:delText>Figure 19 Information Processing Pipeline described in [10]</w:delText>
        </w:r>
        <w:r w:rsidDel="00602079">
          <w:rPr>
            <w:noProof/>
            <w:webHidden/>
          </w:rPr>
          <w:tab/>
          <w:delText>45</w:delText>
        </w:r>
      </w:del>
    </w:p>
    <w:p w:rsidR="009A50F4" w:rsidDel="00602079" w:rsidRDefault="009A50F4">
      <w:pPr>
        <w:pStyle w:val="TableofFigures"/>
        <w:tabs>
          <w:tab w:val="right" w:leader="dot" w:pos="8990"/>
        </w:tabs>
        <w:rPr>
          <w:del w:id="538" w:author="v2srivas" w:date="2017-04-07T14:50:00Z"/>
          <w:rFonts w:asciiTheme="minorHAnsi" w:eastAsiaTheme="minorEastAsia" w:hAnsiTheme="minorHAnsi" w:cstheme="minorBidi"/>
          <w:noProof/>
          <w:szCs w:val="22"/>
          <w:lang w:val="en-CA" w:eastAsia="en-CA"/>
        </w:rPr>
      </w:pPr>
      <w:del w:id="539" w:author="v2srivas" w:date="2017-04-07T14:50:00Z">
        <w:r w:rsidRPr="00602079" w:rsidDel="00602079">
          <w:rPr>
            <w:noProof/>
            <w:rPrChange w:id="540" w:author="v2srivas" w:date="2017-04-07T14:50:00Z">
              <w:rPr>
                <w:rStyle w:val="Hyperlink"/>
                <w:noProof/>
              </w:rPr>
            </w:rPrChange>
          </w:rPr>
          <w:delText>Figure 20 Goal Model: Data Subsystem</w:delText>
        </w:r>
        <w:r w:rsidDel="00602079">
          <w:rPr>
            <w:noProof/>
            <w:webHidden/>
          </w:rPr>
          <w:tab/>
          <w:delText>47</w:delText>
        </w:r>
      </w:del>
    </w:p>
    <w:p w:rsidR="009A50F4" w:rsidDel="00602079" w:rsidRDefault="009A50F4">
      <w:pPr>
        <w:pStyle w:val="TableofFigures"/>
        <w:tabs>
          <w:tab w:val="right" w:leader="dot" w:pos="8990"/>
        </w:tabs>
        <w:rPr>
          <w:del w:id="541" w:author="v2srivas" w:date="2017-04-07T14:50:00Z"/>
          <w:rFonts w:asciiTheme="minorHAnsi" w:eastAsiaTheme="minorEastAsia" w:hAnsiTheme="minorHAnsi" w:cstheme="minorBidi"/>
          <w:noProof/>
          <w:szCs w:val="22"/>
          <w:lang w:val="en-CA" w:eastAsia="en-CA"/>
        </w:rPr>
      </w:pPr>
      <w:del w:id="542" w:author="v2srivas" w:date="2017-04-07T14:50:00Z">
        <w:r w:rsidRPr="00602079" w:rsidDel="00602079">
          <w:rPr>
            <w:noProof/>
            <w:rPrChange w:id="543" w:author="v2srivas" w:date="2017-04-07T14:50:00Z">
              <w:rPr>
                <w:rStyle w:val="Hyperlink"/>
                <w:noProof/>
              </w:rPr>
            </w:rPrChange>
          </w:rPr>
          <w:delText>Figure 21 Goal Model: Privacy Subsystem</w:delText>
        </w:r>
        <w:r w:rsidDel="00602079">
          <w:rPr>
            <w:noProof/>
            <w:webHidden/>
          </w:rPr>
          <w:tab/>
          <w:delText>48</w:delText>
        </w:r>
      </w:del>
    </w:p>
    <w:p w:rsidR="009A50F4" w:rsidDel="00602079" w:rsidRDefault="009A50F4">
      <w:pPr>
        <w:pStyle w:val="TableofFigures"/>
        <w:tabs>
          <w:tab w:val="right" w:leader="dot" w:pos="8990"/>
        </w:tabs>
        <w:rPr>
          <w:del w:id="544" w:author="v2srivas" w:date="2017-04-07T14:50:00Z"/>
          <w:rFonts w:asciiTheme="minorHAnsi" w:eastAsiaTheme="minorEastAsia" w:hAnsiTheme="minorHAnsi" w:cstheme="minorBidi"/>
          <w:noProof/>
          <w:szCs w:val="22"/>
          <w:lang w:val="en-CA" w:eastAsia="en-CA"/>
        </w:rPr>
      </w:pPr>
      <w:del w:id="545" w:author="v2srivas" w:date="2017-04-07T14:50:00Z">
        <w:r w:rsidRPr="00602079" w:rsidDel="00602079">
          <w:rPr>
            <w:noProof/>
            <w:rPrChange w:id="546" w:author="v2srivas" w:date="2017-04-07T14:50:00Z">
              <w:rPr>
                <w:rStyle w:val="Hyperlink"/>
                <w:noProof/>
              </w:rPr>
            </w:rPrChange>
          </w:rPr>
          <w:delText>Figure 22 Goal Model: Risk Subsystem</w:delText>
        </w:r>
        <w:r w:rsidDel="00602079">
          <w:rPr>
            <w:noProof/>
            <w:webHidden/>
          </w:rPr>
          <w:tab/>
          <w:delText>49</w:delText>
        </w:r>
      </w:del>
    </w:p>
    <w:p w:rsidR="009A50F4" w:rsidDel="00602079" w:rsidRDefault="009A50F4">
      <w:pPr>
        <w:pStyle w:val="TableofFigures"/>
        <w:tabs>
          <w:tab w:val="right" w:leader="dot" w:pos="8990"/>
        </w:tabs>
        <w:rPr>
          <w:del w:id="547" w:author="v2srivas" w:date="2017-04-07T14:50:00Z"/>
          <w:rFonts w:asciiTheme="minorHAnsi" w:eastAsiaTheme="minorEastAsia" w:hAnsiTheme="minorHAnsi" w:cstheme="minorBidi"/>
          <w:noProof/>
          <w:szCs w:val="22"/>
          <w:lang w:val="en-CA" w:eastAsia="en-CA"/>
        </w:rPr>
      </w:pPr>
      <w:del w:id="548" w:author="v2srivas" w:date="2017-04-07T14:50:00Z">
        <w:r w:rsidRPr="00602079" w:rsidDel="00602079">
          <w:rPr>
            <w:noProof/>
            <w:rPrChange w:id="549" w:author="v2srivas" w:date="2017-04-07T14:50:00Z">
              <w:rPr>
                <w:rStyle w:val="Hyperlink"/>
                <w:noProof/>
              </w:rPr>
            </w:rPrChange>
          </w:rPr>
          <w:delText>Figure 23 Combined Goal Model of the Job Recommender System</w:delText>
        </w:r>
        <w:r w:rsidDel="00602079">
          <w:rPr>
            <w:noProof/>
            <w:webHidden/>
          </w:rPr>
          <w:tab/>
          <w:delText>50</w:delText>
        </w:r>
      </w:del>
    </w:p>
    <w:p w:rsidR="009A50F4" w:rsidDel="00602079" w:rsidRDefault="009A50F4">
      <w:pPr>
        <w:pStyle w:val="TableofFigures"/>
        <w:tabs>
          <w:tab w:val="right" w:leader="dot" w:pos="8990"/>
        </w:tabs>
        <w:rPr>
          <w:del w:id="550" w:author="v2srivas" w:date="2017-04-07T14:50:00Z"/>
          <w:rFonts w:asciiTheme="minorHAnsi" w:eastAsiaTheme="minorEastAsia" w:hAnsiTheme="minorHAnsi" w:cstheme="minorBidi"/>
          <w:noProof/>
          <w:szCs w:val="22"/>
          <w:lang w:val="en-CA" w:eastAsia="en-CA"/>
        </w:rPr>
      </w:pPr>
      <w:del w:id="551" w:author="v2srivas" w:date="2017-04-07T14:50:00Z">
        <w:r w:rsidRPr="00602079" w:rsidDel="00602079">
          <w:rPr>
            <w:noProof/>
            <w:rPrChange w:id="552" w:author="v2srivas" w:date="2017-04-07T14:50:00Z">
              <w:rPr>
                <w:rStyle w:val="Hyperlink"/>
                <w:noProof/>
              </w:rPr>
            </w:rPrChange>
          </w:rPr>
          <w:delText>Figure 24 Data Agents for Job Recommendations</w:delText>
        </w:r>
        <w:r w:rsidDel="00602079">
          <w:rPr>
            <w:noProof/>
            <w:webHidden/>
          </w:rPr>
          <w:tab/>
          <w:delText>51</w:delText>
        </w:r>
      </w:del>
    </w:p>
    <w:p w:rsidR="009A50F4" w:rsidDel="00602079" w:rsidRDefault="009A50F4">
      <w:pPr>
        <w:pStyle w:val="TableofFigures"/>
        <w:tabs>
          <w:tab w:val="right" w:leader="dot" w:pos="8990"/>
        </w:tabs>
        <w:rPr>
          <w:del w:id="553" w:author="v2srivas" w:date="2017-04-07T14:50:00Z"/>
          <w:rFonts w:asciiTheme="minorHAnsi" w:eastAsiaTheme="minorEastAsia" w:hAnsiTheme="minorHAnsi" w:cstheme="minorBidi"/>
          <w:noProof/>
          <w:szCs w:val="22"/>
          <w:lang w:val="en-CA" w:eastAsia="en-CA"/>
        </w:rPr>
      </w:pPr>
      <w:del w:id="554" w:author="v2srivas" w:date="2017-04-07T14:50:00Z">
        <w:r w:rsidRPr="00602079" w:rsidDel="00602079">
          <w:rPr>
            <w:noProof/>
            <w:rPrChange w:id="555" w:author="v2srivas" w:date="2017-04-07T14:50:00Z">
              <w:rPr>
                <w:rStyle w:val="Hyperlink"/>
                <w:noProof/>
              </w:rPr>
            </w:rPrChange>
          </w:rPr>
          <w:delText>Figure 25 Risk Agent for job recommender</w:delText>
        </w:r>
        <w:r w:rsidDel="00602079">
          <w:rPr>
            <w:noProof/>
            <w:webHidden/>
          </w:rPr>
          <w:tab/>
          <w:delText>52</w:delText>
        </w:r>
      </w:del>
    </w:p>
    <w:p w:rsidR="009A50F4" w:rsidDel="00602079" w:rsidRDefault="009A50F4">
      <w:pPr>
        <w:pStyle w:val="TableofFigures"/>
        <w:tabs>
          <w:tab w:val="right" w:leader="dot" w:pos="8990"/>
        </w:tabs>
        <w:rPr>
          <w:del w:id="556" w:author="v2srivas" w:date="2017-04-07T14:50:00Z"/>
          <w:rFonts w:asciiTheme="minorHAnsi" w:eastAsiaTheme="minorEastAsia" w:hAnsiTheme="minorHAnsi" w:cstheme="minorBidi"/>
          <w:noProof/>
          <w:szCs w:val="22"/>
          <w:lang w:val="en-CA" w:eastAsia="en-CA"/>
        </w:rPr>
      </w:pPr>
      <w:del w:id="557" w:author="v2srivas" w:date="2017-04-07T14:50:00Z">
        <w:r w:rsidRPr="00602079" w:rsidDel="00602079">
          <w:rPr>
            <w:noProof/>
            <w:rPrChange w:id="558" w:author="v2srivas" w:date="2017-04-07T14:50:00Z">
              <w:rPr>
                <w:rStyle w:val="Hyperlink"/>
                <w:noProof/>
              </w:rPr>
            </w:rPrChange>
          </w:rPr>
          <w:delText>Figure 26 User Privacy Agent for Job recommendations</w:delText>
        </w:r>
        <w:r w:rsidDel="00602079">
          <w:rPr>
            <w:noProof/>
            <w:webHidden/>
          </w:rPr>
          <w:tab/>
          <w:delText>53</w:delText>
        </w:r>
      </w:del>
    </w:p>
    <w:p w:rsidR="009A50F4" w:rsidDel="00602079" w:rsidRDefault="009A50F4">
      <w:pPr>
        <w:pStyle w:val="TableofFigures"/>
        <w:tabs>
          <w:tab w:val="right" w:leader="dot" w:pos="8990"/>
        </w:tabs>
        <w:rPr>
          <w:del w:id="559" w:author="v2srivas" w:date="2017-04-07T14:50:00Z"/>
          <w:rFonts w:asciiTheme="minorHAnsi" w:eastAsiaTheme="minorEastAsia" w:hAnsiTheme="minorHAnsi" w:cstheme="minorBidi"/>
          <w:noProof/>
          <w:szCs w:val="22"/>
          <w:lang w:val="en-CA" w:eastAsia="en-CA"/>
        </w:rPr>
      </w:pPr>
      <w:del w:id="560" w:author="v2srivas" w:date="2017-04-07T14:50:00Z">
        <w:r w:rsidRPr="00602079" w:rsidDel="00602079">
          <w:rPr>
            <w:noProof/>
            <w:rPrChange w:id="561" w:author="v2srivas" w:date="2017-04-07T14:50:00Z">
              <w:rPr>
                <w:rStyle w:val="Hyperlink"/>
                <w:noProof/>
              </w:rPr>
            </w:rPrChange>
          </w:rPr>
          <w:delText>Figure 27 Job Recommender System Model</w:delText>
        </w:r>
        <w:r w:rsidDel="00602079">
          <w:rPr>
            <w:noProof/>
            <w:webHidden/>
          </w:rPr>
          <w:tab/>
          <w:delText>54</w:delText>
        </w:r>
      </w:del>
    </w:p>
    <w:p w:rsidR="009A50F4" w:rsidDel="00602079" w:rsidRDefault="009A50F4">
      <w:pPr>
        <w:pStyle w:val="TableofFigures"/>
        <w:tabs>
          <w:tab w:val="right" w:leader="dot" w:pos="8990"/>
        </w:tabs>
        <w:rPr>
          <w:del w:id="562" w:author="v2srivas" w:date="2017-04-07T14:50:00Z"/>
          <w:rFonts w:asciiTheme="minorHAnsi" w:eastAsiaTheme="minorEastAsia" w:hAnsiTheme="minorHAnsi" w:cstheme="minorBidi"/>
          <w:noProof/>
          <w:szCs w:val="22"/>
          <w:lang w:val="en-CA" w:eastAsia="en-CA"/>
        </w:rPr>
      </w:pPr>
      <w:del w:id="563" w:author="v2srivas" w:date="2017-04-07T14:50:00Z">
        <w:r w:rsidRPr="00602079" w:rsidDel="00602079">
          <w:rPr>
            <w:noProof/>
            <w:rPrChange w:id="564" w:author="v2srivas" w:date="2017-04-07T14:50:00Z">
              <w:rPr>
                <w:rStyle w:val="Hyperlink"/>
                <w:noProof/>
              </w:rPr>
            </w:rPrChange>
          </w:rPr>
          <w:delText>Figure 28 Sequence Diagram: Data Subsystem</w:delText>
        </w:r>
        <w:r w:rsidDel="00602079">
          <w:rPr>
            <w:noProof/>
            <w:webHidden/>
          </w:rPr>
          <w:tab/>
          <w:delText>55</w:delText>
        </w:r>
      </w:del>
    </w:p>
    <w:p w:rsidR="009A50F4" w:rsidDel="00602079" w:rsidRDefault="009A50F4">
      <w:pPr>
        <w:pStyle w:val="TableofFigures"/>
        <w:tabs>
          <w:tab w:val="right" w:leader="dot" w:pos="8990"/>
        </w:tabs>
        <w:rPr>
          <w:del w:id="565" w:author="v2srivas" w:date="2017-04-07T14:50:00Z"/>
          <w:rFonts w:asciiTheme="minorHAnsi" w:eastAsiaTheme="minorEastAsia" w:hAnsiTheme="minorHAnsi" w:cstheme="minorBidi"/>
          <w:noProof/>
          <w:szCs w:val="22"/>
          <w:lang w:val="en-CA" w:eastAsia="en-CA"/>
        </w:rPr>
      </w:pPr>
      <w:del w:id="566" w:author="v2srivas" w:date="2017-04-07T14:50:00Z">
        <w:r w:rsidRPr="00602079" w:rsidDel="00602079">
          <w:rPr>
            <w:noProof/>
            <w:rPrChange w:id="567" w:author="v2srivas" w:date="2017-04-07T14:50:00Z">
              <w:rPr>
                <w:rStyle w:val="Hyperlink"/>
                <w:noProof/>
              </w:rPr>
            </w:rPrChange>
          </w:rPr>
          <w:delText>Figure 29 Sequence Diagram: Risk Subsystem</w:delText>
        </w:r>
        <w:r w:rsidDel="00602079">
          <w:rPr>
            <w:noProof/>
            <w:webHidden/>
          </w:rPr>
          <w:tab/>
          <w:delText>56</w:delText>
        </w:r>
      </w:del>
    </w:p>
    <w:p w:rsidR="009A50F4" w:rsidDel="00602079" w:rsidRDefault="009A50F4">
      <w:pPr>
        <w:pStyle w:val="TableofFigures"/>
        <w:tabs>
          <w:tab w:val="right" w:leader="dot" w:pos="8990"/>
        </w:tabs>
        <w:rPr>
          <w:del w:id="568" w:author="v2srivas" w:date="2017-04-07T14:50:00Z"/>
          <w:rFonts w:asciiTheme="minorHAnsi" w:eastAsiaTheme="minorEastAsia" w:hAnsiTheme="minorHAnsi" w:cstheme="minorBidi"/>
          <w:noProof/>
          <w:szCs w:val="22"/>
          <w:lang w:val="en-CA" w:eastAsia="en-CA"/>
        </w:rPr>
      </w:pPr>
      <w:del w:id="569" w:author="v2srivas" w:date="2017-04-07T14:50:00Z">
        <w:r w:rsidRPr="00602079" w:rsidDel="00602079">
          <w:rPr>
            <w:noProof/>
            <w:rPrChange w:id="570" w:author="v2srivas" w:date="2017-04-07T14:50:00Z">
              <w:rPr>
                <w:rStyle w:val="Hyperlink"/>
                <w:noProof/>
              </w:rPr>
            </w:rPrChange>
          </w:rPr>
          <w:delText>Figure 30 Sequence Diagram: Privacy Subsystem</w:delText>
        </w:r>
        <w:r w:rsidDel="00602079">
          <w:rPr>
            <w:noProof/>
            <w:webHidden/>
          </w:rPr>
          <w:tab/>
          <w:delText>57</w:delText>
        </w:r>
      </w:del>
    </w:p>
    <w:p w:rsidR="009A50F4" w:rsidDel="00602079" w:rsidRDefault="009A50F4">
      <w:pPr>
        <w:pStyle w:val="TableofFigures"/>
        <w:tabs>
          <w:tab w:val="right" w:leader="dot" w:pos="8990"/>
        </w:tabs>
        <w:rPr>
          <w:del w:id="571" w:author="v2srivas" w:date="2017-04-07T14:50:00Z"/>
          <w:rFonts w:asciiTheme="minorHAnsi" w:eastAsiaTheme="minorEastAsia" w:hAnsiTheme="minorHAnsi" w:cstheme="minorBidi"/>
          <w:noProof/>
          <w:szCs w:val="22"/>
          <w:lang w:val="en-CA" w:eastAsia="en-CA"/>
        </w:rPr>
      </w:pPr>
      <w:del w:id="572" w:author="v2srivas" w:date="2017-04-07T14:50:00Z">
        <w:r w:rsidRPr="00602079" w:rsidDel="00602079">
          <w:rPr>
            <w:noProof/>
            <w:rPrChange w:id="573" w:author="v2srivas" w:date="2017-04-07T14:50:00Z">
              <w:rPr>
                <w:rStyle w:val="Hyperlink"/>
                <w:noProof/>
              </w:rPr>
            </w:rPrChange>
          </w:rPr>
          <w:delText>Figure 31 Combined Sequence Diagram of the Job Recommender System</w:delText>
        </w:r>
        <w:r w:rsidDel="00602079">
          <w:rPr>
            <w:noProof/>
            <w:webHidden/>
          </w:rPr>
          <w:tab/>
          <w:delText>58</w:delText>
        </w:r>
      </w:del>
    </w:p>
    <w:p w:rsidR="009A50F4" w:rsidDel="00602079" w:rsidRDefault="009A50F4">
      <w:pPr>
        <w:pStyle w:val="TableofFigures"/>
        <w:tabs>
          <w:tab w:val="right" w:leader="dot" w:pos="8990"/>
        </w:tabs>
        <w:rPr>
          <w:del w:id="574" w:author="v2srivas" w:date="2017-04-07T14:50:00Z"/>
          <w:rFonts w:asciiTheme="minorHAnsi" w:eastAsiaTheme="minorEastAsia" w:hAnsiTheme="minorHAnsi" w:cstheme="minorBidi"/>
          <w:noProof/>
          <w:szCs w:val="22"/>
          <w:lang w:val="en-CA" w:eastAsia="en-CA"/>
        </w:rPr>
      </w:pPr>
      <w:del w:id="575" w:author="v2srivas" w:date="2017-04-07T14:50:00Z">
        <w:r w:rsidRPr="00602079" w:rsidDel="00602079">
          <w:rPr>
            <w:noProof/>
            <w:rPrChange w:id="576" w:author="v2srivas" w:date="2017-04-07T14:50:00Z">
              <w:rPr>
                <w:rStyle w:val="Hyperlink"/>
                <w:noProof/>
              </w:rPr>
            </w:rPrChange>
          </w:rPr>
          <w:delText>Figure 32 Privacy Scope</w:delText>
        </w:r>
        <w:r w:rsidDel="00602079">
          <w:rPr>
            <w:noProof/>
            <w:webHidden/>
          </w:rPr>
          <w:tab/>
          <w:delText>62</w:delText>
        </w:r>
      </w:del>
    </w:p>
    <w:p w:rsidR="009A50F4" w:rsidDel="00602079" w:rsidRDefault="009A50F4">
      <w:pPr>
        <w:pStyle w:val="TableofFigures"/>
        <w:tabs>
          <w:tab w:val="right" w:leader="dot" w:pos="8990"/>
        </w:tabs>
        <w:rPr>
          <w:del w:id="577" w:author="v2srivas" w:date="2017-04-07T14:50:00Z"/>
          <w:rFonts w:asciiTheme="minorHAnsi" w:eastAsiaTheme="minorEastAsia" w:hAnsiTheme="minorHAnsi" w:cstheme="minorBidi"/>
          <w:noProof/>
          <w:szCs w:val="22"/>
          <w:lang w:val="en-CA" w:eastAsia="en-CA"/>
        </w:rPr>
      </w:pPr>
      <w:del w:id="578" w:author="v2srivas" w:date="2017-04-07T14:50:00Z">
        <w:r w:rsidRPr="00602079" w:rsidDel="00602079">
          <w:rPr>
            <w:noProof/>
            <w:rPrChange w:id="579" w:author="v2srivas" w:date="2017-04-07T14:50:00Z">
              <w:rPr>
                <w:rStyle w:val="Hyperlink"/>
                <w:noProof/>
              </w:rPr>
            </w:rPrChange>
          </w:rPr>
          <w:delText>Figure 33 Contextual Risk Scope</w:delText>
        </w:r>
        <w:r w:rsidDel="00602079">
          <w:rPr>
            <w:noProof/>
            <w:webHidden/>
          </w:rPr>
          <w:tab/>
          <w:delText>63</w:delText>
        </w:r>
      </w:del>
    </w:p>
    <w:p w:rsidR="009A50F4" w:rsidDel="00602079" w:rsidRDefault="009A50F4">
      <w:pPr>
        <w:pStyle w:val="TableofFigures"/>
        <w:tabs>
          <w:tab w:val="right" w:leader="dot" w:pos="8990"/>
        </w:tabs>
        <w:rPr>
          <w:del w:id="580" w:author="v2srivas" w:date="2017-04-07T14:50:00Z"/>
          <w:rFonts w:asciiTheme="minorHAnsi" w:eastAsiaTheme="minorEastAsia" w:hAnsiTheme="minorHAnsi" w:cstheme="minorBidi"/>
          <w:noProof/>
          <w:szCs w:val="22"/>
          <w:lang w:val="en-CA" w:eastAsia="en-CA"/>
        </w:rPr>
      </w:pPr>
      <w:del w:id="581" w:author="v2srivas" w:date="2017-04-07T14:50:00Z">
        <w:r w:rsidRPr="00602079" w:rsidDel="00602079">
          <w:rPr>
            <w:noProof/>
            <w:rPrChange w:id="582" w:author="v2srivas" w:date="2017-04-07T14:50:00Z">
              <w:rPr>
                <w:rStyle w:val="Hyperlink"/>
                <w:noProof/>
              </w:rPr>
            </w:rPrChange>
          </w:rPr>
          <w:delText>Figure 34 Dimensional Plot of a Recommender System</w:delText>
        </w:r>
        <w:r w:rsidDel="00602079">
          <w:rPr>
            <w:noProof/>
            <w:webHidden/>
          </w:rPr>
          <w:tab/>
          <w:delText>64</w:delText>
        </w:r>
      </w:del>
    </w:p>
    <w:p w:rsidR="009A50F4" w:rsidDel="00602079" w:rsidRDefault="009A50F4">
      <w:pPr>
        <w:pStyle w:val="TableofFigures"/>
        <w:tabs>
          <w:tab w:val="right" w:leader="dot" w:pos="8990"/>
        </w:tabs>
        <w:rPr>
          <w:del w:id="583" w:author="v2srivas" w:date="2017-04-07T14:50:00Z"/>
          <w:rFonts w:asciiTheme="minorHAnsi" w:eastAsiaTheme="minorEastAsia" w:hAnsiTheme="minorHAnsi" w:cstheme="minorBidi"/>
          <w:noProof/>
          <w:szCs w:val="22"/>
          <w:lang w:val="en-CA" w:eastAsia="en-CA"/>
        </w:rPr>
      </w:pPr>
      <w:del w:id="584" w:author="v2srivas" w:date="2017-04-07T14:50:00Z">
        <w:r w:rsidRPr="00602079" w:rsidDel="00602079">
          <w:rPr>
            <w:noProof/>
            <w:rPrChange w:id="585" w:author="v2srivas" w:date="2017-04-07T14:50:00Z">
              <w:rPr>
                <w:rStyle w:val="Hyperlink"/>
                <w:noProof/>
              </w:rPr>
            </w:rPrChange>
          </w:rPr>
          <w:delText>Figure 35 Multidimensional description of the Job Recommender System</w:delText>
        </w:r>
        <w:r w:rsidDel="00602079">
          <w:rPr>
            <w:noProof/>
            <w:webHidden/>
          </w:rPr>
          <w:tab/>
          <w:delText>65</w:delText>
        </w:r>
      </w:del>
    </w:p>
    <w:p w:rsidR="00D52E25" w:rsidRDefault="00D52E25" w:rsidP="00D52E25">
      <w:pPr>
        <w:pStyle w:val="Heading2"/>
        <w:numPr>
          <w:ilvl w:val="0"/>
          <w:numId w:val="0"/>
        </w:numPr>
      </w:pPr>
      <w:r>
        <w:fldChar w:fldCharType="end"/>
      </w:r>
    </w:p>
    <w:p w:rsidR="00D52E25" w:rsidRPr="00B34B9F" w:rsidRDefault="00D52E25" w:rsidP="00D52E25">
      <w:pPr>
        <w:spacing w:line="240" w:lineRule="auto"/>
        <w:rPr>
          <w:rFonts w:ascii="Arial" w:hAnsi="Arial"/>
          <w:b/>
          <w:sz w:val="24"/>
        </w:rPr>
      </w:pPr>
    </w:p>
    <w:p w:rsidR="00D52E25" w:rsidRDefault="00D52E25" w:rsidP="00D52E25">
      <w:pPr>
        <w:pStyle w:val="FrontHead"/>
        <w:spacing w:after="0"/>
      </w:pPr>
      <w:bookmarkStart w:id="586" w:name="_Toc479339945"/>
      <w:r>
        <w:lastRenderedPageBreak/>
        <w:t>List of Tables</w:t>
      </w:r>
      <w:bookmarkEnd w:id="586"/>
    </w:p>
    <w:p w:rsidR="00D52E25" w:rsidRDefault="00D52E25" w:rsidP="00D52E25"/>
    <w:p w:rsidR="00602079" w:rsidRDefault="00D52E25">
      <w:pPr>
        <w:pStyle w:val="TableofFigures"/>
        <w:tabs>
          <w:tab w:val="right" w:leader="dot" w:pos="8990"/>
        </w:tabs>
        <w:rPr>
          <w:ins w:id="587" w:author="v2srivas" w:date="2017-04-07T14:50:00Z"/>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ins w:id="588" w:author="v2srivas" w:date="2017-04-07T14:50:00Z">
        <w:r w:rsidR="00602079" w:rsidRPr="00FE5880">
          <w:rPr>
            <w:rStyle w:val="Hyperlink"/>
            <w:noProof/>
          </w:rPr>
          <w:fldChar w:fldCharType="begin"/>
        </w:r>
        <w:r w:rsidR="00602079" w:rsidRPr="00FE5880">
          <w:rPr>
            <w:rStyle w:val="Hyperlink"/>
            <w:noProof/>
          </w:rPr>
          <w:instrText xml:space="preserve"> </w:instrText>
        </w:r>
        <w:r w:rsidR="00602079">
          <w:rPr>
            <w:noProof/>
          </w:rPr>
          <w:instrText>HYPERLINK \l "_Toc479340047"</w:instrText>
        </w:r>
        <w:r w:rsidR="00602079" w:rsidRPr="00FE5880">
          <w:rPr>
            <w:rStyle w:val="Hyperlink"/>
            <w:noProof/>
          </w:rPr>
          <w:instrText xml:space="preserve"> </w:instrText>
        </w:r>
        <w:r w:rsidR="00602079" w:rsidRPr="00FE5880">
          <w:rPr>
            <w:rStyle w:val="Hyperlink"/>
            <w:noProof/>
          </w:rPr>
        </w:r>
        <w:r w:rsidR="00602079" w:rsidRPr="00FE5880">
          <w:rPr>
            <w:rStyle w:val="Hyperlink"/>
            <w:noProof/>
          </w:rPr>
          <w:fldChar w:fldCharType="separate"/>
        </w:r>
        <w:r w:rsidR="00602079" w:rsidRPr="00FE5880">
          <w:rPr>
            <w:rStyle w:val="Hyperlink"/>
            <w:noProof/>
          </w:rPr>
          <w:t>Table 1 Interaction Entities proposed in [9]</w:t>
        </w:r>
        <w:r w:rsidR="00602079">
          <w:rPr>
            <w:noProof/>
            <w:webHidden/>
          </w:rPr>
          <w:tab/>
        </w:r>
        <w:r w:rsidR="00602079">
          <w:rPr>
            <w:noProof/>
            <w:webHidden/>
          </w:rPr>
          <w:fldChar w:fldCharType="begin"/>
        </w:r>
        <w:r w:rsidR="00602079">
          <w:rPr>
            <w:noProof/>
            <w:webHidden/>
          </w:rPr>
          <w:instrText xml:space="preserve"> PAGEREF _Toc479340047 \h </w:instrText>
        </w:r>
        <w:r w:rsidR="00602079">
          <w:rPr>
            <w:noProof/>
            <w:webHidden/>
          </w:rPr>
        </w:r>
      </w:ins>
      <w:r w:rsidR="00602079">
        <w:rPr>
          <w:noProof/>
          <w:webHidden/>
        </w:rPr>
        <w:fldChar w:fldCharType="separate"/>
      </w:r>
      <w:ins w:id="589" w:author="v2srivas" w:date="2017-04-07T14:50:00Z">
        <w:r w:rsidR="00602079">
          <w:rPr>
            <w:noProof/>
            <w:webHidden/>
          </w:rPr>
          <w:t>43</w:t>
        </w:r>
        <w:r w:rsidR="00602079">
          <w:rPr>
            <w:noProof/>
            <w:webHidden/>
          </w:rPr>
          <w:fldChar w:fldCharType="end"/>
        </w:r>
        <w:r w:rsidR="00602079" w:rsidRPr="00FE5880">
          <w:rPr>
            <w:rStyle w:val="Hyperlink"/>
            <w:noProof/>
          </w:rPr>
          <w:fldChar w:fldCharType="end"/>
        </w:r>
      </w:ins>
    </w:p>
    <w:p w:rsidR="00602079" w:rsidRDefault="00602079">
      <w:pPr>
        <w:pStyle w:val="TableofFigures"/>
        <w:tabs>
          <w:tab w:val="right" w:leader="dot" w:pos="8990"/>
        </w:tabs>
        <w:rPr>
          <w:ins w:id="590" w:author="v2srivas" w:date="2017-04-07T14:50:00Z"/>
          <w:rFonts w:asciiTheme="minorHAnsi" w:eastAsiaTheme="minorEastAsia" w:hAnsiTheme="minorHAnsi" w:cstheme="minorBidi"/>
          <w:noProof/>
          <w:szCs w:val="22"/>
          <w:lang w:val="en-CA" w:eastAsia="en-CA"/>
        </w:rPr>
      </w:pPr>
      <w:ins w:id="591" w:author="v2srivas" w:date="2017-04-07T14:50:00Z">
        <w:r w:rsidRPr="00FE5880">
          <w:rPr>
            <w:rStyle w:val="Hyperlink"/>
            <w:noProof/>
          </w:rPr>
          <w:fldChar w:fldCharType="begin"/>
        </w:r>
        <w:r w:rsidRPr="00FE5880">
          <w:rPr>
            <w:rStyle w:val="Hyperlink"/>
            <w:noProof/>
          </w:rPr>
          <w:instrText xml:space="preserve"> </w:instrText>
        </w:r>
        <w:r>
          <w:rPr>
            <w:noProof/>
          </w:rPr>
          <w:instrText>HYPERLINK \l "_Toc479340048"</w:instrText>
        </w:r>
        <w:r w:rsidRPr="00FE5880">
          <w:rPr>
            <w:rStyle w:val="Hyperlink"/>
            <w:noProof/>
          </w:rPr>
          <w:instrText xml:space="preserve"> </w:instrText>
        </w:r>
        <w:r w:rsidRPr="00FE5880">
          <w:rPr>
            <w:rStyle w:val="Hyperlink"/>
            <w:noProof/>
          </w:rPr>
        </w:r>
        <w:r w:rsidRPr="00FE5880">
          <w:rPr>
            <w:rStyle w:val="Hyperlink"/>
            <w:noProof/>
          </w:rPr>
          <w:fldChar w:fldCharType="separate"/>
        </w:r>
        <w:r w:rsidRPr="00FE5880">
          <w:rPr>
            <w:rStyle w:val="Hyperlink"/>
            <w:noProof/>
          </w:rPr>
          <w:t>Table 2 General Dimensional Analysis of Various Approaches</w:t>
        </w:r>
        <w:r>
          <w:rPr>
            <w:noProof/>
            <w:webHidden/>
          </w:rPr>
          <w:tab/>
        </w:r>
        <w:r>
          <w:rPr>
            <w:noProof/>
            <w:webHidden/>
          </w:rPr>
          <w:fldChar w:fldCharType="begin"/>
        </w:r>
        <w:r>
          <w:rPr>
            <w:noProof/>
            <w:webHidden/>
          </w:rPr>
          <w:instrText xml:space="preserve"> PAGEREF _Toc479340048 \h </w:instrText>
        </w:r>
        <w:r>
          <w:rPr>
            <w:noProof/>
            <w:webHidden/>
          </w:rPr>
        </w:r>
      </w:ins>
      <w:r>
        <w:rPr>
          <w:noProof/>
          <w:webHidden/>
        </w:rPr>
        <w:fldChar w:fldCharType="separate"/>
      </w:r>
      <w:ins w:id="592" w:author="v2srivas" w:date="2017-04-07T14:50:00Z">
        <w:r>
          <w:rPr>
            <w:noProof/>
            <w:webHidden/>
          </w:rPr>
          <w:t>64</w:t>
        </w:r>
        <w:r>
          <w:rPr>
            <w:noProof/>
            <w:webHidden/>
          </w:rPr>
          <w:fldChar w:fldCharType="end"/>
        </w:r>
        <w:r w:rsidRPr="00FE5880">
          <w:rPr>
            <w:rStyle w:val="Hyperlink"/>
            <w:noProof/>
          </w:rPr>
          <w:fldChar w:fldCharType="end"/>
        </w:r>
      </w:ins>
    </w:p>
    <w:p w:rsidR="00E35613" w:rsidDel="00602079" w:rsidRDefault="00E35613">
      <w:pPr>
        <w:pStyle w:val="TableofFigures"/>
        <w:tabs>
          <w:tab w:val="right" w:leader="dot" w:pos="8990"/>
        </w:tabs>
        <w:rPr>
          <w:del w:id="593" w:author="v2srivas" w:date="2017-04-07T14:50:00Z"/>
          <w:rFonts w:asciiTheme="minorHAnsi" w:eastAsiaTheme="minorEastAsia" w:hAnsiTheme="minorHAnsi" w:cstheme="minorBidi"/>
          <w:noProof/>
          <w:szCs w:val="22"/>
          <w:lang w:val="en-CA" w:eastAsia="en-CA"/>
        </w:rPr>
      </w:pPr>
      <w:del w:id="594" w:author="v2srivas" w:date="2017-04-07T14:50:00Z">
        <w:r w:rsidRPr="00602079" w:rsidDel="00602079">
          <w:rPr>
            <w:noProof/>
            <w:rPrChange w:id="595" w:author="v2srivas" w:date="2017-04-07T14:50:00Z">
              <w:rPr>
                <w:rStyle w:val="Hyperlink"/>
                <w:noProof/>
              </w:rPr>
            </w:rPrChange>
          </w:rPr>
          <w:delText>Table 1 Interaction Entities proposed in [9]</w:delText>
        </w:r>
        <w:r w:rsidDel="00602079">
          <w:rPr>
            <w:noProof/>
            <w:webHidden/>
          </w:rPr>
          <w:tab/>
          <w:delText>44</w:delText>
        </w:r>
      </w:del>
    </w:p>
    <w:p w:rsidR="00E35613" w:rsidDel="00602079" w:rsidRDefault="00E35613">
      <w:pPr>
        <w:pStyle w:val="TableofFigures"/>
        <w:tabs>
          <w:tab w:val="right" w:leader="dot" w:pos="8990"/>
        </w:tabs>
        <w:rPr>
          <w:del w:id="596" w:author="v2srivas" w:date="2017-04-07T14:50:00Z"/>
          <w:rFonts w:asciiTheme="minorHAnsi" w:eastAsiaTheme="minorEastAsia" w:hAnsiTheme="minorHAnsi" w:cstheme="minorBidi"/>
          <w:noProof/>
          <w:szCs w:val="22"/>
          <w:lang w:val="en-CA" w:eastAsia="en-CA"/>
        </w:rPr>
      </w:pPr>
      <w:del w:id="597" w:author="v2srivas" w:date="2017-04-07T14:50:00Z">
        <w:r w:rsidRPr="00602079" w:rsidDel="00602079">
          <w:rPr>
            <w:noProof/>
            <w:rPrChange w:id="598" w:author="v2srivas" w:date="2017-04-07T14:50:00Z">
              <w:rPr>
                <w:rStyle w:val="Hyperlink"/>
                <w:noProof/>
              </w:rPr>
            </w:rPrChange>
          </w:rPr>
          <w:delText>Table 2 General Dimensional Analysis of Various Approaches</w:delText>
        </w:r>
        <w:r w:rsidDel="00602079">
          <w:rPr>
            <w:noProof/>
            <w:webHidden/>
          </w:rPr>
          <w:tab/>
          <w:delText>65</w:delText>
        </w:r>
      </w:del>
    </w:p>
    <w:p w:rsidR="00D52E25" w:rsidRDefault="00D52E25" w:rsidP="00D52E25">
      <w:r>
        <w:fldChar w:fldCharType="end"/>
      </w:r>
      <w:bookmarkStart w:id="599" w:name="_GoBack"/>
      <w:bookmarkEnd w:id="599"/>
    </w:p>
    <w:p w:rsidR="00D52E25" w:rsidRDefault="00D52E25" w:rsidP="00D52E25"/>
    <w:p w:rsidR="00D52E25" w:rsidRDefault="00D52E25" w:rsidP="00D52E25">
      <w:pPr>
        <w:sectPr w:rsidR="00D52E25">
          <w:pgSz w:w="12240" w:h="15840" w:code="1"/>
          <w:pgMar w:top="1440" w:right="1440" w:bottom="1440" w:left="1800" w:header="1440" w:footer="1440" w:gutter="0"/>
          <w:pgNumType w:fmt="lowerRoman"/>
          <w:cols w:space="720"/>
          <w:noEndnote/>
        </w:sectPr>
      </w:pPr>
    </w:p>
    <w:p w:rsidR="00D52E25" w:rsidRDefault="00D52E25" w:rsidP="00D52E25">
      <w:pPr>
        <w:pStyle w:val="Heading1"/>
        <w:spacing w:line="480" w:lineRule="auto"/>
      </w:pPr>
      <w:r>
        <w:lastRenderedPageBreak/>
        <w:br/>
      </w:r>
      <w:bookmarkStart w:id="600" w:name="_Toc479339946"/>
      <w:r>
        <w:t>Introduction</w:t>
      </w:r>
      <w:bookmarkEnd w:id="600"/>
    </w:p>
    <w:p w:rsidR="000F76DF" w:rsidRDefault="000F76DF" w:rsidP="000F76DF">
      <w:pPr>
        <w:pStyle w:val="BodyText"/>
        <w:spacing w:line="480" w:lineRule="auto"/>
        <w:rPr>
          <w:ins w:id="601" w:author="Paulo Alencar" w:date="2017-04-07T14:22:00Z"/>
          <w:color w:val="2E2E2E"/>
          <w:shd w:val="clear" w:color="auto" w:fill="FFFFFF"/>
        </w:rPr>
      </w:pPr>
      <w:ins w:id="602" w:author="Paulo Alencar" w:date="2017-04-07T14:22:00Z">
        <w:r w:rsidRPr="00525D2C">
          <w:rPr>
            <w:color w:val="2E2E2E"/>
            <w:shd w:val="clear" w:color="auto" w:fill="FFFFFF"/>
          </w:rPr>
          <w:t xml:space="preserve">Recommender systems </w:t>
        </w:r>
        <w:r>
          <w:rPr>
            <w:color w:val="2E2E2E"/>
            <w:shd w:val="clear" w:color="auto" w:fill="FFFFFF"/>
          </w:rPr>
          <w:t xml:space="preserve">(RSs) </w:t>
        </w:r>
        <w:r w:rsidRPr="00525D2C">
          <w:rPr>
            <w:color w:val="2E2E2E"/>
            <w:shd w:val="clear" w:color="auto" w:fill="FFFFFF"/>
          </w:rPr>
          <w:t>refer to a class of information systems that essentially aim at filtering vital information depending on a user’s preferences, interest, or observed behavior related to an item</w:t>
        </w:r>
        <w:r>
          <w:rPr>
            <w:color w:val="2E2E2E"/>
            <w:shd w:val="clear" w:color="auto" w:fill="FFFFFF"/>
          </w:rPr>
          <w:t xml:space="preserve"> [22]</w:t>
        </w:r>
        <w:r w:rsidRPr="00525D2C">
          <w:rPr>
            <w:color w:val="2E2E2E"/>
            <w:shd w:val="clear" w:color="auto" w:fill="FFFFFF"/>
          </w:rPr>
          <w:t xml:space="preserve">. </w:t>
        </w:r>
        <w:r>
          <w:rPr>
            <w:color w:val="2E2E2E"/>
            <w:shd w:val="clear" w:color="auto" w:fill="FFFFFF"/>
          </w:rPr>
          <w:t>These systems can predict whether a specific user would prefer an item or not based on the profile of a specific user. Having become increasingly popular in recent years, recommender systems have been adopted in a wide variety of application domains, including movies, music, products and financial services.</w:t>
        </w:r>
      </w:ins>
    </w:p>
    <w:p w:rsidR="00D52E25" w:rsidRDefault="00D52E25" w:rsidP="00D52E25">
      <w:pPr>
        <w:pStyle w:val="BodyText"/>
        <w:spacing w:line="480" w:lineRule="auto"/>
        <w:rPr>
          <w:lang w:val="en-CA"/>
        </w:rPr>
      </w:pPr>
      <w:del w:id="603" w:author="Paulo Alencar" w:date="2017-04-07T14:22:00Z">
        <w:r w:rsidDel="000F76DF">
          <w:delText xml:space="preserve">In </w:delText>
        </w:r>
        <w:r w:rsidDel="000F76DF">
          <w:rPr>
            <w:lang w:val="en-CA"/>
          </w:rPr>
          <w:delText>recent times, r</w:delText>
        </w:r>
      </w:del>
      <w:ins w:id="604" w:author="Paulo Alencar" w:date="2017-04-07T14:22:00Z">
        <w:r w:rsidR="000F76DF">
          <w:rPr>
            <w:lang w:val="en-CA"/>
          </w:rPr>
          <w:t>R</w:t>
        </w:r>
      </w:ins>
      <w:r>
        <w:rPr>
          <w:lang w:val="en-CA"/>
        </w:rPr>
        <w:t>ecommender systems</w:t>
      </w:r>
      <w:r w:rsidRPr="004F6AC2">
        <w:rPr>
          <w:lang w:val="en-CA"/>
        </w:rPr>
        <w:t xml:space="preserve"> </w:t>
      </w:r>
      <w:r>
        <w:rPr>
          <w:lang w:val="en-CA"/>
        </w:rPr>
        <w:t xml:space="preserve">(RSs) </w:t>
      </w:r>
      <w:r w:rsidRPr="004F6AC2">
        <w:rPr>
          <w:lang w:val="en-CA"/>
        </w:rPr>
        <w:t xml:space="preserve">can take advantage of </w:t>
      </w:r>
      <w:r>
        <w:rPr>
          <w:lang w:val="en-CA"/>
        </w:rPr>
        <w:t xml:space="preserve">the </w:t>
      </w:r>
      <w:r w:rsidRPr="004F6AC2">
        <w:rPr>
          <w:lang w:val="en-CA"/>
        </w:rPr>
        <w:t>semantic reasoning capabilities</w:t>
      </w:r>
      <w:r w:rsidR="00964AF3">
        <w:rPr>
          <w:lang w:val="en-CA"/>
        </w:rPr>
        <w:t xml:space="preserve"> </w:t>
      </w:r>
      <w:r w:rsidRPr="004F6AC2">
        <w:rPr>
          <w:lang w:val="en-CA"/>
        </w:rPr>
        <w:t>to</w:t>
      </w:r>
      <w:r>
        <w:rPr>
          <w:lang w:val="en-CA"/>
        </w:rPr>
        <w:t xml:space="preserve"> </w:t>
      </w:r>
      <w:r w:rsidRPr="004F6AC2">
        <w:rPr>
          <w:lang w:val="en-CA"/>
        </w:rPr>
        <w:t>overcome common limitations</w:t>
      </w:r>
      <w:r>
        <w:rPr>
          <w:lang w:val="en-CA"/>
        </w:rPr>
        <w:t xml:space="preserve"> and improve the recommendation</w:t>
      </w:r>
      <w:r w:rsidRPr="004F6AC2">
        <w:rPr>
          <w:lang w:val="en-CA"/>
        </w:rPr>
        <w:t xml:space="preserve"> </w:t>
      </w:r>
      <w:r w:rsidR="004F1109" w:rsidRPr="004F6AC2">
        <w:rPr>
          <w:lang w:val="en-CA"/>
        </w:rPr>
        <w:t>quality</w:t>
      </w:r>
      <w:r w:rsidR="004F1109">
        <w:rPr>
          <w:lang w:val="en-CA"/>
        </w:rPr>
        <w:t xml:space="preserve"> [</w:t>
      </w:r>
      <w:r w:rsidR="00964AF3">
        <w:rPr>
          <w:lang w:val="en-CA"/>
        </w:rPr>
        <w:t>128]</w:t>
      </w:r>
      <w:r w:rsidRPr="004F6AC2">
        <w:rPr>
          <w:lang w:val="en-CA"/>
        </w:rPr>
        <w:t>. These systems uses</w:t>
      </w:r>
      <w:r>
        <w:rPr>
          <w:lang w:val="en-CA"/>
        </w:rPr>
        <w:t xml:space="preserve"> </w:t>
      </w:r>
      <w:r w:rsidRPr="004F6AC2">
        <w:rPr>
          <w:lang w:val="en-CA"/>
        </w:rPr>
        <w:t xml:space="preserve">domain </w:t>
      </w:r>
      <w:r>
        <w:rPr>
          <w:lang w:val="en-CA"/>
        </w:rPr>
        <w:t>properties, types and relationships</w:t>
      </w:r>
      <w:r w:rsidRPr="004F6AC2">
        <w:rPr>
          <w:lang w:val="en-CA"/>
        </w:rPr>
        <w:t xml:space="preserve"> to enhance </w:t>
      </w:r>
      <w:r>
        <w:rPr>
          <w:lang w:val="en-CA"/>
        </w:rPr>
        <w:t>user</w:t>
      </w:r>
      <w:r w:rsidRPr="004F6AC2">
        <w:rPr>
          <w:lang w:val="en-CA"/>
        </w:rPr>
        <w:t xml:space="preserve"> personalization</w:t>
      </w:r>
      <w:r>
        <w:rPr>
          <w:lang w:val="en-CA"/>
        </w:rPr>
        <w:t xml:space="preserve">. </w:t>
      </w:r>
      <w:r w:rsidRPr="004F6AC2">
        <w:rPr>
          <w:lang w:val="en-CA"/>
        </w:rPr>
        <w:t xml:space="preserve">Current research in the area of </w:t>
      </w:r>
      <w:r>
        <w:rPr>
          <w:lang w:val="en-CA"/>
        </w:rPr>
        <w:t>RSs</w:t>
      </w:r>
      <w:r w:rsidRPr="004F6AC2">
        <w:rPr>
          <w:lang w:val="en-CA"/>
        </w:rPr>
        <w:t xml:space="preserve"> has focussed on context</w:t>
      </w:r>
      <w:r>
        <w:rPr>
          <w:lang w:val="en-CA"/>
        </w:rPr>
        <w:t>-</w:t>
      </w:r>
      <w:r w:rsidRPr="004F6AC2">
        <w:rPr>
          <w:lang w:val="en-CA"/>
        </w:rPr>
        <w:t>aware</w:t>
      </w:r>
      <w:r>
        <w:rPr>
          <w:lang w:val="en-CA"/>
        </w:rPr>
        <w:t xml:space="preserve"> RSs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r>
        <w:rPr>
          <w:lang w:val="en-CA"/>
        </w:rPr>
        <w:t>is not taken into account [128]</w:t>
      </w:r>
      <w:r w:rsidRPr="004F6AC2">
        <w:rPr>
          <w:lang w:val="en-CA"/>
        </w:rPr>
        <w:t xml:space="preserve">. The ideal context-aware </w:t>
      </w:r>
      <w:r>
        <w:rPr>
          <w:lang w:val="en-CA"/>
        </w:rPr>
        <w:t>RS</w:t>
      </w:r>
      <w:r w:rsidRPr="004F6AC2">
        <w:rPr>
          <w:lang w:val="en-CA"/>
        </w:rPr>
        <w:t xml:space="preserve"> would, therefore, be able</w:t>
      </w:r>
      <w:r>
        <w:rPr>
          <w:lang w:val="en-CA"/>
        </w:rPr>
        <w:t xml:space="preserve"> to reliably</w:t>
      </w:r>
      <w:r w:rsidRPr="004F6AC2">
        <w:rPr>
          <w:lang w:val="en-CA"/>
        </w:rPr>
        <w:t xml:space="preserve"> </w:t>
      </w:r>
      <w:r w:rsidR="00693639">
        <w:rPr>
          <w:lang w:val="en-CA"/>
        </w:rPr>
        <w:t xml:space="preserve">associate </w:t>
      </w:r>
      <w:r w:rsidR="00693639" w:rsidRPr="004F6AC2">
        <w:rPr>
          <w:lang w:val="en-CA"/>
        </w:rPr>
        <w:t>each</w:t>
      </w:r>
      <w:r w:rsidRPr="004F6AC2">
        <w:rPr>
          <w:lang w:val="en-CA"/>
        </w:rPr>
        <w:t xml:space="preserve"> user action with an appropriate context and effectively </w:t>
      </w:r>
      <w:r>
        <w:rPr>
          <w:lang w:val="en-CA"/>
        </w:rPr>
        <w:t>modify</w:t>
      </w:r>
      <w:r w:rsidRPr="004F6AC2">
        <w:rPr>
          <w:lang w:val="en-CA"/>
        </w:rPr>
        <w:t xml:space="preserve"> the system output </w:t>
      </w:r>
      <w:r>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r>
        <w:rPr>
          <w:lang w:val="en-CA"/>
        </w:rPr>
        <w:t>RSs</w:t>
      </w:r>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Pr>
          <w:lang w:val="en-CA"/>
        </w:rPr>
        <w:t xml:space="preserve"> upsetting the user</w:t>
      </w:r>
      <w:r w:rsidRPr="004F6AC2">
        <w:rPr>
          <w:lang w:val="en-CA"/>
        </w:rPr>
        <w:t xml:space="preserve"> </w:t>
      </w:r>
      <w:r>
        <w:rPr>
          <w:lang w:val="en-CA"/>
        </w:rPr>
        <w:t>by not providing accurate recommendations</w:t>
      </w:r>
      <w:r w:rsidRPr="004F6AC2">
        <w:rPr>
          <w:lang w:val="en-CA"/>
        </w:rPr>
        <w:t>. However, in many applications, such as recommending</w:t>
      </w:r>
      <w:r>
        <w:rPr>
          <w:lang w:val="en-CA"/>
        </w:rPr>
        <w:t xml:space="preserve"> </w:t>
      </w:r>
      <w:r w:rsidRPr="004F6AC2">
        <w:rPr>
          <w:lang w:val="en-CA"/>
        </w:rPr>
        <w:t xml:space="preserve">personalized content, it is also important to consider the risk of upsetting the user </w:t>
      </w:r>
      <w:r>
        <w:rPr>
          <w:lang w:val="en-CA"/>
        </w:rPr>
        <w:t>by not being aware of the user’s situation and intentions [7]</w:t>
      </w:r>
      <w:r w:rsidRPr="004F6AC2">
        <w:rPr>
          <w:lang w:val="en-CA"/>
        </w:rPr>
        <w:t xml:space="preserve">. Therefore, the performance of </w:t>
      </w:r>
      <w:r>
        <w:rPr>
          <w:lang w:val="en-CA"/>
        </w:rPr>
        <w:t>a</w:t>
      </w:r>
      <w:r w:rsidRPr="004F6AC2">
        <w:rPr>
          <w:lang w:val="en-CA"/>
        </w:rPr>
        <w:t xml:space="preserve"> </w:t>
      </w:r>
      <w:r>
        <w:rPr>
          <w:lang w:val="en-CA"/>
        </w:rPr>
        <w:t>RS</w:t>
      </w:r>
      <w:r w:rsidRPr="004F6AC2">
        <w:rPr>
          <w:lang w:val="en-CA"/>
        </w:rPr>
        <w:t xml:space="preserve"> depends in part on the degree to which it has incorporated the risk into the recommendation</w:t>
      </w:r>
      <w:r>
        <w:rPr>
          <w:lang w:val="en-CA"/>
        </w:rPr>
        <w:t xml:space="preserve"> </w:t>
      </w:r>
      <w:r w:rsidRPr="004F6AC2">
        <w:rPr>
          <w:lang w:val="en-CA"/>
        </w:rPr>
        <w:t xml:space="preserve">process. </w:t>
      </w:r>
      <w:r>
        <w:rPr>
          <w:lang w:val="en-CA"/>
        </w:rPr>
        <w:t>Risks</w:t>
      </w:r>
      <w:r w:rsidRPr="004F6AC2">
        <w:rPr>
          <w:lang w:val="en-CA"/>
        </w:rPr>
        <w:t xml:space="preserve"> in </w:t>
      </w:r>
      <w:r>
        <w:rPr>
          <w:lang w:val="en-CA"/>
        </w:rPr>
        <w:t>RSs</w:t>
      </w:r>
      <w:r w:rsidRPr="004F6AC2">
        <w:rPr>
          <w:lang w:val="en-CA"/>
        </w:rPr>
        <w:t xml:space="preserve"> </w:t>
      </w:r>
      <w:r>
        <w:rPr>
          <w:lang w:val="en-CA"/>
        </w:rPr>
        <w:t>can involve, for example</w:t>
      </w:r>
      <w:r w:rsidR="00693639">
        <w:rPr>
          <w:lang w:val="en-CA"/>
        </w:rPr>
        <w:t xml:space="preserve">, </w:t>
      </w:r>
      <w:r w:rsidR="00693639" w:rsidRPr="004F6AC2">
        <w:rPr>
          <w:lang w:val="en-CA"/>
        </w:rPr>
        <w:t>the</w:t>
      </w:r>
      <w:r w:rsidRPr="004F6AC2">
        <w:rPr>
          <w:lang w:val="en-CA"/>
        </w:rPr>
        <w:t xml:space="preserve"> possibility </w:t>
      </w:r>
      <w:r>
        <w:rPr>
          <w:lang w:val="en-CA"/>
        </w:rPr>
        <w:t>of</w:t>
      </w:r>
      <w:r w:rsidRPr="004F6AC2">
        <w:rPr>
          <w:lang w:val="en-CA"/>
        </w:rPr>
        <w:t xml:space="preserve"> disturb</w:t>
      </w:r>
      <w:r>
        <w:rPr>
          <w:lang w:val="en-CA"/>
        </w:rPr>
        <w:t>ing</w:t>
      </w:r>
      <w:r w:rsidRPr="004F6AC2">
        <w:rPr>
          <w:lang w:val="en-CA"/>
        </w:rPr>
        <w:t xml:space="preserve"> or to upset</w:t>
      </w:r>
      <w:r>
        <w:rPr>
          <w:lang w:val="en-CA"/>
        </w:rPr>
        <w:t>ting</w:t>
      </w:r>
      <w:r w:rsidRPr="004F6AC2">
        <w:rPr>
          <w:lang w:val="en-CA"/>
        </w:rPr>
        <w:t xml:space="preserve"> the user</w:t>
      </w:r>
      <w:r>
        <w:rPr>
          <w:lang w:val="en-CA"/>
        </w:rPr>
        <w:t>,</w:t>
      </w:r>
      <w:r w:rsidRPr="004F6AC2">
        <w:rPr>
          <w:lang w:val="en-CA"/>
        </w:rPr>
        <w:t xml:space="preserve"> which</w:t>
      </w:r>
      <w:r>
        <w:rPr>
          <w:lang w:val="en-CA"/>
        </w:rPr>
        <w:t xml:space="preserve"> can </w:t>
      </w:r>
      <w:r w:rsidRPr="004F6AC2">
        <w:rPr>
          <w:lang w:val="en-CA"/>
        </w:rPr>
        <w:t>lead to a</w:t>
      </w:r>
      <w:r>
        <w:rPr>
          <w:lang w:val="en-CA"/>
        </w:rPr>
        <w:t xml:space="preserve"> negative</w:t>
      </w:r>
      <w:r w:rsidRPr="004F6AC2">
        <w:rPr>
          <w:lang w:val="en-CA"/>
        </w:rPr>
        <w:t xml:space="preserve"> </w:t>
      </w:r>
      <w:r>
        <w:rPr>
          <w:lang w:val="en-CA"/>
        </w:rPr>
        <w:t>feedback from the user</w:t>
      </w:r>
      <w:r w:rsidRPr="004F6AC2">
        <w:rPr>
          <w:lang w:val="en-CA"/>
        </w:rPr>
        <w:t>.</w:t>
      </w:r>
      <w:r>
        <w:rPr>
          <w:lang w:val="en-CA"/>
        </w:rPr>
        <w:t xml:space="preserve"> With the advent of </w:t>
      </w:r>
      <w:r w:rsidRPr="004D6BDD">
        <w:rPr>
          <w:lang w:val="en-CA"/>
        </w:rPr>
        <w:t>enormous amounts of personal</w:t>
      </w:r>
      <w:r>
        <w:rPr>
          <w:lang w:val="en-CA"/>
        </w:rPr>
        <w:t xml:space="preserve"> </w:t>
      </w:r>
      <w:r w:rsidRPr="004D6BDD">
        <w:rPr>
          <w:lang w:val="en-CA"/>
        </w:rPr>
        <w:t>data</w:t>
      </w:r>
      <w:r>
        <w:rPr>
          <w:lang w:val="en-CA"/>
        </w:rPr>
        <w:t xml:space="preserve"> collection</w:t>
      </w:r>
      <w:r w:rsidRPr="004D6BDD">
        <w:rPr>
          <w:lang w:val="en-CA"/>
        </w:rPr>
        <w:t xml:space="preserve"> </w:t>
      </w:r>
      <w:r w:rsidRPr="004D6BDD">
        <w:rPr>
          <w:lang w:val="en-CA"/>
        </w:rPr>
        <w:lastRenderedPageBreak/>
        <w:t>for the sake of personalization</w:t>
      </w:r>
      <w:r>
        <w:rPr>
          <w:lang w:val="en-CA"/>
        </w:rPr>
        <w:t xml:space="preserve"> and improving recommendation quality, the focus of the current research on RSs has been shifting to privacy protection [129]. Personalization </w:t>
      </w:r>
      <w:r w:rsidRPr="004D6BDD">
        <w:rPr>
          <w:lang w:val="en-CA"/>
        </w:rPr>
        <w:t xml:space="preserve">provides </w:t>
      </w:r>
      <w:r>
        <w:rPr>
          <w:lang w:val="en-CA"/>
        </w:rPr>
        <w:t>convenience in the user experience</w:t>
      </w:r>
      <w:r w:rsidR="00693639">
        <w:rPr>
          <w:lang w:val="en-CA"/>
        </w:rPr>
        <w:t xml:space="preserve">, </w:t>
      </w:r>
      <w:r w:rsidR="00693639" w:rsidRPr="004D6BDD">
        <w:rPr>
          <w:lang w:val="en-CA"/>
        </w:rPr>
        <w:t>and</w:t>
      </w:r>
      <w:r w:rsidRPr="004D6BDD">
        <w:rPr>
          <w:lang w:val="en-CA"/>
        </w:rPr>
        <w:t xml:space="preserve"> it can have a direct</w:t>
      </w:r>
      <w:r>
        <w:rPr>
          <w:lang w:val="en-CA"/>
        </w:rPr>
        <w:t xml:space="preserve"> </w:t>
      </w:r>
      <w:r w:rsidRPr="004D6BDD">
        <w:rPr>
          <w:lang w:val="en-CA"/>
        </w:rPr>
        <w:t xml:space="preserve">impact on marketing, sales, and </w:t>
      </w:r>
      <w:r>
        <w:rPr>
          <w:lang w:val="en-CA"/>
        </w:rPr>
        <w:t>profit</w:t>
      </w:r>
      <w:r w:rsidRPr="004D6BDD">
        <w:rPr>
          <w:lang w:val="en-CA"/>
        </w:rPr>
        <w:t>. On the other hand,</w:t>
      </w:r>
      <w:r>
        <w:rPr>
          <w:lang w:val="en-CA"/>
        </w:rPr>
        <w:t xml:space="preserve"> </w:t>
      </w:r>
      <w:r w:rsidRPr="004D6BDD">
        <w:rPr>
          <w:lang w:val="en-CA"/>
        </w:rPr>
        <w:t>privacy, which is a serious concern for many users, is the</w:t>
      </w:r>
      <w:r>
        <w:rPr>
          <w:lang w:val="en-CA"/>
        </w:rPr>
        <w:t xml:space="preserve"> </w:t>
      </w:r>
      <w:r w:rsidRPr="004D6BDD">
        <w:rPr>
          <w:lang w:val="en-CA"/>
        </w:rPr>
        <w:t xml:space="preserve">price users have to pay for the convenience of </w:t>
      </w:r>
      <w:r>
        <w:rPr>
          <w:lang w:val="en-CA"/>
        </w:rPr>
        <w:t xml:space="preserve">RSs can </w:t>
      </w:r>
      <w:r w:rsidR="00693639">
        <w:rPr>
          <w:lang w:val="en-CA"/>
        </w:rPr>
        <w:t xml:space="preserve">provide </w:t>
      </w:r>
      <w:r w:rsidR="00693639" w:rsidRPr="004D6BDD">
        <w:rPr>
          <w:lang w:val="en-CA"/>
        </w:rPr>
        <w:t>in</w:t>
      </w:r>
      <w:r w:rsidRPr="004D6BDD">
        <w:rPr>
          <w:lang w:val="en-CA"/>
        </w:rPr>
        <w:t xml:space="preserve"> a world with booming information. Users normally</w:t>
      </w:r>
      <w:r>
        <w:rPr>
          <w:lang w:val="en-CA"/>
        </w:rPr>
        <w:t xml:space="preserve"> </w:t>
      </w:r>
      <w:r w:rsidRPr="004D6BDD">
        <w:rPr>
          <w:lang w:val="en-CA"/>
        </w:rPr>
        <w:t>have no choice but to trust the service provider to</w:t>
      </w:r>
      <w:r>
        <w:rPr>
          <w:lang w:val="en-CA"/>
        </w:rPr>
        <w:t xml:space="preserve"> </w:t>
      </w:r>
      <w:r w:rsidRPr="004D6BDD">
        <w:rPr>
          <w:lang w:val="en-CA"/>
        </w:rPr>
        <w:t xml:space="preserve">keep their sensitive personal </w:t>
      </w:r>
      <w:r>
        <w:rPr>
          <w:lang w:val="en-CA"/>
        </w:rPr>
        <w:t xml:space="preserve">profile and information safe. </w:t>
      </w:r>
    </w:p>
    <w:p w:rsidR="00D52E25" w:rsidRDefault="00D52E25" w:rsidP="00D52E25">
      <w:pPr>
        <w:pStyle w:val="Heading2"/>
        <w:spacing w:line="480" w:lineRule="auto"/>
      </w:pPr>
      <w:bookmarkStart w:id="605" w:name="_Toc479339947"/>
      <w:r>
        <w:t>Research Issue</w:t>
      </w:r>
      <w:bookmarkEnd w:id="605"/>
    </w:p>
    <w:p w:rsidR="00D52E25" w:rsidRDefault="00D52E25" w:rsidP="00D52E25">
      <w:pPr>
        <w:pStyle w:val="BodyText"/>
        <w:spacing w:line="480" w:lineRule="auto"/>
      </w:pPr>
      <w:r>
        <w:t>Since a major focus in the area of RSs has been the improvement of the accuracy of the recommendations generated by the Recommender System, there is a lack of a modelling approach for the RSs that takes into account both sufficient knowledge of the user’s context and the privacy of the users. A novel model of RSs involving both contextual risk and privacy would make things much easier for domain experts to study and advance research in the area of risk- aware and privacy-preserving RSs, thereby contributing with methods that can produce more detailed designs of such systems.</w:t>
      </w:r>
    </w:p>
    <w:p w:rsidR="00D52E25" w:rsidRDefault="00D52E25" w:rsidP="00D52E25">
      <w:pPr>
        <w:pStyle w:val="BodyTextFirstIndent"/>
        <w:spacing w:line="480" w:lineRule="auto"/>
        <w:ind w:firstLine="0"/>
      </w:pPr>
      <w:r>
        <w:t>In the past few decades, collaboration of multiple teams in a large software project has become a usual path for developing large-scale software [15]</w:t>
      </w:r>
      <w:r w:rsidRPr="0097321D">
        <w:t>.</w:t>
      </w:r>
      <w:r>
        <w:t xml:space="preserve"> In spite of increasing adoption of collaborative software development, there is scope for a lot of improvements to fill the gap </w:t>
      </w:r>
      <w:r>
        <w:rPr>
          <w:szCs w:val="22"/>
        </w:rPr>
        <w:t xml:space="preserve">between what is needed and what has been provided today as the software development landscape changes rapidly. </w:t>
      </w:r>
      <w:r w:rsidRPr="0097321D">
        <w:t xml:space="preserve"> </w:t>
      </w:r>
      <w:r>
        <w:t>Multi-agent software development has emerged as a way to develop software by considering the different aspects of a software system as separate agents that working in coherence to achieve the overall goal of the system. However, although the area of multi-agent systems has experienced much growth in the last decade, there is still a need for multi-agent approaches that supports both context-aware and privacy-preserving mechanism [18].</w:t>
      </w:r>
    </w:p>
    <w:p w:rsidR="00D52E25" w:rsidRDefault="00D52E25" w:rsidP="00D52E25">
      <w:pPr>
        <w:pStyle w:val="Heading2"/>
      </w:pPr>
      <w:bookmarkStart w:id="606" w:name="_Toc479241670"/>
      <w:bookmarkStart w:id="607" w:name="_Toc479241776"/>
      <w:bookmarkStart w:id="608" w:name="_Toc479241882"/>
      <w:bookmarkStart w:id="609" w:name="_Toc479339948"/>
      <w:bookmarkEnd w:id="606"/>
      <w:bookmarkEnd w:id="607"/>
      <w:bookmarkEnd w:id="608"/>
      <w:r>
        <w:lastRenderedPageBreak/>
        <w:t>Thesis Statement</w:t>
      </w:r>
      <w:bookmarkEnd w:id="609"/>
    </w:p>
    <w:p w:rsidR="00D52E25" w:rsidRPr="0097321D" w:rsidRDefault="00D52E25" w:rsidP="00D52E25">
      <w:pPr>
        <w:pStyle w:val="BodyText"/>
        <w:spacing w:line="480" w:lineRule="auto"/>
      </w:pPr>
      <w:r>
        <w:t>The aim of this research is to provide a multi-agent based system model of RSs by i</w:t>
      </w:r>
      <w:r w:rsidRPr="001A654C">
        <w:t>ntroducing both privacy and risk-related abstractions into traditional</w:t>
      </w:r>
      <w:r>
        <w:t xml:space="preserve"> recommender systems. The model can </w:t>
      </w:r>
      <w:r w:rsidRPr="001A654C">
        <w:t>support designing these systems when privacy and</w:t>
      </w:r>
      <w:r w:rsidR="00336372">
        <w:t xml:space="preserve"> </w:t>
      </w:r>
      <w:r w:rsidRPr="001A654C">
        <w:t xml:space="preserve">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D52E25" w:rsidRPr="000C23EE" w:rsidRDefault="00D52E25" w:rsidP="00D52E25">
      <w:pPr>
        <w:pStyle w:val="Heading2"/>
        <w:spacing w:line="480" w:lineRule="auto"/>
      </w:pPr>
      <w:bookmarkStart w:id="610" w:name="_Toc479339949"/>
      <w:r>
        <w:t>Major Contributions</w:t>
      </w:r>
      <w:bookmarkEnd w:id="610"/>
    </w:p>
    <w:p w:rsidR="00D52E25" w:rsidRDefault="00D52E25" w:rsidP="00D52E25">
      <w:pPr>
        <w:pStyle w:val="BodyTextFirstIndent"/>
        <w:spacing w:line="480" w:lineRule="auto"/>
        <w:ind w:firstLine="0"/>
      </w:pPr>
      <w:r>
        <w:t xml:space="preserve">This research focuses on the importance of the privacy and </w:t>
      </w:r>
      <w:del w:id="611" w:author="Paulo Alencar" w:date="2017-04-07T14:23:00Z">
        <w:r w:rsidDel="000F76DF">
          <w:delText xml:space="preserve">the </w:delText>
        </w:r>
      </w:del>
      <w:r>
        <w:t>risk aspects of the Recommender Systems, that is, on how much a RS safeguards user</w:t>
      </w:r>
      <w:del w:id="612" w:author="Paulo Alencar" w:date="2017-04-07T14:23:00Z">
        <w:r w:rsidDel="000F76DF">
          <w:delText>s’</w:delText>
        </w:r>
      </w:del>
      <w:r>
        <w:t xml:space="preserve"> privacy and also on how a RS addresses contextual risks. </w:t>
      </w:r>
    </w:p>
    <w:p w:rsidR="00D52E25" w:rsidRDefault="00D52E25" w:rsidP="00D52E25">
      <w:pPr>
        <w:pStyle w:val="BodyTextFirstIndent"/>
        <w:spacing w:line="480" w:lineRule="auto"/>
        <w:ind w:firstLine="0"/>
      </w:pPr>
      <w:r>
        <w:t xml:space="preserve">The </w:t>
      </w:r>
      <w:ins w:id="613" w:author="Paulo Alencar" w:date="2017-04-07T14:23:00Z">
        <w:r w:rsidR="000F76DF">
          <w:t xml:space="preserve">proposed </w:t>
        </w:r>
      </w:ins>
      <w:r>
        <w:t>approach utilizes a multi-agent system model that divides the system into individual units. This breakdown of the Recommender System into small individual units enables the designers of the RS to focus on each of the small objectives that must be accomplished by the individual units in order to fulfil the overall objective of the entire system.</w:t>
      </w:r>
    </w:p>
    <w:p w:rsidR="00D52E25" w:rsidRDefault="00D52E25" w:rsidP="00D52E25">
      <w:pPr>
        <w:pStyle w:val="BodyTextFirstIndent"/>
        <w:spacing w:line="480" w:lineRule="auto"/>
        <w:ind w:firstLine="0"/>
      </w:pPr>
      <w:r>
        <w:t>This approach combines two existing research areas within RSs, i.e. risk and privacy, into a unified system model. As part of this thesis, a sample case study that illustrates the applicability of the proposed</w:t>
      </w:r>
      <w:ins w:id="614" w:author="Paulo Alencar" w:date="2017-04-07T14:24:00Z">
        <w:r w:rsidR="000F76DF">
          <w:t xml:space="preserve"> approach</w:t>
        </w:r>
      </w:ins>
      <w:r>
        <w:t xml:space="preserve"> in the field of job recommender systems </w:t>
      </w:r>
      <w:del w:id="615" w:author="Paulo Alencar" w:date="2017-04-07T14:24:00Z">
        <w:r w:rsidDel="000F76DF">
          <w:delText xml:space="preserve">approach </w:delText>
        </w:r>
      </w:del>
      <w:r>
        <w:t>is also provided.</w:t>
      </w:r>
    </w:p>
    <w:p w:rsidR="00D52E25" w:rsidRPr="0097321D" w:rsidRDefault="00D52E25" w:rsidP="00D52E25">
      <w:pPr>
        <w:pStyle w:val="BodyTextFirstIndent"/>
        <w:spacing w:line="480" w:lineRule="auto"/>
        <w:ind w:firstLine="0"/>
      </w:pPr>
    </w:p>
    <w:p w:rsidR="00D52E25" w:rsidRDefault="00D52E25" w:rsidP="00D52E25">
      <w:pPr>
        <w:pStyle w:val="Heading2"/>
        <w:spacing w:line="480" w:lineRule="auto"/>
      </w:pPr>
      <w:bookmarkStart w:id="616" w:name="_Toc479339950"/>
      <w:r>
        <w:t>Thesis Organization</w:t>
      </w:r>
      <w:bookmarkEnd w:id="616"/>
    </w:p>
    <w:p w:rsidR="00D52E25" w:rsidRDefault="00D52E25" w:rsidP="00D52E25">
      <w:pPr>
        <w:pStyle w:val="BodyText"/>
        <w:spacing w:line="480" w:lineRule="auto"/>
      </w:pPr>
      <w:r>
        <w:t xml:space="preserve">The thesis is divided into three parts. The first part introduces the problem addressed in the thesis, along with a survey of the RSs field that covers both risk and privacy issues, two fundamental </w:t>
      </w:r>
      <w:r>
        <w:lastRenderedPageBreak/>
        <w:t>concepts upon which this thesis is framed. The second part describes related work in the RSs literature and provides an analysis of the related design alternatives and statistical biases. It also provides a detailed discussion of the proposed approach to solve the identified issues related to existing multi-agent models</w:t>
      </w:r>
      <w:r w:rsidR="003E6563">
        <w:t xml:space="preserve">. </w:t>
      </w:r>
      <w:r>
        <w:t xml:space="preserve">Towards the end of this part, a brief case study is provided, in which the proposed multi-agent model is used to model a job recommender system. The final part of the thesis describes conclusions and future work that can be done to extend the proposed system model. In the Appendix, a preliminary evaluation method for RSs based both the privacy and risk dimensions is discussed. </w:t>
      </w:r>
    </w:p>
    <w:p w:rsidR="00D52E25" w:rsidRDefault="00D52E25" w:rsidP="00D52E25">
      <w:pPr>
        <w:pStyle w:val="BodyText"/>
        <w:spacing w:line="480" w:lineRule="auto"/>
      </w:pPr>
      <w:r>
        <w:t>In more detail, the content of this thesis is organized as follows:</w:t>
      </w:r>
    </w:p>
    <w:p w:rsidR="00D52E25" w:rsidRPr="009D14E1" w:rsidRDefault="00D52E25" w:rsidP="00D52E25">
      <w:pPr>
        <w:pStyle w:val="BodyText"/>
        <w:spacing w:line="480" w:lineRule="auto"/>
        <w:rPr>
          <w:b/>
          <w:sz w:val="24"/>
        </w:rPr>
      </w:pPr>
      <w:r w:rsidRPr="009D14E1">
        <w:rPr>
          <w:b/>
          <w:sz w:val="24"/>
        </w:rPr>
        <w:t>Part I. Introduction</w:t>
      </w:r>
    </w:p>
    <w:p w:rsidR="00D52E25" w:rsidRDefault="00D52E25" w:rsidP="00D52E25">
      <w:pPr>
        <w:pStyle w:val="BodyText"/>
        <w:spacing w:line="480" w:lineRule="auto"/>
      </w:pPr>
      <w:r w:rsidRPr="009D14E1">
        <w:rPr>
          <w:b/>
        </w:rPr>
        <w:t>Chapter 1</w:t>
      </w:r>
      <w:r>
        <w:t xml:space="preserve"> In this chapter, a brief description of the current focus in the area of RS is provided, followed by the description of the issues currently faced by researchers and domain experts in the area of RSs. A thesis statement is then provided to give an idea of what this thesis is trying to achieve. This is followed by the description of the major contributions of the thesis.</w:t>
      </w:r>
    </w:p>
    <w:p w:rsidR="00D52E25" w:rsidRPr="008E229D" w:rsidRDefault="00D52E25" w:rsidP="00D52E25">
      <w:pPr>
        <w:pStyle w:val="BodyText"/>
        <w:spacing w:line="480" w:lineRule="auto"/>
      </w:pPr>
      <w:r w:rsidRPr="009D14E1">
        <w:rPr>
          <w:b/>
        </w:rPr>
        <w:t>Chapter 2</w:t>
      </w:r>
      <w:r>
        <w:t xml:space="preserve"> provides an overview of the state of the art in the area of RSs, which includes a classification of the main types of recommendation approaches. We also describe the weaknesses of the different recommendation techniques and present a broader class of hybrid recommenders that aim to overcome these limitations. We also discuss risk and privacy issues in the RSs, </w:t>
      </w:r>
      <w:r w:rsidR="00386485">
        <w:t>and how</w:t>
      </w:r>
      <w:r>
        <w:t xml:space="preserve"> these issues arise in these systems in the first place. The discussion is carried forward with the description of the some of the mitigating techniques that can be used to address some of the identified issues.</w:t>
      </w:r>
    </w:p>
    <w:p w:rsidR="00D52E25" w:rsidRDefault="00D52E25" w:rsidP="00D52E25">
      <w:pPr>
        <w:pStyle w:val="BodyText"/>
        <w:spacing w:line="480" w:lineRule="auto"/>
        <w:rPr>
          <w:b/>
          <w:sz w:val="24"/>
        </w:rPr>
      </w:pPr>
      <w:r w:rsidRPr="00194BD5">
        <w:rPr>
          <w:b/>
          <w:sz w:val="24"/>
        </w:rPr>
        <w:t xml:space="preserve">Part II. The </w:t>
      </w:r>
      <w:r>
        <w:rPr>
          <w:b/>
          <w:sz w:val="24"/>
        </w:rPr>
        <w:t>System</w:t>
      </w:r>
      <w:r w:rsidRPr="00194BD5">
        <w:rPr>
          <w:b/>
          <w:sz w:val="24"/>
        </w:rPr>
        <w:t xml:space="preserve"> Model</w:t>
      </w:r>
    </w:p>
    <w:p w:rsidR="00D52E25" w:rsidRDefault="00D52E25" w:rsidP="00D52E25">
      <w:pPr>
        <w:pStyle w:val="BodyText"/>
        <w:spacing w:line="480" w:lineRule="auto"/>
      </w:pPr>
      <w:r w:rsidRPr="009D14E1">
        <w:rPr>
          <w:b/>
        </w:rPr>
        <w:t xml:space="preserve">Chapter </w:t>
      </w:r>
      <w:r>
        <w:rPr>
          <w:b/>
        </w:rPr>
        <w:t>3</w:t>
      </w:r>
      <w:r>
        <w:t xml:space="preserve"> describes some of the related research work in the field of RSs that has contributed toward the </w:t>
      </w:r>
      <w:r w:rsidRPr="00713C80">
        <w:t>conceptualization</w:t>
      </w:r>
      <w:r>
        <w:t xml:space="preserve"> of the proposed approach discussed in this thesis.</w:t>
      </w:r>
    </w:p>
    <w:p w:rsidR="00D52E25" w:rsidRDefault="00D52E25" w:rsidP="00D52E25">
      <w:pPr>
        <w:pStyle w:val="BodyText"/>
        <w:spacing w:line="480" w:lineRule="auto"/>
      </w:pPr>
      <w:r w:rsidRPr="009D14E1">
        <w:rPr>
          <w:b/>
        </w:rPr>
        <w:lastRenderedPageBreak/>
        <w:t xml:space="preserve">Chapter </w:t>
      </w:r>
      <w:r>
        <w:rPr>
          <w:b/>
        </w:rPr>
        <w:t>4</w:t>
      </w:r>
      <w:r>
        <w:t xml:space="preserve"> presents the proposed approach. In this section, a detailed description of the multi-agent system model is provided along with an explanation of different aspects of this model. </w:t>
      </w:r>
    </w:p>
    <w:p w:rsidR="00D52E25" w:rsidRDefault="00D52E25" w:rsidP="00D52E25">
      <w:pPr>
        <w:pStyle w:val="BodyText"/>
        <w:spacing w:line="480" w:lineRule="auto"/>
      </w:pPr>
      <w:r w:rsidRPr="009D14E1">
        <w:rPr>
          <w:b/>
        </w:rPr>
        <w:t xml:space="preserve">Chapter </w:t>
      </w:r>
      <w:r>
        <w:rPr>
          <w:b/>
        </w:rPr>
        <w:t>5</w:t>
      </w:r>
      <w:r>
        <w:t xml:space="preserve"> presents a case study to illustrate the applicability of the proposed approach, in which the multi-agent model is applied to a job RS. In this chapter a discussion about two previous job RSs is provided, and enhancements to these systems is provided in the form of a new multi-agent model for risk-aware and privacy-preserving job RSs. </w:t>
      </w:r>
    </w:p>
    <w:p w:rsidR="00D52E25" w:rsidRDefault="00D52E25" w:rsidP="00D52E25">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D52E25" w:rsidRDefault="00D52E25" w:rsidP="00D52E25">
      <w:pPr>
        <w:pStyle w:val="BodyText"/>
        <w:spacing w:line="480" w:lineRule="auto"/>
      </w:pPr>
      <w:r w:rsidRPr="009D14E1">
        <w:rPr>
          <w:b/>
        </w:rPr>
        <w:t xml:space="preserve">Chapter </w:t>
      </w:r>
      <w:r>
        <w:rPr>
          <w:b/>
        </w:rPr>
        <w:t>6</w:t>
      </w:r>
      <w:r>
        <w:t xml:space="preserve"> discusses future work that can be carried out to improve or extend the proposed approach, </w:t>
      </w:r>
      <w:r w:rsidR="006D62A8">
        <w:t>including the</w:t>
      </w:r>
      <w:r>
        <w:t xml:space="preserve"> </w:t>
      </w:r>
      <w:r w:rsidRPr="0064711E">
        <w:t>instantiation</w:t>
      </w:r>
      <w:r>
        <w:t xml:space="preserve"> of the multi-agent model for the RSs across different application areas.</w:t>
      </w:r>
      <w:r w:rsidR="00393342">
        <w:t xml:space="preserve"> This is followed by a discussion of the limitations of this approach.</w:t>
      </w:r>
    </w:p>
    <w:p w:rsidR="00D52E25" w:rsidRPr="007A6EEF" w:rsidRDefault="00D52E25" w:rsidP="00D52E25">
      <w:pPr>
        <w:pStyle w:val="BodyTextFirstIndent"/>
        <w:ind w:firstLine="0"/>
      </w:pPr>
      <w:r w:rsidRPr="001F040B">
        <w:rPr>
          <w:b/>
        </w:rPr>
        <w:t xml:space="preserve">Appendix </w:t>
      </w:r>
      <w:r>
        <w:t>This section discusses a preliminary method for the evaluation of RSs using privacy-preserving and risk-aware concepts.</w:t>
      </w:r>
    </w:p>
    <w:p w:rsidR="00D52E25" w:rsidRDefault="00D52E25" w:rsidP="00D52E25">
      <w:pPr>
        <w:spacing w:line="480" w:lineRule="auto"/>
      </w:pPr>
      <w:r>
        <w:br w:type="page"/>
      </w:r>
    </w:p>
    <w:p w:rsidR="00D52E25" w:rsidRDefault="00D52E25" w:rsidP="00D52E25">
      <w:pPr>
        <w:pStyle w:val="Heading1"/>
        <w:spacing w:line="480" w:lineRule="auto"/>
      </w:pPr>
      <w:r>
        <w:lastRenderedPageBreak/>
        <w:br/>
      </w:r>
      <w:bookmarkStart w:id="617" w:name="_Toc479339951"/>
      <w:r>
        <w:t>Recommender Systems</w:t>
      </w:r>
      <w:bookmarkEnd w:id="617"/>
    </w:p>
    <w:p w:rsidR="00D52E25" w:rsidRDefault="00D52E25" w:rsidP="00D52E25">
      <w:pPr>
        <w:pStyle w:val="BodyText"/>
        <w:spacing w:line="480" w:lineRule="auto"/>
      </w:pPr>
      <w:r>
        <w:t xml:space="preserve">Recommender systems are software systems that produce a list of recommendations for its users by deploying in general two algorithms (i.e. </w:t>
      </w:r>
      <w:r>
        <w:rPr>
          <w:szCs w:val="22"/>
        </w:rPr>
        <w:t xml:space="preserve">collaborative filtering or content-based filtering) or a mix of these algorithms as a hybrid approach. The approach used in collaborative filtering utilizes the user’s historic data (i.e. items purchased by the user, browsing/navigation history on the website or the feedback provided for the purchased item). </w:t>
      </w:r>
      <w:r>
        <w:t>The result of this approach is a list produced by the system of recommendations of interest to the user [22]. On the other</w:t>
      </w:r>
      <w:r w:rsidRPr="007C0DF8">
        <w:t xml:space="preserve"> </w:t>
      </w:r>
      <w:r>
        <w:t>hand, c</w:t>
      </w:r>
      <w:r w:rsidRPr="007C0DF8">
        <w:t xml:space="preserve">ontent-based filtering approaches </w:t>
      </w:r>
      <w:r>
        <w:t>employ</w:t>
      </w:r>
      <w:r w:rsidRPr="007C0DF8">
        <w:t xml:space="preserve"> </w:t>
      </w:r>
      <w:r>
        <w:t>a set of attributes</w:t>
      </w:r>
      <w:r w:rsidRPr="007C0DF8">
        <w:t xml:space="preserve"> of an item in order to </w:t>
      </w:r>
      <w:r>
        <w:t>come up with a list of recommendations having items with similar attributes [23</w:t>
      </w:r>
      <w:r w:rsidRPr="007C0DF8">
        <w:t>]</w:t>
      </w:r>
      <w:r>
        <w:t>.</w:t>
      </w:r>
      <w:r w:rsidRPr="007C0DF8">
        <w:t xml:space="preserve"> </w:t>
      </w:r>
      <w:r>
        <w:t>A hybrid approach can be used as a combination of the previously discussed approaches in order to find a solution with the best recommendation accuracy.</w:t>
      </w:r>
    </w:p>
    <w:p w:rsidR="00D52E25" w:rsidRDefault="00D52E25" w:rsidP="00D52E25">
      <w:pPr>
        <w:pStyle w:val="Heading2"/>
        <w:spacing w:line="480" w:lineRule="auto"/>
      </w:pPr>
      <w:bookmarkStart w:id="618" w:name="_Toc479339952"/>
      <w:r>
        <w:t>Context-Aware Recommender Systems</w:t>
      </w:r>
      <w:bookmarkEnd w:id="618"/>
    </w:p>
    <w:p w:rsidR="00D52E25" w:rsidRDefault="00D52E25" w:rsidP="00D52E25">
      <w:pPr>
        <w:pStyle w:val="BodyText"/>
        <w:spacing w:line="480" w:lineRule="auto"/>
      </w:pPr>
      <w:r>
        <w:t xml:space="preserve">Bouneffouf </w:t>
      </w:r>
      <w:r w:rsidR="006D62A8">
        <w:t>has briefly</w:t>
      </w:r>
      <w:r>
        <w:t xml:space="preserve"> discussed the concept of context-aware RSs [7]. In order to make recommendations more accurate, the context at the time of generating recommendations is also an important factor</w:t>
      </w:r>
      <w:r w:rsidRPr="00337A9D">
        <w:t>.</w:t>
      </w:r>
      <w:r>
        <w:t xml:space="preserve"> The contextual data can be added as a source of information for generating better recommendations or can help in filtering out non-relevant recommendations from the list of resultant recommendations generated by the system.</w:t>
      </w:r>
      <w:r w:rsidRPr="00337A9D">
        <w:t xml:space="preserve"> </w:t>
      </w:r>
      <w:r>
        <w:t>Therefore, the introduction of context information into RSs leads to context-aware RSs [21].</w:t>
      </w:r>
      <w:r w:rsidRPr="00337A9D">
        <w:t xml:space="preserve"> </w:t>
      </w:r>
    </w:p>
    <w:p w:rsidR="00D52E25" w:rsidRDefault="00D52E25" w:rsidP="00D52E25">
      <w:pPr>
        <w:pStyle w:val="BodyTextFirstIndent"/>
      </w:pPr>
    </w:p>
    <w:p w:rsidR="00D52E25" w:rsidRPr="00AE6633" w:rsidRDefault="00D52E25" w:rsidP="00D52E25">
      <w:pPr>
        <w:pStyle w:val="BodyTextFirstIndent"/>
      </w:pPr>
    </w:p>
    <w:p w:rsidR="00D52E25" w:rsidRDefault="00D52E25" w:rsidP="00D52E25">
      <w:pPr>
        <w:pStyle w:val="Heading2"/>
        <w:spacing w:line="480" w:lineRule="auto"/>
      </w:pPr>
      <w:bookmarkStart w:id="619" w:name="_Toc479339953"/>
      <w:r>
        <w:lastRenderedPageBreak/>
        <w:t>Privacy in Recommender Systems</w:t>
      </w:r>
      <w:bookmarkEnd w:id="619"/>
    </w:p>
    <w:p w:rsidR="00D52E25" w:rsidRPr="00AE6633" w:rsidRDefault="00D52E25" w:rsidP="00D52E25">
      <w:pPr>
        <w:pStyle w:val="BodyText"/>
        <w:spacing w:line="480" w:lineRule="auto"/>
      </w:pPr>
      <w:r>
        <w:t>A wide variety of information needs to be processed by RSs. Some authors discuss these diverse information types in detail [19]. Some of this information can be confidential and should not be revealed to any other person or organization, except the information owner. On the user’s end, there is always a trade-off between the amount of information to be provided to a RS and the accuracy of the resulting recommendations. This aspect is represented in their</w:t>
      </w:r>
      <w:r w:rsidR="008A2664">
        <w:t xml:space="preserve"> paper</w:t>
      </w:r>
      <w:r>
        <w:t xml:space="preserve"> with the help of a three-dimensional representation that has the duration of information storage, the size of the audience and the extent of usage as its three axes</w:t>
      </w:r>
      <w:r w:rsidR="008A2664">
        <w:t xml:space="preserve"> [19]</w:t>
      </w:r>
      <w:r>
        <w:t>.</w:t>
      </w:r>
    </w:p>
    <w:p w:rsidR="00D52E25" w:rsidRDefault="00D52E25" w:rsidP="00D52E25">
      <w:pPr>
        <w:pStyle w:val="Heading2"/>
        <w:rPr>
          <w:lang w:val="en-CA"/>
        </w:rPr>
      </w:pPr>
      <w:bookmarkStart w:id="620" w:name="_Toc479339954"/>
      <w:r>
        <w:rPr>
          <w:lang w:val="en-CA"/>
        </w:rPr>
        <w:t>Privacy Protection</w:t>
      </w:r>
      <w:bookmarkEnd w:id="620"/>
    </w:p>
    <w:p w:rsidR="00D52E25" w:rsidRDefault="00D52E25" w:rsidP="00D52E25">
      <w:pPr>
        <w:pStyle w:val="BodyText"/>
        <w:spacing w:line="480" w:lineRule="auto"/>
        <w:rPr>
          <w:lang w:val="en-CA"/>
        </w:rPr>
      </w:pPr>
      <w:r>
        <w:rPr>
          <w:lang w:val="en-CA"/>
        </w:rPr>
        <w:t xml:space="preserve">In order to alleviate the privacy concerns of the user to make the user provide more information to the system for better recommendations, some privacy-protection techniques can be employed. One of the methods is anonymization, which involves removing any link in the data to a specific user while preserving the structure in the data. Some authors use thi approach by introducing trust agents [34]. Other methods to deal with privacy </w:t>
      </w:r>
      <w:r w:rsidR="00500FA5">
        <w:rPr>
          <w:lang w:val="en-CA"/>
        </w:rPr>
        <w:t>concerns are</w:t>
      </w:r>
      <w:r>
        <w:rPr>
          <w:lang w:val="en-CA"/>
        </w:rPr>
        <w:t xml:space="preserve"> based on randomization techniques or differential privacy servers.</w:t>
      </w:r>
    </w:p>
    <w:p w:rsidR="00D52E25" w:rsidRDefault="00D52E25" w:rsidP="00D52E25">
      <w:pPr>
        <w:pStyle w:val="Heading3"/>
        <w:spacing w:line="480" w:lineRule="auto"/>
        <w:rPr>
          <w:lang w:val="en-CA"/>
        </w:rPr>
      </w:pPr>
      <w:r>
        <w:rPr>
          <w:lang w:val="en-CA"/>
        </w:rPr>
        <w:t xml:space="preserve"> </w:t>
      </w:r>
      <w:bookmarkStart w:id="621" w:name="_Toc479339955"/>
      <w:r>
        <w:rPr>
          <w:lang w:val="en-CA"/>
        </w:rPr>
        <w:t>User control</w:t>
      </w:r>
      <w:bookmarkEnd w:id="621"/>
    </w:p>
    <w:p w:rsidR="00D52E25" w:rsidRDefault="007A62F0" w:rsidP="00D52E25">
      <w:pPr>
        <w:pStyle w:val="BodyText"/>
        <w:spacing w:line="480" w:lineRule="auto"/>
        <w:rPr>
          <w:lang w:val="en-CA"/>
        </w:rPr>
      </w:pPr>
      <w:ins w:id="622" w:author="Paulo Alencar" w:date="2017-04-07T14:26:00Z">
        <w:r>
          <w:rPr>
            <w:lang w:val="en-CA"/>
          </w:rPr>
          <w:t xml:space="preserve">Some authors </w:t>
        </w:r>
      </w:ins>
      <w:del w:id="623" w:author="Paulo Alencar" w:date="2017-04-07T14:26:00Z">
        <w:r w:rsidR="00D52E25" w:rsidDel="007A62F0">
          <w:rPr>
            <w:lang w:val="en-CA"/>
          </w:rPr>
          <w:delText xml:space="preserve">Zhang, Na and Hogxia </w:delText>
        </w:r>
      </w:del>
      <w:r w:rsidR="00D52E25">
        <w:rPr>
          <w:lang w:val="en-CA"/>
        </w:rPr>
        <w:t>discuss two techniques to mitigate concerns over privacy risk breaches in the RSs that give users the option to manage the release of information to the RSs [14, 41</w:t>
      </w:r>
      <w:r w:rsidR="00D52E25" w:rsidRPr="00175E3D">
        <w:rPr>
          <w:lang w:val="en-CA"/>
        </w:rPr>
        <w:t xml:space="preserve">] </w:t>
      </w:r>
      <w:r w:rsidR="00D52E25">
        <w:rPr>
          <w:lang w:val="en-CA"/>
        </w:rPr>
        <w:t>or provide appropriate reasons for the requirements of information release to users [42</w:t>
      </w:r>
      <w:r w:rsidR="00D52E25" w:rsidRPr="00175E3D">
        <w:rPr>
          <w:lang w:val="en-CA"/>
        </w:rPr>
        <w:t xml:space="preserve">]. </w:t>
      </w:r>
      <w:r w:rsidR="00D52E25">
        <w:rPr>
          <w:lang w:val="en-CA"/>
        </w:rPr>
        <w:t xml:space="preserve">These two methods help in reducing </w:t>
      </w:r>
      <w:r w:rsidR="00500FA5">
        <w:rPr>
          <w:lang w:val="en-CA"/>
        </w:rPr>
        <w:t>breaches</w:t>
      </w:r>
      <w:r w:rsidR="00D52E25">
        <w:rPr>
          <w:lang w:val="en-CA"/>
        </w:rPr>
        <w:t xml:space="preserve"> of user privacy.</w:t>
      </w:r>
    </w:p>
    <w:p w:rsidR="00D52E25" w:rsidRDefault="00D52E25" w:rsidP="00D52E25">
      <w:pPr>
        <w:pStyle w:val="Heading2"/>
        <w:spacing w:line="480" w:lineRule="auto"/>
        <w:rPr>
          <w:lang w:val="en-CA"/>
        </w:rPr>
      </w:pPr>
      <w:bookmarkStart w:id="624" w:name="_Toc479339956"/>
      <w:r>
        <w:rPr>
          <w:lang w:val="en-CA"/>
        </w:rPr>
        <w:lastRenderedPageBreak/>
        <w:t>Risk Aware Recommender Systems</w:t>
      </w:r>
      <w:bookmarkEnd w:id="624"/>
    </w:p>
    <w:p w:rsidR="00D52E25" w:rsidRPr="00E70BFF" w:rsidRDefault="00500FA5" w:rsidP="00D52E25">
      <w:pPr>
        <w:pStyle w:val="BodyText"/>
        <w:spacing w:line="480" w:lineRule="auto"/>
        <w:rPr>
          <w:lang w:val="en-CA"/>
        </w:rPr>
      </w:pPr>
      <w:r>
        <w:rPr>
          <w:lang w:val="en-CA"/>
        </w:rPr>
        <w:t>Bouneffouf discusses</w:t>
      </w:r>
      <w:r w:rsidR="00D52E25">
        <w:rPr>
          <w:lang w:val="en-CA"/>
        </w:rPr>
        <w:t xml:space="preserve"> risk-aware RSs [7]. In this variation of RSs an approach is used to calculate the trade-off between discovering contextual information and upsetting users by providing them non-relevant recommendations. This trade-off factor is termed as risk and is calculated by using the multi-arm bandit optimization method.</w:t>
      </w:r>
      <w:r w:rsidR="00D52E25" w:rsidRPr="00E70BFF">
        <w:rPr>
          <w:lang w:val="en-CA"/>
        </w:rPr>
        <w:t xml:space="preserve"> </w:t>
      </w:r>
      <w:r w:rsidR="00D52E25">
        <w:rPr>
          <w:lang w:val="en-CA"/>
        </w:rPr>
        <w:t>The techniques that are discussed in this paper are derived from the</w:t>
      </w:r>
      <w:r w:rsidR="00D52E25" w:rsidRPr="00E70BFF">
        <w:rPr>
          <w:lang w:val="en-CA"/>
        </w:rPr>
        <w:t xml:space="preserve"> “varia</w:t>
      </w:r>
      <w:r w:rsidR="00D52E25">
        <w:rPr>
          <w:lang w:val="en-CA"/>
        </w:rPr>
        <w:t xml:space="preserve">nce cost” approach, </w:t>
      </w:r>
      <w:r w:rsidR="00D52E25" w:rsidRPr="00E70BFF">
        <w:rPr>
          <w:lang w:val="en-CA"/>
        </w:rPr>
        <w:t>“</w:t>
      </w:r>
      <w:r w:rsidR="00D52E25">
        <w:rPr>
          <w:lang w:val="en-CA"/>
        </w:rPr>
        <w:t>expected environment cost” approach</w:t>
      </w:r>
      <w:r w:rsidR="00D52E25" w:rsidRPr="00E70BFF">
        <w:rPr>
          <w:lang w:val="en-CA"/>
        </w:rPr>
        <w:t xml:space="preserve"> </w:t>
      </w:r>
      <w:r w:rsidR="00D52E25">
        <w:rPr>
          <w:lang w:val="en-CA"/>
        </w:rPr>
        <w:t>and the hybrid approach [</w:t>
      </w:r>
      <w:r w:rsidR="00382174">
        <w:rPr>
          <w:lang w:val="en-CA"/>
        </w:rPr>
        <w:t xml:space="preserve">44, 43, 45, 46, 47, </w:t>
      </w:r>
      <w:r w:rsidR="00D52E25">
        <w:rPr>
          <w:lang w:val="en-CA"/>
        </w:rPr>
        <w:t>48</w:t>
      </w:r>
      <w:r w:rsidR="00D52E25" w:rsidRPr="00E70BFF">
        <w:rPr>
          <w:lang w:val="en-CA"/>
        </w:rPr>
        <w:t>].</w:t>
      </w:r>
    </w:p>
    <w:p w:rsidR="00D52E25" w:rsidRDefault="00D52E25" w:rsidP="00D52E25">
      <w:pPr>
        <w:pStyle w:val="BodyTextFirstIndent"/>
        <w:spacing w:line="480" w:lineRule="auto"/>
        <w:ind w:firstLine="0"/>
      </w:pPr>
      <w:r>
        <w:br w:type="page"/>
      </w:r>
    </w:p>
    <w:p w:rsidR="00D52E25" w:rsidRDefault="00D52E25" w:rsidP="00D52E25">
      <w:pPr>
        <w:pStyle w:val="Heading1"/>
        <w:spacing w:line="480" w:lineRule="auto"/>
      </w:pPr>
      <w:r>
        <w:lastRenderedPageBreak/>
        <w:br/>
      </w:r>
      <w:bookmarkStart w:id="625" w:name="_Toc479339957"/>
      <w:r>
        <w:t>Related Work</w:t>
      </w:r>
      <w:bookmarkEnd w:id="625"/>
    </w:p>
    <w:p w:rsidR="00D52E25" w:rsidRDefault="00D52E25" w:rsidP="00D52E25">
      <w:pPr>
        <w:pStyle w:val="Heading2"/>
      </w:pPr>
      <w:bookmarkStart w:id="626" w:name="_Toc479339958"/>
      <w:r>
        <w:t>Modelling Recommender Systems</w:t>
      </w:r>
      <w:bookmarkEnd w:id="626"/>
    </w:p>
    <w:p w:rsidR="00D52E25" w:rsidRDefault="00D52E25" w:rsidP="00D52E25">
      <w:pPr>
        <w:pStyle w:val="BodyText"/>
      </w:pPr>
    </w:p>
    <w:p w:rsidR="00D52E25" w:rsidRDefault="00D52E25" w:rsidP="00D52E25">
      <w:pPr>
        <w:pStyle w:val="BodyTextFirstIndent"/>
        <w:spacing w:line="480" w:lineRule="auto"/>
        <w:ind w:firstLine="0"/>
      </w:pPr>
      <w:r>
        <w:t xml:space="preserve">Girardi and Marinho provide a </w:t>
      </w:r>
      <w:r>
        <w:rPr>
          <w:lang w:val="en-CA"/>
        </w:rPr>
        <w:t>description of an</w:t>
      </w:r>
      <w:r w:rsidRPr="00764740">
        <w:rPr>
          <w:lang w:val="en-CA"/>
        </w:rPr>
        <w:t xml:space="preserve"> ontology-driven </w:t>
      </w:r>
      <w:r>
        <w:rPr>
          <w:lang w:val="en-CA"/>
        </w:rPr>
        <w:t>model</w:t>
      </w:r>
      <w:r w:rsidRPr="00764740">
        <w:rPr>
          <w:lang w:val="en-CA"/>
        </w:rPr>
        <w:t xml:space="preserve"> for usage mining in the context of agent-based</w:t>
      </w:r>
      <w:r>
        <w:rPr>
          <w:lang w:val="en-CA"/>
        </w:rPr>
        <w:t xml:space="preserve"> Recommender Systems is provided [1].</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D52E25" w:rsidRDefault="00D52E25" w:rsidP="00D52E25">
      <w:pPr>
        <w:pStyle w:val="Heading2"/>
      </w:pPr>
      <w:bookmarkStart w:id="627" w:name="_Toc479339959"/>
      <w:r>
        <w:t>Risk-Aware Recommender Systems</w:t>
      </w:r>
      <w:bookmarkEnd w:id="627"/>
    </w:p>
    <w:p w:rsidR="00D52E25" w:rsidRDefault="00D52E25" w:rsidP="00D52E25">
      <w:pPr>
        <w:pStyle w:val="BodyText"/>
      </w:pPr>
    </w:p>
    <w:p w:rsidR="00D52E25" w:rsidRDefault="00D52E25" w:rsidP="00D52E25">
      <w:pPr>
        <w:pStyle w:val="BodyTextFirstIndent"/>
        <w:spacing w:line="480" w:lineRule="auto"/>
        <w:ind w:firstLine="0"/>
      </w:pPr>
      <w:r w:rsidRPr="00020498">
        <w:rPr>
          <w:lang w:val="en-CA"/>
        </w:rPr>
        <w:t xml:space="preserve">After </w:t>
      </w:r>
      <w:r w:rsidR="00500FA5">
        <w:rPr>
          <w:lang w:val="en-CA"/>
        </w:rPr>
        <w:t>introducing the</w:t>
      </w:r>
      <w:r w:rsidRPr="00020498">
        <w:rPr>
          <w:lang w:val="en-CA"/>
        </w:rPr>
        <w:t xml:space="preserve"> concept of multi-agent system in context of </w:t>
      </w:r>
      <w:r>
        <w:rPr>
          <w:lang w:val="en-CA"/>
        </w:rPr>
        <w:t>RSs</w:t>
      </w:r>
      <w:r w:rsidR="00500FA5">
        <w:rPr>
          <w:lang w:val="en-CA"/>
        </w:rPr>
        <w:t xml:space="preserve">, </w:t>
      </w:r>
      <w:r w:rsidR="00500FA5" w:rsidRPr="00020498">
        <w:rPr>
          <w:lang w:val="en-CA"/>
        </w:rPr>
        <w:t>we</w:t>
      </w:r>
      <w:r w:rsidRPr="00020498">
        <w:rPr>
          <w:lang w:val="en-CA"/>
        </w:rPr>
        <w:t xml:space="preserve"> now </w:t>
      </w:r>
      <w:r>
        <w:rPr>
          <w:lang w:val="en-CA"/>
        </w:rPr>
        <w:t>introduce</w:t>
      </w:r>
      <w:r w:rsidRPr="00020498">
        <w:rPr>
          <w:lang w:val="en-CA"/>
        </w:rPr>
        <w:t xml:space="preserve"> the </w:t>
      </w:r>
      <w:r>
        <w:rPr>
          <w:lang w:val="en-CA"/>
        </w:rPr>
        <w:t>d</w:t>
      </w:r>
      <w:r w:rsidRPr="00020498">
        <w:rPr>
          <w:lang w:val="en-CA"/>
        </w:rPr>
        <w:t>ynamic risk</w:t>
      </w:r>
      <w:r>
        <w:rPr>
          <w:lang w:val="en-CA"/>
        </w:rPr>
        <w:t>-</w:t>
      </w:r>
      <w:r w:rsidRPr="00020498">
        <w:rPr>
          <w:lang w:val="en-CA"/>
        </w:rPr>
        <w:t xml:space="preserve">aware </w:t>
      </w:r>
      <w:r>
        <w:rPr>
          <w:lang w:val="en-CA"/>
        </w:rPr>
        <w:t>RS</w:t>
      </w:r>
      <w:r w:rsidRPr="00020498">
        <w:rPr>
          <w:lang w:val="en-CA"/>
        </w:rPr>
        <w:t>, as described in [7].</w:t>
      </w:r>
      <w:r>
        <w:rPr>
          <w:lang w:val="en-CA"/>
        </w:rPr>
        <w:t xml:space="preserve"> A d</w:t>
      </w:r>
      <w:r w:rsidRPr="00020498">
        <w:rPr>
          <w:lang w:val="en-CA"/>
        </w:rPr>
        <w:t xml:space="preserve">ynamic </w:t>
      </w:r>
      <w:r>
        <w:rPr>
          <w:lang w:val="en-CA"/>
        </w:rPr>
        <w:t>r</w:t>
      </w:r>
      <w:r w:rsidRPr="00020498">
        <w:rPr>
          <w:lang w:val="en-CA"/>
        </w:rPr>
        <w:t>isk</w:t>
      </w:r>
      <w:r>
        <w:rPr>
          <w:lang w:val="en-CA"/>
        </w:rPr>
        <w:t>-a</w:t>
      </w:r>
      <w:r w:rsidRPr="00020498">
        <w:rPr>
          <w:lang w:val="en-CA"/>
        </w:rPr>
        <w:t xml:space="preserve">ware </w:t>
      </w:r>
      <w:r>
        <w:rPr>
          <w:lang w:val="en-CA"/>
        </w:rPr>
        <w:t>recommender system</w:t>
      </w:r>
      <w:r w:rsidRPr="00020498">
        <w:rPr>
          <w:lang w:val="en-CA"/>
        </w:rPr>
        <w:t xml:space="preserve"> (DRARS) </w:t>
      </w:r>
      <w:r>
        <w:rPr>
          <w:lang w:val="en-CA"/>
        </w:rPr>
        <w:t>is essentially a context-aware RS which takes into account the exploration-exploitation trade-off using a multi-arm bandit optimization solution</w:t>
      </w:r>
      <w:r w:rsidRPr="00020498">
        <w:rPr>
          <w:lang w:val="en-CA"/>
        </w:rPr>
        <w:t>.</w:t>
      </w:r>
    </w:p>
    <w:p w:rsidR="00D52E25" w:rsidRDefault="00D52E25" w:rsidP="00D52E25">
      <w:pPr>
        <w:pStyle w:val="Heading2"/>
      </w:pPr>
      <w:bookmarkStart w:id="628" w:name="_Toc479339960"/>
      <w:r>
        <w:t>Privacy Preserving Recommender Systems</w:t>
      </w:r>
      <w:bookmarkEnd w:id="628"/>
    </w:p>
    <w:p w:rsidR="00D52E25" w:rsidRPr="00B460AE" w:rsidRDefault="00D52E25" w:rsidP="00D52E25">
      <w:pPr>
        <w:pStyle w:val="BodyText"/>
        <w:spacing w:line="480" w:lineRule="auto"/>
        <w:rPr>
          <w:lang w:val="en-CA"/>
        </w:rPr>
      </w:pPr>
      <w:r>
        <w:rPr>
          <w:lang w:val="en-CA"/>
        </w:rPr>
        <w:t xml:space="preserve">Elmiseri, Rho and Botvich present </w:t>
      </w:r>
      <w:r w:rsidRPr="00C04F5A">
        <w:rPr>
          <w:lang w:val="en-CA"/>
        </w:rPr>
        <w:t>a collaborative privacy framework</w:t>
      </w:r>
      <w:r>
        <w:rPr>
          <w:lang w:val="en-CA"/>
        </w:rPr>
        <w:t xml:space="preserve"> </w:t>
      </w:r>
      <w:r w:rsidRPr="00C04F5A">
        <w:rPr>
          <w:lang w:val="en-CA"/>
        </w:rPr>
        <w:t>for preserving user profile privacy in social recommender service</w:t>
      </w:r>
      <w:r>
        <w:rPr>
          <w:lang w:val="en-CA"/>
        </w:rPr>
        <w:t>s [5]. It is a description of</w:t>
      </w:r>
      <w:r w:rsidRPr="00C04F5A">
        <w:rPr>
          <w:lang w:val="en-CA"/>
        </w:rPr>
        <w:t xml:space="preserve"> a novel two stage concealment process</w:t>
      </w:r>
      <w:r>
        <w:rPr>
          <w:lang w:val="en-CA"/>
        </w:rPr>
        <w:t xml:space="preserve"> </w:t>
      </w:r>
      <w:r w:rsidRPr="00C04F5A">
        <w:rPr>
          <w:lang w:val="en-CA"/>
        </w:rPr>
        <w:t xml:space="preserve">that offers to the </w:t>
      </w:r>
      <w:r w:rsidR="00500FA5" w:rsidRPr="00C04F5A">
        <w:rPr>
          <w:lang w:val="en-CA"/>
        </w:rPr>
        <w:t>user’s</w:t>
      </w:r>
      <w:r w:rsidRPr="00C04F5A">
        <w:rPr>
          <w:lang w:val="en-CA"/>
        </w:rPr>
        <w:t xml:space="preserve"> privacy control over their ratings profiles. The concealment</w:t>
      </w:r>
      <w:r>
        <w:rPr>
          <w:lang w:val="en-CA"/>
        </w:rPr>
        <w:t xml:space="preserve"> </w:t>
      </w:r>
      <w:r w:rsidRPr="00C04F5A">
        <w:rPr>
          <w:lang w:val="en-CA"/>
        </w:rPr>
        <w:t xml:space="preserve">process utilizes </w:t>
      </w:r>
      <w:r>
        <w:rPr>
          <w:lang w:val="en-CA"/>
        </w:rPr>
        <w:t xml:space="preserve">a </w:t>
      </w:r>
      <w:r w:rsidRPr="00C04F5A">
        <w:rPr>
          <w:lang w:val="en-CA"/>
        </w:rPr>
        <w:t xml:space="preserve">hierarchical topology, where users </w:t>
      </w:r>
      <w:r>
        <w:rPr>
          <w:lang w:val="en-CA"/>
        </w:rPr>
        <w:t>are</w:t>
      </w:r>
      <w:r w:rsidRPr="00C04F5A">
        <w:rPr>
          <w:lang w:val="en-CA"/>
        </w:rPr>
        <w:t xml:space="preserve"> organized in peer-groups</w:t>
      </w:r>
      <w:r>
        <w:rPr>
          <w:lang w:val="en-CA"/>
        </w:rPr>
        <w:t>.</w:t>
      </w:r>
      <w:r w:rsidRPr="00C04F5A">
        <w:rPr>
          <w:lang w:val="en-CA"/>
        </w:rPr>
        <w:t xml:space="preserve"> </w:t>
      </w:r>
      <w:r>
        <w:rPr>
          <w:lang w:val="en-CA"/>
        </w:rPr>
        <w:t xml:space="preserve">This paper also provides a performance test </w:t>
      </w:r>
      <w:r w:rsidRPr="00C04F5A">
        <w:rPr>
          <w:lang w:val="en-CA"/>
        </w:rPr>
        <w:t>of the propose</w:t>
      </w:r>
      <w:r>
        <w:rPr>
          <w:lang w:val="en-CA"/>
        </w:rPr>
        <w:t>d framework on a real dataset and the evaluation of</w:t>
      </w:r>
      <w:r w:rsidRPr="00C04F5A">
        <w:rPr>
          <w:lang w:val="en-CA"/>
        </w:rPr>
        <w:t xml:space="preserve"> how the overall accuracy of the recommendations depends on </w:t>
      </w:r>
      <w:r>
        <w:rPr>
          <w:lang w:val="en-CA"/>
        </w:rPr>
        <w:t>the</w:t>
      </w:r>
      <w:r w:rsidRPr="00C04F5A">
        <w:rPr>
          <w:lang w:val="en-CA"/>
        </w:rPr>
        <w:t xml:space="preserve"> number of users and</w:t>
      </w:r>
      <w:r>
        <w:rPr>
          <w:lang w:val="en-CA"/>
        </w:rPr>
        <w:t xml:space="preserve"> </w:t>
      </w:r>
      <w:r w:rsidRPr="00C04F5A">
        <w:rPr>
          <w:lang w:val="en-CA"/>
        </w:rPr>
        <w:t xml:space="preserve">requests. The experimental and </w:t>
      </w:r>
      <w:r w:rsidRPr="00C04F5A">
        <w:rPr>
          <w:lang w:val="en-CA"/>
        </w:rPr>
        <w:lastRenderedPageBreak/>
        <w:t xml:space="preserve">analysis results showed that privacy increases under </w:t>
      </w:r>
      <w:r>
        <w:rPr>
          <w:lang w:val="en-CA"/>
        </w:rPr>
        <w:t xml:space="preserve">the </w:t>
      </w:r>
      <w:r w:rsidRPr="00C04F5A">
        <w:rPr>
          <w:lang w:val="en-CA"/>
        </w:rPr>
        <w:t>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 privacy breaches on the concealed data without severely affecting the accuracy of</w:t>
      </w:r>
      <w:r>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preserving privacy in social recommender service</w:t>
      </w:r>
      <w:r>
        <w:rPr>
          <w:lang w:val="en-CA"/>
        </w:rPr>
        <w:t>s</w:t>
      </w:r>
      <w:r w:rsidRPr="00C04F5A">
        <w:rPr>
          <w:lang w:val="en-CA"/>
        </w:rPr>
        <w:t xml:space="preserve">. </w:t>
      </w:r>
      <w:r>
        <w:rPr>
          <w:lang w:val="en-CA"/>
        </w:rPr>
        <w:t>Ma et al. provide an evidence that t</w:t>
      </w:r>
      <w:r w:rsidRPr="00271196">
        <w:rPr>
          <w:lang w:val="en-CA"/>
        </w:rPr>
        <w:t xml:space="preserve">he disclosure of user preferences in a </w:t>
      </w:r>
      <w:r>
        <w:rPr>
          <w:lang w:val="en-CA"/>
        </w:rPr>
        <w:t>RS</w:t>
      </w:r>
      <w:r w:rsidRPr="00271196">
        <w:rPr>
          <w:lang w:val="en-CA"/>
        </w:rPr>
        <w:t xml:space="preserve"> seriously threatens </w:t>
      </w:r>
      <w:r>
        <w:rPr>
          <w:lang w:val="en-CA"/>
        </w:rPr>
        <w:t xml:space="preserve">the </w:t>
      </w:r>
      <w:r w:rsidRPr="00271196">
        <w:rPr>
          <w:lang w:val="en-CA"/>
        </w:rPr>
        <w:t>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 user data to an untrusted cloud</w:t>
      </w:r>
      <w:r>
        <w:rPr>
          <w:lang w:val="en-CA"/>
        </w:rPr>
        <w:t xml:space="preserve"> [6]</w:t>
      </w:r>
      <w:r w:rsidRPr="00271196">
        <w:rPr>
          <w:lang w:val="en-CA"/>
        </w:rPr>
        <w:t>. In this paper, a novel solution, called APPLET</w:t>
      </w:r>
      <w:r>
        <w:rPr>
          <w:lang w:val="en-CA"/>
        </w:rPr>
        <w:t xml:space="preserve"> is presented</w:t>
      </w:r>
      <w:r w:rsidRPr="00271196">
        <w:rPr>
          <w:lang w:val="en-CA"/>
        </w:rPr>
        <w:t>, to address the significant challenges in privacy-preserving location</w:t>
      </w:r>
      <w:r>
        <w:rPr>
          <w:lang w:val="en-CA"/>
        </w:rPr>
        <w:t>-</w:t>
      </w:r>
      <w:r w:rsidRPr="00271196">
        <w:rPr>
          <w:lang w:val="en-CA"/>
        </w:rPr>
        <w:t>aware</w:t>
      </w:r>
      <w:r>
        <w:rPr>
          <w:lang w:val="en-CA"/>
        </w:rPr>
        <w:t xml:space="preserve"> RSs</w:t>
      </w:r>
      <w:r w:rsidRPr="00271196">
        <w:rPr>
          <w:lang w:val="en-CA"/>
        </w:rPr>
        <w:t xml:space="preserve">. </w:t>
      </w:r>
      <w:r>
        <w:rPr>
          <w:lang w:val="en-CA"/>
        </w:rPr>
        <w:t>In</w:t>
      </w:r>
      <w:r w:rsidRPr="00271196">
        <w:rPr>
          <w:lang w:val="en-CA"/>
        </w:rPr>
        <w:t xml:space="preserve"> APPLET, multiple cryptography methodologies</w:t>
      </w:r>
      <w:r>
        <w:rPr>
          <w:lang w:val="en-CA"/>
        </w:rPr>
        <w:t xml:space="preserve"> were </w:t>
      </w:r>
      <w:r w:rsidR="00500FA5">
        <w:rPr>
          <w:lang w:val="en-CA"/>
        </w:rPr>
        <w:t>introduced in</w:t>
      </w:r>
      <w:r>
        <w:rPr>
          <w:lang w:val="en-CA"/>
        </w:rPr>
        <w:t xml:space="preserve"> order to highlight the aspect of protecting the privacy of the RS users</w:t>
      </w:r>
      <w:r w:rsidRPr="00271196">
        <w:rPr>
          <w:lang w:val="en-CA"/>
        </w:rPr>
        <w:t xml:space="preserve"> without affecting the </w:t>
      </w:r>
      <w:r>
        <w:rPr>
          <w:lang w:val="en-CA"/>
        </w:rPr>
        <w:t xml:space="preserve">quality of the </w:t>
      </w:r>
      <w:r w:rsidRPr="00271196">
        <w:rPr>
          <w:lang w:val="en-CA"/>
        </w:rPr>
        <w:t>recommendation</w:t>
      </w:r>
      <w:r>
        <w:rPr>
          <w:lang w:val="en-CA"/>
        </w:rPr>
        <w:t>s</w:t>
      </w:r>
      <w:r w:rsidRPr="00271196">
        <w:rPr>
          <w:lang w:val="en-CA"/>
        </w:rPr>
        <w:t xml:space="preserve">. Moreover, </w:t>
      </w:r>
      <w:r>
        <w:rPr>
          <w:lang w:val="en-CA"/>
        </w:rPr>
        <w:t xml:space="preserve">an evaluation has been provided which shows that </w:t>
      </w:r>
      <w:r w:rsidRPr="00271196">
        <w:rPr>
          <w:lang w:val="en-CA"/>
        </w:rPr>
        <w:t>the effectiveness and performance of APPLET</w:t>
      </w:r>
      <w:r>
        <w:rPr>
          <w:lang w:val="en-CA"/>
        </w:rPr>
        <w:t xml:space="preserve"> turns out to be well-suited. Shokri et al. </w:t>
      </w:r>
      <w:r w:rsidR="00500FA5">
        <w:rPr>
          <w:lang w:val="en-CA"/>
        </w:rPr>
        <w:t>p</w:t>
      </w:r>
      <w:r w:rsidR="00500FA5" w:rsidRPr="00931385">
        <w:rPr>
          <w:lang w:val="en-CA"/>
        </w:rPr>
        <w:t>roposed</w:t>
      </w:r>
      <w:r w:rsidRPr="00931385">
        <w:rPr>
          <w:lang w:val="en-CA"/>
        </w:rPr>
        <w:t xml:space="preserve"> a novel method for privacy</w:t>
      </w:r>
      <w:r>
        <w:rPr>
          <w:lang w:val="en-CA"/>
        </w:rPr>
        <w:t xml:space="preserve"> </w:t>
      </w:r>
      <w:r w:rsidRPr="00931385">
        <w:rPr>
          <w:lang w:val="en-CA"/>
        </w:rPr>
        <w:t>preservation in collaborati</w:t>
      </w:r>
      <w:r>
        <w:rPr>
          <w:lang w:val="en-CA"/>
        </w:rPr>
        <w:t>ve filtering RSs [12].</w:t>
      </w:r>
      <w:r w:rsidRPr="00931385">
        <w:rPr>
          <w:lang w:val="en-CA"/>
        </w:rPr>
        <w:t xml:space="preserve"> </w:t>
      </w:r>
      <w:r>
        <w:rPr>
          <w:lang w:val="en-CA"/>
        </w:rPr>
        <w:t>The authors</w:t>
      </w:r>
      <w:r w:rsidRPr="00931385">
        <w:rPr>
          <w:lang w:val="en-CA"/>
        </w:rPr>
        <w:t xml:space="preserve"> addressed the problem of protecting user</w:t>
      </w:r>
      <w:r>
        <w:rPr>
          <w:lang w:val="en-CA"/>
        </w:rPr>
        <w:t xml:space="preserve"> </w:t>
      </w:r>
      <w:r w:rsidRPr="00931385">
        <w:rPr>
          <w:lang w:val="en-CA"/>
        </w:rPr>
        <w:t>privacy in the presence of an untrusted central server, where</w:t>
      </w:r>
      <w:r>
        <w:rPr>
          <w:lang w:val="en-CA"/>
        </w:rPr>
        <w:t xml:space="preserve"> </w:t>
      </w:r>
      <w:r w:rsidRPr="00931385">
        <w:rPr>
          <w:lang w:val="en-CA"/>
        </w:rPr>
        <w:t xml:space="preserve">the server has access to </w:t>
      </w:r>
      <w:r>
        <w:rPr>
          <w:lang w:val="en-CA"/>
        </w:rPr>
        <w:t xml:space="preserve">the </w:t>
      </w:r>
      <w:r w:rsidRPr="00931385">
        <w:rPr>
          <w:lang w:val="en-CA"/>
        </w:rPr>
        <w:t>user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 xml:space="preserve">an offline profile on their </w:t>
      </w:r>
      <w:r>
        <w:rPr>
          <w:lang w:val="en-CA"/>
        </w:rPr>
        <w:t>client</w:t>
      </w:r>
      <w:r w:rsidRPr="00931385">
        <w:rPr>
          <w:lang w:val="en-CA"/>
        </w:rPr>
        <w:t xml:space="preserve">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tion. Through</w:t>
      </w:r>
      <w:r>
        <w:rPr>
          <w:lang w:val="en-CA"/>
        </w:rPr>
        <w:t xml:space="preserve"> </w:t>
      </w:r>
      <w:r w:rsidRPr="00931385">
        <w:rPr>
          <w:lang w:val="en-CA"/>
        </w:rPr>
        <w:t>experiments</w:t>
      </w:r>
      <w:r>
        <w:rPr>
          <w:lang w:val="en-CA"/>
        </w:rPr>
        <w:t xml:space="preserve"> discussed in the paper</w:t>
      </w:r>
      <w:r w:rsidRPr="00931385">
        <w:rPr>
          <w:lang w:val="en-CA"/>
        </w:rPr>
        <w:t xml:space="preserve">, </w:t>
      </w:r>
      <w:r>
        <w:rPr>
          <w:lang w:val="en-CA"/>
        </w:rPr>
        <w:t>it is concluded in the paper</w:t>
      </w:r>
      <w:r w:rsidRPr="00931385">
        <w:rPr>
          <w:lang w:val="en-CA"/>
        </w:rPr>
        <w:t xml:space="preserve"> that such a mechanism can lead to</w:t>
      </w:r>
      <w:r>
        <w:rPr>
          <w:lang w:val="en-CA"/>
        </w:rPr>
        <w:t xml:space="preserve"> </w:t>
      </w:r>
      <w:r w:rsidRPr="00931385">
        <w:rPr>
          <w:lang w:val="en-CA"/>
        </w:rPr>
        <w:t xml:space="preserve">a high level of privacy through a proper choice of aggregation functions, while having a </w:t>
      </w:r>
      <w:r>
        <w:rPr>
          <w:lang w:val="en-CA"/>
        </w:rPr>
        <w:t>very little</w:t>
      </w:r>
      <w:r w:rsidRPr="00931385">
        <w:rPr>
          <w:lang w:val="en-CA"/>
        </w:rPr>
        <w:t xml:space="preser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 xml:space="preserve">ilarity </w:t>
      </w:r>
      <w:r w:rsidRPr="00931385">
        <w:rPr>
          <w:lang w:val="en-CA"/>
        </w:rPr>
        <w:lastRenderedPageBreak/>
        <w:t>between them, yield a considerable privacy level at a</w:t>
      </w:r>
      <w:r>
        <w:rPr>
          <w:lang w:val="en-CA"/>
        </w:rPr>
        <w:t xml:space="preserve"> </w:t>
      </w:r>
      <w:r w:rsidRPr="00931385">
        <w:rPr>
          <w:lang w:val="en-CA"/>
        </w:rPr>
        <w:t>very low accuracy loss.</w:t>
      </w:r>
      <w:r>
        <w:rPr>
          <w:lang w:val="en-CA"/>
        </w:rPr>
        <w:t xml:space="preserve"> Other findings </w:t>
      </w:r>
      <w:r w:rsidRPr="00B460AE">
        <w:rPr>
          <w:lang w:val="en-CA"/>
        </w:rPr>
        <w:t xml:space="preserve">suggest that </w:t>
      </w:r>
      <w:r>
        <w:rPr>
          <w:lang w:val="en-CA"/>
        </w:rPr>
        <w:t xml:space="preserve">the </w:t>
      </w:r>
      <w:r w:rsidRPr="00B460AE">
        <w:rPr>
          <w:lang w:val="en-CA"/>
        </w:rPr>
        <w:t>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w:t>
      </w:r>
      <w:r>
        <w:rPr>
          <w:lang w:val="en-CA"/>
        </w:rPr>
        <w:t xml:space="preserve"> [14].</w:t>
      </w:r>
      <w:r w:rsidRPr="00B460AE">
        <w:rPr>
          <w:lang w:val="en-CA"/>
        </w:rPr>
        <w:t xml:space="preserve"> </w:t>
      </w:r>
    </w:p>
    <w:p w:rsidR="00D52E25" w:rsidRDefault="00D52E25" w:rsidP="00D52E25">
      <w:pPr>
        <w:pStyle w:val="Heading2"/>
      </w:pPr>
      <w:bookmarkStart w:id="629" w:name="_Toc479339961"/>
      <w:r>
        <w:t>Privacy-Preserving Methodologies for Recommender Systems</w:t>
      </w:r>
      <w:bookmarkEnd w:id="629"/>
    </w:p>
    <w:p w:rsidR="00D52E25" w:rsidRDefault="00D52E25" w:rsidP="00D52E25">
      <w:pPr>
        <w:pStyle w:val="BodyText"/>
        <w:spacing w:line="480" w:lineRule="auto"/>
      </w:pPr>
      <w:r>
        <w:rPr>
          <w:lang w:val="en-CA"/>
        </w:rPr>
        <w:t>Traditional</w:t>
      </w:r>
      <w:r w:rsidRPr="004A3EF5">
        <w:rPr>
          <w:lang w:val="en-CA"/>
        </w:rPr>
        <w:t xml:space="preserve"> location-aware </w:t>
      </w:r>
      <w:r>
        <w:rPr>
          <w:lang w:val="en-CA"/>
        </w:rPr>
        <w:t>RSs</w:t>
      </w:r>
      <w:r w:rsidRPr="004A3EF5">
        <w:rPr>
          <w:lang w:val="en-CA"/>
        </w:rPr>
        <w:t xml:space="preserve"> are facing a significant challenge, namely, how to protect</w:t>
      </w:r>
      <w:r>
        <w:rPr>
          <w:lang w:val="en-CA"/>
        </w:rPr>
        <w:t xml:space="preserve"> </w:t>
      </w:r>
      <w:r w:rsidRPr="004A3EF5">
        <w:rPr>
          <w:lang w:val="en-CA"/>
        </w:rPr>
        <w:t xml:space="preserve">the location privacy of users while preserving the </w:t>
      </w:r>
      <w:r>
        <w:rPr>
          <w:lang w:val="en-CA"/>
        </w:rPr>
        <w:t xml:space="preserve">quality of the </w:t>
      </w:r>
      <w:r w:rsidRPr="004A3EF5">
        <w:rPr>
          <w:lang w:val="en-CA"/>
        </w:rPr>
        <w:t>recommendation</w:t>
      </w:r>
      <w:r>
        <w:rPr>
          <w:lang w:val="en-CA"/>
        </w:rPr>
        <w:t>s</w:t>
      </w:r>
      <w:r w:rsidRPr="004A3EF5">
        <w:rPr>
          <w:lang w:val="en-CA"/>
        </w:rPr>
        <w:t>. There are several studies that have achieved location privacy, which are based on</w:t>
      </w:r>
      <w:r>
        <w:rPr>
          <w:lang w:val="en-CA"/>
        </w:rPr>
        <w:t xml:space="preserve"> </w:t>
      </w:r>
      <w:r w:rsidRPr="004A3EF5">
        <w:rPr>
          <w:lang w:val="en-CA"/>
        </w:rPr>
        <w:t xml:space="preserve">anonymity, differential privacy, and encryption schemes. </w:t>
      </w:r>
      <w:r>
        <w:rPr>
          <w:lang w:val="en-CA"/>
        </w:rPr>
        <w:t>Some</w:t>
      </w:r>
      <w:r w:rsidRPr="004A3EF5">
        <w:rPr>
          <w:lang w:val="en-CA"/>
        </w:rPr>
        <w:t xml:space="preserve"> authors proposed location</w:t>
      </w:r>
      <w:r>
        <w:rPr>
          <w:lang w:val="en-CA"/>
        </w:rPr>
        <w:t xml:space="preserve">-oriented </w:t>
      </w:r>
      <w:r w:rsidRPr="004A3EF5">
        <w:rPr>
          <w:lang w:val="en-CA"/>
        </w:rPr>
        <w:t>privacy</w:t>
      </w:r>
      <w:r>
        <w:rPr>
          <w:lang w:val="en-CA"/>
        </w:rPr>
        <w:t>-preserving mechanisms</w:t>
      </w:r>
      <w:r w:rsidRPr="004A3EF5">
        <w:rPr>
          <w:lang w:val="en-CA"/>
        </w:rPr>
        <w:t xml:space="preserve"> based on anonymity to protect user location privacy</w:t>
      </w:r>
      <w:r>
        <w:rPr>
          <w:lang w:val="en-CA"/>
        </w:rPr>
        <w:t xml:space="preserve"> [49-51]</w:t>
      </w:r>
      <w:r w:rsidRPr="004A3EF5">
        <w:rPr>
          <w:lang w:val="en-CA"/>
        </w:rPr>
        <w:t>. To solve the shortcomings of the</w:t>
      </w:r>
      <w:r>
        <w:rPr>
          <w:lang w:val="en-CA"/>
        </w:rPr>
        <w:t>se</w:t>
      </w:r>
      <w:r w:rsidRPr="004A3EF5">
        <w:rPr>
          <w:lang w:val="en-CA"/>
        </w:rPr>
        <w:t xml:space="preserve"> </w:t>
      </w:r>
      <w:r>
        <w:rPr>
          <w:lang w:val="en-CA"/>
        </w:rPr>
        <w:t>solutions,</w:t>
      </w:r>
      <w:r w:rsidR="007D5726">
        <w:rPr>
          <w:lang w:val="en-CA"/>
        </w:rPr>
        <w:t xml:space="preserve"> some</w:t>
      </w:r>
      <w:r w:rsidRPr="004A3EF5">
        <w:rPr>
          <w:lang w:val="en-CA"/>
        </w:rPr>
        <w:t xml:space="preserve"> authors introduced differential</w:t>
      </w:r>
      <w:r>
        <w:rPr>
          <w:lang w:val="en-CA"/>
        </w:rPr>
        <w:t xml:space="preserve"> </w:t>
      </w:r>
      <w:r w:rsidRPr="004A3EF5">
        <w:rPr>
          <w:lang w:val="en-CA"/>
        </w:rPr>
        <w:t>privacy mechanisms to protect the user</w:t>
      </w:r>
      <w:r w:rsidRPr="004A3EF5">
        <w:rPr>
          <w:rFonts w:hint="eastAsia"/>
          <w:lang w:val="en-CA"/>
        </w:rPr>
        <w:t>’</w:t>
      </w:r>
      <w:r w:rsidRPr="004A3EF5">
        <w:rPr>
          <w:lang w:val="en-CA"/>
        </w:rPr>
        <w:t>s exact location independently from any side information</w:t>
      </w:r>
      <w:r>
        <w:rPr>
          <w:lang w:val="en-CA"/>
        </w:rPr>
        <w:t xml:space="preserve"> [52-54].</w:t>
      </w:r>
    </w:p>
    <w:p w:rsidR="003154EA" w:rsidRPr="00804A09" w:rsidRDefault="005910AA" w:rsidP="003154EA">
      <w:pPr>
        <w:spacing w:line="240" w:lineRule="auto"/>
        <w:rPr>
          <w:lang w:val="en-CA"/>
        </w:rPr>
      </w:pPr>
      <w:r>
        <w:br w:type="page"/>
      </w:r>
    </w:p>
    <w:p w:rsidR="003154EA" w:rsidRDefault="003154EA" w:rsidP="003154EA">
      <w:pPr>
        <w:pStyle w:val="Heading1"/>
        <w:spacing w:line="480" w:lineRule="auto"/>
      </w:pPr>
      <w:r>
        <w:lastRenderedPageBreak/>
        <w:br/>
      </w:r>
      <w:bookmarkStart w:id="630" w:name="_Toc478091030"/>
      <w:bookmarkStart w:id="631" w:name="_Toc479339962"/>
      <w:r>
        <w:t>Proposed Approach</w:t>
      </w:r>
      <w:bookmarkEnd w:id="630"/>
      <w:bookmarkEnd w:id="631"/>
    </w:p>
    <w:p w:rsidR="003154EA" w:rsidRPr="006C29CC" w:rsidRDefault="003154EA" w:rsidP="003154EA">
      <w:pPr>
        <w:pStyle w:val="BodyText"/>
        <w:spacing w:line="480" w:lineRule="auto"/>
      </w:pPr>
    </w:p>
    <w:p w:rsidR="003154EA" w:rsidRDefault="003154EA" w:rsidP="003154EA">
      <w:pPr>
        <w:pStyle w:val="BodyTextFirstIndent"/>
        <w:keepNext/>
        <w:spacing w:line="480" w:lineRule="auto"/>
      </w:pPr>
      <w:r>
        <w:t>In this chapter we will discuss the proposed approach to tackle the challenges described in the previous sections. Let us start with a conceptual model depicted in Figure 1of a RS as a system where the resultant recommendations are affected by the privacy factors (e.g. user controls, privacy settings etc.) and the contextual risk factors (e.g. location, social connections etc.). 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 or periodical streams of user data followed by filtering by the privacy parameters, which are used as one of the data sources for generating the recommendations. Thus, in order to propose a model for the Risk-Aware Privacy-Preserving Recommender System (RPRS), we need to have model that takes into account these two factors affecting the system, namely privacy and contextual risk.</w:t>
      </w:r>
    </w:p>
    <w:p w:rsidR="003154EA" w:rsidRDefault="003154EA" w:rsidP="003154EA">
      <w:pPr>
        <w:pStyle w:val="BodyTextFirstIndent"/>
        <w:keepNext/>
        <w:spacing w:line="480" w:lineRule="auto"/>
        <w:ind w:firstLine="0"/>
        <w:rPr>
          <w:noProof/>
          <w:lang w:val="en-CA" w:eastAsia="en-CA"/>
        </w:rPr>
      </w:pPr>
      <w:r>
        <w:t xml:space="preserve">The proposed approach to model the RPRS follows a sequence of steps in order to produce a model of the system (Figure 2). In the first step the system is conceptually broken down into three subsystems (i.e. the Data Subsystem, the Contextual Risk Subsystem and the Privacy Subsystem) to consider the impact of the privacy and the risk factor on the overall objective of the system, which is to produce recommendations. This step also involves the introduction of an agent-based approach </w:t>
      </w:r>
      <w:r>
        <w:lastRenderedPageBreak/>
        <w:t>where each subsystem is assumed to be modeled by one or more agents in order to accomplish the objective of that subsystem.</w:t>
      </w:r>
      <w:r w:rsidRPr="000B0C54">
        <w:rPr>
          <w:noProof/>
          <w:lang w:val="en-CA" w:eastAsia="en-CA"/>
        </w:rPr>
        <w:t xml:space="preserve"> </w:t>
      </w:r>
    </w:p>
    <w:p w:rsidR="003154EA" w:rsidRDefault="003154EA" w:rsidP="003154EA">
      <w:pPr>
        <w:pStyle w:val="BodyTextFirstIndent"/>
        <w:keepNext/>
        <w:spacing w:line="480" w:lineRule="auto"/>
      </w:pPr>
      <w:r>
        <w:rPr>
          <w:noProof/>
          <w:lang w:val="en-CA" w:eastAsia="en-CA"/>
        </w:rPr>
        <w:drawing>
          <wp:inline distT="0" distB="0" distL="0" distR="0" wp14:anchorId="45833F05" wp14:editId="571585CC">
            <wp:extent cx="4789183" cy="220915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09151"/>
                    </a:xfrm>
                    <a:prstGeom prst="rect">
                      <a:avLst/>
                    </a:prstGeom>
                  </pic:spPr>
                </pic:pic>
              </a:graphicData>
            </a:graphic>
          </wp:inline>
        </w:drawing>
      </w:r>
    </w:p>
    <w:p w:rsidR="003154EA" w:rsidRDefault="003154EA" w:rsidP="003154EA">
      <w:pPr>
        <w:pStyle w:val="Caption"/>
      </w:pPr>
      <w:bookmarkStart w:id="632" w:name="_Toc479340012"/>
      <w:r>
        <w:t xml:space="preserve">Figure </w:t>
      </w:r>
      <w:r>
        <w:fldChar w:fldCharType="begin"/>
      </w:r>
      <w:r>
        <w:instrText xml:space="preserve"> SEQ Figure \* ARABIC </w:instrText>
      </w:r>
      <w:r>
        <w:fldChar w:fldCharType="separate"/>
      </w:r>
      <w:r>
        <w:rPr>
          <w:noProof/>
        </w:rPr>
        <w:t>1</w:t>
      </w:r>
      <w:r>
        <w:fldChar w:fldCharType="end"/>
      </w:r>
      <w:r>
        <w:t xml:space="preserve"> </w:t>
      </w:r>
      <w:r w:rsidRPr="0087028F">
        <w:t>Conceptual</w:t>
      </w:r>
      <w:r>
        <w:t xml:space="preserve"> Diagram </w:t>
      </w:r>
      <w:r w:rsidRPr="0087028F">
        <w:t xml:space="preserve">of </w:t>
      </w:r>
      <w:r>
        <w:t xml:space="preserve">the Risk-Aware Privacy-Preserving </w:t>
      </w:r>
      <w:r w:rsidRPr="0087028F">
        <w:t>Recommender System</w:t>
      </w:r>
      <w:bookmarkEnd w:id="632"/>
    </w:p>
    <w:p w:rsidR="003154EA" w:rsidRPr="0034642A" w:rsidRDefault="003154EA" w:rsidP="003154EA">
      <w:pPr>
        <w:pStyle w:val="BodyTextFirstIndent"/>
        <w:keepNext/>
        <w:spacing w:line="480" w:lineRule="auto"/>
      </w:pPr>
    </w:p>
    <w:p w:rsidR="003154EA" w:rsidRDefault="003154EA" w:rsidP="003154EA">
      <w:pPr>
        <w:pStyle w:val="Caption"/>
      </w:pPr>
      <w:bookmarkStart w:id="633" w:name="_Toc478091079"/>
      <w:r>
        <w:rPr>
          <w:noProof/>
          <w:lang w:val="en-CA" w:eastAsia="en-CA"/>
        </w:rPr>
        <w:drawing>
          <wp:inline distT="0" distB="0" distL="0" distR="0" wp14:anchorId="6FBABAEC" wp14:editId="69A1EB70">
            <wp:extent cx="526635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266350" cy="2788920"/>
                    </a:xfrm>
                    <a:prstGeom prst="rect">
                      <a:avLst/>
                    </a:prstGeom>
                  </pic:spPr>
                </pic:pic>
              </a:graphicData>
            </a:graphic>
          </wp:inline>
        </w:drawing>
      </w:r>
      <w:r w:rsidRPr="00463B29">
        <w:t xml:space="preserve"> </w:t>
      </w:r>
    </w:p>
    <w:p w:rsidR="003154EA" w:rsidRDefault="003154EA" w:rsidP="003154EA">
      <w:pPr>
        <w:pStyle w:val="Caption"/>
      </w:pPr>
      <w:bookmarkStart w:id="634" w:name="_Toc479340013"/>
      <w:r>
        <w:t xml:space="preserve">Figure </w:t>
      </w:r>
      <w:r>
        <w:fldChar w:fldCharType="begin"/>
      </w:r>
      <w:r>
        <w:instrText xml:space="preserve"> SEQ Figure \* ARABIC </w:instrText>
      </w:r>
      <w:r>
        <w:fldChar w:fldCharType="separate"/>
      </w:r>
      <w:r>
        <w:rPr>
          <w:noProof/>
        </w:rPr>
        <w:t>2</w:t>
      </w:r>
      <w:r>
        <w:fldChar w:fldCharType="end"/>
      </w:r>
      <w:r>
        <w:t xml:space="preserve"> Proposed </w:t>
      </w:r>
      <w:bookmarkEnd w:id="633"/>
      <w:r>
        <w:t>Steps of the Modeling Approach</w:t>
      </w:r>
      <w:bookmarkEnd w:id="634"/>
    </w:p>
    <w:p w:rsidR="003154EA" w:rsidRPr="00616D56" w:rsidRDefault="003154EA" w:rsidP="003154EA">
      <w:pPr>
        <w:pStyle w:val="BodyText"/>
        <w:keepNext/>
        <w:spacing w:line="480" w:lineRule="auto"/>
      </w:pPr>
      <w:r>
        <w:t xml:space="preserve">In the next step, we provide a goal model for each subsystem within the entire system in order to specify the goal of these subsystems. The agents within these subsystems are described in terms of the </w:t>
      </w:r>
      <w:r>
        <w:lastRenderedPageBreak/>
        <w:t>roles they perform, the responsibilities they fulfill and the activities performed by these agents in order to achieve the objective of the subsystem. This is achieved partially by the introduction of the relationship model which provides a set of attributes displayed by each agent and their associated relationships in order to accomplish its responsibilities within the subsystem.</w:t>
      </w:r>
    </w:p>
    <w:p w:rsidR="003154EA" w:rsidRDefault="003154EA" w:rsidP="003154EA">
      <w:pPr>
        <w:pStyle w:val="BodyText"/>
        <w:keepNext/>
        <w:spacing w:line="480" w:lineRule="auto"/>
      </w:pPr>
      <w:r>
        <w:t>We introduce two design behaviors for the next two subsequent steps. These design behaviors help in understanding the system by providing the internal behavior of each subsystem. The first behavior design we discuss is the activity model of the subsystems. It describes the behavior of the subsystem in context of the relationship model discussed previously. The activity models for each subsystem are then combined to form an activity model of the entire RPRS.</w:t>
      </w:r>
    </w:p>
    <w:p w:rsidR="003154EA" w:rsidRPr="00F76AAE" w:rsidRDefault="003154EA" w:rsidP="003154EA">
      <w:pPr>
        <w:pStyle w:val="BodyTextFirstIndent"/>
        <w:spacing w:line="480" w:lineRule="auto"/>
        <w:ind w:firstLine="0"/>
      </w:pPr>
      <w:r>
        <w:t>The second behavior design which is discussed is the sequence diagrams of the subsystems. The sequence diagrams describe the sequence of events that occur within the subsystems. These sequence diagrams are then combined to form the sequence diagram of the whole RPRS. The behaviors defined by the sequence diagrams are based on the contextual information from a relationship model.</w:t>
      </w:r>
    </w:p>
    <w:p w:rsidR="003154EA" w:rsidRDefault="003154EA" w:rsidP="003154EA">
      <w:pPr>
        <w:pStyle w:val="BodyText"/>
        <w:keepNext/>
        <w:spacing w:line="480" w:lineRule="auto"/>
      </w:pPr>
      <w:r>
        <w:t>Before going further in the description of the system model, it is</w:t>
      </w:r>
      <w:r w:rsidRPr="00606601">
        <w:t xml:space="preserve"> indispensable</w:t>
      </w:r>
      <w:r>
        <w:t xml:space="preserve"> to describe the notations used in this approach, which involve UML modeling techniques. Various types of UML diagrams are used (e.g. activity diagram and sequence models) to provide the system models and to gain understanding of the behavior of the subsystems and the recommender systems as a whole. These diagrams are </w:t>
      </w:r>
      <w:r w:rsidRPr="00606601">
        <w:t>explained in the following section.</w:t>
      </w:r>
    </w:p>
    <w:p w:rsidR="003154EA" w:rsidRDefault="003154EA" w:rsidP="003154EA">
      <w:pPr>
        <w:spacing w:line="240" w:lineRule="auto"/>
      </w:pPr>
      <w:r>
        <w:br w:type="page"/>
      </w:r>
    </w:p>
    <w:p w:rsidR="003154EA" w:rsidRDefault="003154EA" w:rsidP="003154EA">
      <w:pPr>
        <w:pStyle w:val="Heading2"/>
      </w:pPr>
      <w:bookmarkStart w:id="635" w:name="_Toc478091031"/>
      <w:bookmarkStart w:id="636" w:name="_Toc479339963"/>
      <w:r>
        <w:lastRenderedPageBreak/>
        <w:t>UML Diagrams</w:t>
      </w:r>
      <w:bookmarkEnd w:id="635"/>
      <w:bookmarkEnd w:id="636"/>
    </w:p>
    <w:p w:rsidR="003154EA" w:rsidRDefault="003154EA" w:rsidP="003154EA">
      <w:pPr>
        <w:pStyle w:val="BodyText"/>
        <w:spacing w:line="480" w:lineRule="auto"/>
      </w:pPr>
      <w:r>
        <w:t xml:space="preserve">UML stands for Unified Modeling Language and is used in object-oriented software engineering. Although typically used in software engineering, it is a rich language that can be used to </w:t>
      </w:r>
      <w:r w:rsidR="00B65DFF">
        <w:t>model application</w:t>
      </w:r>
      <w:r>
        <w:t xml:space="preserve"> structures, behavior and even business processes. There are 14 UML diagram types but for the purpose of this thesis, we will be focusing only on activity diagram and the sequence diagrams.</w:t>
      </w:r>
    </w:p>
    <w:p w:rsidR="003154EA" w:rsidRDefault="003154EA" w:rsidP="003154EA">
      <w:pPr>
        <w:pStyle w:val="Heading3"/>
      </w:pPr>
      <w:bookmarkStart w:id="637" w:name="_Toc478091032"/>
      <w:bookmarkStart w:id="638" w:name="_Toc479339964"/>
      <w:r>
        <w:t>Activity Diagram</w:t>
      </w:r>
      <w:bookmarkEnd w:id="637"/>
      <w:r>
        <w:t>s</w:t>
      </w:r>
      <w:bookmarkEnd w:id="638"/>
    </w:p>
    <w:p w:rsidR="003154EA" w:rsidRDefault="003154EA" w:rsidP="003154EA">
      <w:pPr>
        <w:pStyle w:val="BodyText"/>
        <w:spacing w:line="480" w:lineRule="auto"/>
      </w:pPr>
      <w:r>
        <w:t xml:space="preserve">The basic purposes of activity diagrams is to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within forward and reverse engineering techniques. A missing element in activity diagrams is the message part: it does not show any message flow from one activity to another. Although activity diagrams bear some similarities to flow charts, they different in that they depict flow such as parallel, concurrent, single and branched flows. </w:t>
      </w:r>
    </w:p>
    <w:p w:rsidR="003154EA" w:rsidRPr="000C3B42" w:rsidRDefault="003154EA" w:rsidP="003154EA">
      <w:pPr>
        <w:pStyle w:val="Heading3"/>
      </w:pPr>
      <w:bookmarkStart w:id="639" w:name="_Toc478091033"/>
      <w:bookmarkStart w:id="640" w:name="_Toc479339965"/>
      <w:r>
        <w:t>Sequence Diagrams</w:t>
      </w:r>
      <w:bookmarkEnd w:id="639"/>
      <w:bookmarkEnd w:id="640"/>
    </w:p>
    <w:p w:rsidR="003154EA" w:rsidRDefault="003154EA" w:rsidP="003154EA">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w:t>
      </w:r>
      <w:r>
        <w:lastRenderedPageBreak/>
        <w:t>software systems, they are also extremely useful as system engineering tools to design system architectures, in business process engineering as process flow diagrams and as message sequence charts for protocol stack design and analysis.</w:t>
      </w:r>
    </w:p>
    <w:p w:rsidR="003154EA" w:rsidRDefault="003154EA" w:rsidP="003154EA">
      <w:pPr>
        <w:pStyle w:val="Heading2"/>
      </w:pPr>
      <w:bookmarkStart w:id="641" w:name="_Toc478091034"/>
      <w:bookmarkStart w:id="642" w:name="_Toc479339966"/>
      <w:r>
        <w:t>Goal Model</w:t>
      </w:r>
      <w:bookmarkEnd w:id="641"/>
      <w:bookmarkEnd w:id="642"/>
    </w:p>
    <w:p w:rsidR="003154EA" w:rsidRPr="005D58B6" w:rsidRDefault="003154EA" w:rsidP="003154EA">
      <w:pPr>
        <w:pStyle w:val="BodyText"/>
        <w:spacing w:line="480" w:lineRule="auto"/>
      </w:pPr>
      <w:r>
        <w:t xml:space="preserve">Goal models for the RSs were introduced in [1]. In this thesis, goal models are used to </w:t>
      </w:r>
      <w:r w:rsidR="00B65DFF">
        <w:t>model subsystems</w:t>
      </w:r>
      <w:r>
        <w:t xml:space="preserve"> of the RPRS in order to describe the objectives of the subsystems. This is an agent-based model in which the goals of each subsystem is represented diagrammatically and that relies on information pro</w:t>
      </w:r>
      <w:r w:rsidR="00A04272">
        <w:t xml:space="preserve">vided by a relationship model in Figure 4. </w:t>
      </w:r>
    </w:p>
    <w:p w:rsidR="003154EA" w:rsidRDefault="003154EA" w:rsidP="003154EA">
      <w:pPr>
        <w:pStyle w:val="Heading2"/>
      </w:pPr>
      <w:bookmarkStart w:id="643" w:name="_Toc478091035"/>
      <w:bookmarkStart w:id="644" w:name="_Toc479339967"/>
      <w:r>
        <w:t>Multi-agent System Model and System Description</w:t>
      </w:r>
      <w:bookmarkEnd w:id="643"/>
      <w:bookmarkEnd w:id="644"/>
    </w:p>
    <w:p w:rsidR="003154EA" w:rsidRDefault="003154EA" w:rsidP="003154EA">
      <w:pPr>
        <w:pStyle w:val="BodyText"/>
        <w:keepNext/>
        <w:spacing w:line="480" w:lineRule="auto"/>
        <w:rPr>
          <w:lang w:val="en-CA"/>
        </w:rPr>
      </w:pPr>
      <w:r>
        <w:t xml:space="preserve"> In the proposed approach, we will start by breaking-down the system into subsystems. Each subsystem will be responsible for accomplishing a pre-defined task and will be modeled using agents. </w:t>
      </w:r>
      <w:r>
        <w:rPr>
          <w:lang w:val="en-CA"/>
        </w:rPr>
        <w:t>We will</w:t>
      </w:r>
      <w:r w:rsidRPr="000C5725">
        <w:rPr>
          <w:lang w:val="en-CA"/>
        </w:rPr>
        <w:t xml:space="preserve"> focus on modeling </w:t>
      </w:r>
      <w:r>
        <w:rPr>
          <w:lang w:val="en-CA"/>
        </w:rPr>
        <w:t xml:space="preserve">the </w:t>
      </w:r>
      <w:r w:rsidRPr="000C5725">
        <w:rPr>
          <w:lang w:val="en-CA"/>
        </w:rPr>
        <w:t>goals</w:t>
      </w:r>
      <w:r>
        <w:rPr>
          <w:lang w:val="en-CA"/>
        </w:rPr>
        <w:t xml:space="preserve"> of the subsystems</w:t>
      </w:r>
      <w:r w:rsidRPr="000C5725">
        <w:rPr>
          <w:lang w:val="en-CA"/>
        </w:rPr>
        <w:t xml:space="preserve">, </w:t>
      </w:r>
      <w:r>
        <w:rPr>
          <w:lang w:val="en-CA"/>
        </w:rPr>
        <w:t xml:space="preserve">the </w:t>
      </w:r>
      <w:r w:rsidRPr="000C5725">
        <w:rPr>
          <w:lang w:val="en-CA"/>
        </w:rPr>
        <w:t>roles</w:t>
      </w:r>
      <w:r>
        <w:rPr>
          <w:lang w:val="en-CA"/>
        </w:rPr>
        <w:t xml:space="preserve"> of the agents</w:t>
      </w:r>
      <w:r w:rsidRPr="000C5725">
        <w:rPr>
          <w:lang w:val="en-CA"/>
        </w:rPr>
        <w:t>,</w:t>
      </w:r>
      <w:r>
        <w:rPr>
          <w:lang w:val="en-CA"/>
        </w:rPr>
        <w:t xml:space="preserve"> the </w:t>
      </w:r>
      <w:r w:rsidRPr="000C5725">
        <w:rPr>
          <w:lang w:val="en-CA"/>
        </w:rPr>
        <w:t>activities</w:t>
      </w:r>
      <w:r>
        <w:rPr>
          <w:lang w:val="en-CA"/>
        </w:rPr>
        <w:t xml:space="preserve"> performed by the agents,</w:t>
      </w:r>
      <w:r w:rsidRPr="000C5725">
        <w:rPr>
          <w:lang w:val="en-CA"/>
        </w:rPr>
        <w:t xml:space="preserve"> and</w:t>
      </w:r>
      <w:r>
        <w:rPr>
          <w:lang w:val="en-CA"/>
        </w:rPr>
        <w:t xml:space="preserve"> finally the</w:t>
      </w:r>
      <w:r w:rsidRPr="000C5725">
        <w:rPr>
          <w:lang w:val="en-CA"/>
        </w:rPr>
        <w:t xml:space="preserve"> interactions of </w:t>
      </w:r>
      <w:r>
        <w:rPr>
          <w:lang w:val="en-CA"/>
        </w:rPr>
        <w:t>the agents</w:t>
      </w:r>
      <w:r w:rsidRPr="000C5725">
        <w:rPr>
          <w:lang w:val="en-CA"/>
        </w:rPr>
        <w:t>.</w:t>
      </w:r>
      <w:r>
        <w:rPr>
          <w:lang w:val="en-CA"/>
        </w:rPr>
        <w:t xml:space="preserve"> Agents</w:t>
      </w:r>
      <w:r w:rsidRPr="000C5725">
        <w:rPr>
          <w:lang w:val="en-CA"/>
        </w:rPr>
        <w:t xml:space="preserve"> </w:t>
      </w:r>
      <w:r>
        <w:rPr>
          <w:lang w:val="en-CA"/>
        </w:rPr>
        <w:t xml:space="preserve">possess </w:t>
      </w:r>
      <w:r w:rsidRPr="000C5725">
        <w:rPr>
          <w:lang w:val="en-CA"/>
        </w:rPr>
        <w:t xml:space="preserve">knowledge </w:t>
      </w:r>
      <w:r>
        <w:rPr>
          <w:lang w:val="en-CA"/>
        </w:rPr>
        <w:t xml:space="preserve">that is </w:t>
      </w:r>
      <w:r w:rsidRPr="000C5725">
        <w:rPr>
          <w:lang w:val="en-CA"/>
        </w:rPr>
        <w:t>use</w:t>
      </w:r>
      <w:r>
        <w:rPr>
          <w:lang w:val="en-CA"/>
        </w:rPr>
        <w:t xml:space="preserve">d </w:t>
      </w:r>
      <w:r w:rsidRPr="000C5725">
        <w:rPr>
          <w:lang w:val="en-CA"/>
        </w:rPr>
        <w:t xml:space="preserve">to </w:t>
      </w:r>
      <w:r>
        <w:rPr>
          <w:lang w:val="en-CA"/>
        </w:rPr>
        <w:t>help reach their goals. A subsystem</w:t>
      </w:r>
      <w:r w:rsidRPr="000C5725">
        <w:rPr>
          <w:lang w:val="en-CA"/>
        </w:rPr>
        <w:t xml:space="preserve"> is composed of </w:t>
      </w:r>
      <w:r>
        <w:rPr>
          <w:lang w:val="en-CA"/>
        </w:rPr>
        <w:t xml:space="preserve">agents having </w:t>
      </w:r>
      <w:r w:rsidRPr="000C5725">
        <w:rPr>
          <w:lang w:val="en-CA"/>
        </w:rPr>
        <w:t xml:space="preserve">specific goals that establish </w:t>
      </w:r>
      <w:r w:rsidRPr="000C5725">
        <w:rPr>
          <w:lang w:val="en-CA"/>
        </w:rPr>
        <w:lastRenderedPageBreak/>
        <w:t>what the</w:t>
      </w:r>
      <w:r>
        <w:rPr>
          <w:lang w:val="en-CA"/>
        </w:rPr>
        <w:t xml:space="preserve"> subsystem</w:t>
      </w:r>
      <w:r w:rsidRPr="000C5725">
        <w:rPr>
          <w:lang w:val="en-CA"/>
        </w:rPr>
        <w:t xml:space="preserve"> </w:t>
      </w:r>
      <w:r>
        <w:rPr>
          <w:lang w:val="en-CA"/>
        </w:rPr>
        <w:t>i</w:t>
      </w:r>
      <w:r w:rsidRPr="000C5725">
        <w:rPr>
          <w:lang w:val="en-CA"/>
        </w:rPr>
        <w:t xml:space="preserve">ntends to </w:t>
      </w:r>
      <w:r>
        <w:rPr>
          <w:lang w:val="en-CA"/>
        </w:rPr>
        <w:t>accomplish</w:t>
      </w:r>
      <w:r w:rsidRPr="000C5725">
        <w:rPr>
          <w:lang w:val="en-CA"/>
        </w:rPr>
        <w:t>. The achievement of specific</w:t>
      </w:r>
      <w:r>
        <w:rPr>
          <w:lang w:val="en-CA"/>
        </w:rPr>
        <w:t xml:space="preserve"> </w:t>
      </w:r>
      <w:r w:rsidRPr="000C5725">
        <w:rPr>
          <w:lang w:val="en-CA"/>
        </w:rPr>
        <w:t>goals</w:t>
      </w:r>
      <w:r>
        <w:rPr>
          <w:lang w:val="en-CA"/>
        </w:rPr>
        <w:t xml:space="preserve"> by the agents within a subsystem</w:t>
      </w:r>
      <w:r w:rsidRPr="000C5725">
        <w:rPr>
          <w:lang w:val="en-CA"/>
        </w:rPr>
        <w:t xml:space="preserve"> allows </w:t>
      </w:r>
      <w:r>
        <w:rPr>
          <w:lang w:val="en-CA"/>
        </w:rPr>
        <w:t>the entire system to reach its goal when t</w:t>
      </w:r>
      <w:r w:rsidR="00227ECC">
        <w:rPr>
          <w:lang w:val="en-CA"/>
        </w:rPr>
        <w:t>he subsystems are put together (Figure 3).</w:t>
      </w:r>
      <w:r>
        <w:rPr>
          <w:lang w:val="en-CA"/>
        </w:rPr>
        <w:t xml:space="preserve"> </w:t>
      </w:r>
    </w:p>
    <w:p w:rsidR="003154EA" w:rsidRDefault="003154EA" w:rsidP="003154EA">
      <w:pPr>
        <w:pStyle w:val="BodyTextFirstIndent"/>
        <w:keepNext/>
        <w:spacing w:line="480" w:lineRule="auto"/>
        <w:ind w:firstLine="0"/>
      </w:pPr>
      <w:r>
        <w:rPr>
          <w:noProof/>
          <w:lang w:val="en-CA" w:eastAsia="en-CA"/>
        </w:rPr>
        <w:drawing>
          <wp:inline distT="0" distB="0" distL="0" distR="0" wp14:anchorId="03D223B3" wp14:editId="2FB02EBE">
            <wp:extent cx="5715000" cy="1931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1931944"/>
                    </a:xfrm>
                    <a:prstGeom prst="rect">
                      <a:avLst/>
                    </a:prstGeom>
                  </pic:spPr>
                </pic:pic>
              </a:graphicData>
            </a:graphic>
          </wp:inline>
        </w:drawing>
      </w:r>
      <w:r w:rsidRPr="00902D6F">
        <w:t xml:space="preserve"> </w:t>
      </w:r>
    </w:p>
    <w:p w:rsidR="003154EA" w:rsidRPr="005D58B6" w:rsidRDefault="003154EA" w:rsidP="003154EA">
      <w:pPr>
        <w:pStyle w:val="Caption"/>
        <w:rPr>
          <w:lang w:val="en-CA"/>
        </w:rPr>
      </w:pPr>
      <w:bookmarkStart w:id="645" w:name="_Toc478091080"/>
      <w:bookmarkStart w:id="646" w:name="_Toc479340014"/>
      <w:r>
        <w:t xml:space="preserve">Figure </w:t>
      </w:r>
      <w:r>
        <w:fldChar w:fldCharType="begin"/>
      </w:r>
      <w:r>
        <w:instrText xml:space="preserve"> SEQ Figure \* ARABIC </w:instrText>
      </w:r>
      <w:r>
        <w:fldChar w:fldCharType="separate"/>
      </w:r>
      <w:r>
        <w:rPr>
          <w:noProof/>
        </w:rPr>
        <w:t>3</w:t>
      </w:r>
      <w:r>
        <w:fldChar w:fldCharType="end"/>
      </w:r>
      <w:r>
        <w:t xml:space="preserve"> Combining Subsystem Goals to Achieve the System Goal</w:t>
      </w:r>
      <w:bookmarkEnd w:id="645"/>
      <w:bookmarkEnd w:id="646"/>
    </w:p>
    <w:p w:rsidR="003154EA" w:rsidRPr="00200BFA" w:rsidRDefault="003154EA" w:rsidP="003154EA">
      <w:pPr>
        <w:pStyle w:val="BodyText"/>
        <w:spacing w:line="480" w:lineRule="auto"/>
        <w:rPr>
          <w:szCs w:val="22"/>
          <w:lang w:val="en-CA"/>
        </w:rPr>
      </w:pPr>
      <w:r w:rsidRPr="000C5725">
        <w:rPr>
          <w:lang w:val="en-CA"/>
        </w:rPr>
        <w:t>Specific goals</w:t>
      </w:r>
      <w:r>
        <w:rPr>
          <w:lang w:val="en-CA"/>
        </w:rPr>
        <w:t xml:space="preserve"> of an agent within a subsystem</w:t>
      </w:r>
      <w:r w:rsidRPr="000C5725">
        <w:rPr>
          <w:lang w:val="en-CA"/>
        </w:rPr>
        <w:t xml:space="preserve"> are reached through the</w:t>
      </w:r>
      <w:r>
        <w:rPr>
          <w:lang w:val="en-CA"/>
        </w:rPr>
        <w:t xml:space="preserve"> </w:t>
      </w:r>
      <w:r w:rsidRPr="000C5725">
        <w:rPr>
          <w:lang w:val="en-CA"/>
        </w:rPr>
        <w:t>p</w:t>
      </w:r>
      <w:r>
        <w:rPr>
          <w:lang w:val="en-CA"/>
        </w:rPr>
        <w:t>erformance of responsibilities</w:t>
      </w:r>
      <w:r w:rsidRPr="000C5725">
        <w:rPr>
          <w:lang w:val="en-CA"/>
        </w:rPr>
        <w:t xml:space="preserve"> that </w:t>
      </w:r>
      <w:r>
        <w:rPr>
          <w:lang w:val="en-CA"/>
        </w:rPr>
        <w:t>agents</w:t>
      </w:r>
      <w:r w:rsidRPr="000C5725">
        <w:rPr>
          <w:lang w:val="en-CA"/>
        </w:rPr>
        <w:t xml:space="preserve"> have</w:t>
      </w:r>
      <w:r>
        <w:rPr>
          <w:lang w:val="en-CA"/>
        </w:rPr>
        <w:t>,</w:t>
      </w:r>
      <w:r w:rsidRPr="000C5725">
        <w:rPr>
          <w:lang w:val="en-CA"/>
        </w:rPr>
        <w:t xml:space="preserve"> </w:t>
      </w:r>
      <w:r>
        <w:rPr>
          <w:lang w:val="en-CA"/>
        </w:rPr>
        <w:t xml:space="preserve">in which the agent plays </w:t>
      </w:r>
      <w:r w:rsidRPr="000C5725">
        <w:rPr>
          <w:lang w:val="en-CA"/>
        </w:rPr>
        <w:t>roles wi</w:t>
      </w:r>
      <w:r>
        <w:rPr>
          <w:lang w:val="en-CA"/>
        </w:rPr>
        <w:t>th a certain degree of autonomy</w:t>
      </w:r>
      <w:r w:rsidRPr="000C5725">
        <w:rPr>
          <w:lang w:val="en-CA"/>
        </w:rPr>
        <w:t>.</w:t>
      </w:r>
      <w:r>
        <w:rPr>
          <w:lang w:val="en-CA"/>
        </w:rPr>
        <w:t xml:space="preserve"> </w:t>
      </w:r>
      <w:r w:rsidRPr="000C5725">
        <w:rPr>
          <w:lang w:val="en-CA"/>
        </w:rPr>
        <w:t>Responsibilities are exercised through the execution</w:t>
      </w:r>
      <w:r>
        <w:rPr>
          <w:lang w:val="en-CA"/>
        </w:rPr>
        <w:t xml:space="preserve"> </w:t>
      </w:r>
      <w:r w:rsidRPr="000C5725">
        <w:rPr>
          <w:lang w:val="en-CA"/>
        </w:rPr>
        <w:t>of activities</w:t>
      </w:r>
      <w:r>
        <w:rPr>
          <w:lang w:val="en-CA"/>
        </w:rPr>
        <w:t xml:space="preserve"> by each individual agent within the subsystem</w:t>
      </w:r>
      <w:r w:rsidRPr="000C5725">
        <w:rPr>
          <w:lang w:val="en-CA"/>
        </w:rPr>
        <w:t>. The set of activities associated with a responsibility are a</w:t>
      </w:r>
      <w:r>
        <w:rPr>
          <w:lang w:val="en-CA"/>
        </w:rPr>
        <w:t xml:space="preserve"> </w:t>
      </w:r>
      <w:r w:rsidRPr="000C5725">
        <w:rPr>
          <w:lang w:val="en-CA"/>
        </w:rPr>
        <w:t>functional decomposition of it.</w:t>
      </w:r>
      <w:r>
        <w:rPr>
          <w:lang w:val="en-CA"/>
        </w:rPr>
        <w:t xml:space="preserve"> </w:t>
      </w:r>
      <w:r w:rsidRPr="000C5725">
        <w:rPr>
          <w:lang w:val="en-CA"/>
        </w:rPr>
        <w:t>Roles have skills on one or a set of techniques that</w:t>
      </w:r>
      <w:r>
        <w:rPr>
          <w:lang w:val="en-CA"/>
        </w:rPr>
        <w:t xml:space="preserve"> </w:t>
      </w:r>
      <w:r w:rsidRPr="000C5725">
        <w:rPr>
          <w:lang w:val="en-CA"/>
        </w:rPr>
        <w:t>support the execution of responsibilities and activities in</w:t>
      </w:r>
      <w:r>
        <w:rPr>
          <w:lang w:val="en-CA"/>
        </w:rPr>
        <w:t xml:space="preserve"> an effective way within the subsystem</w:t>
      </w:r>
      <w:r w:rsidRPr="000C5725">
        <w:rPr>
          <w:lang w:val="en-CA"/>
        </w:rPr>
        <w:t>. Pre</w:t>
      </w:r>
      <w:r>
        <w:rPr>
          <w:lang w:val="en-CA"/>
        </w:rPr>
        <w:t>-</w:t>
      </w:r>
      <w:r w:rsidRPr="000C5725">
        <w:rPr>
          <w:lang w:val="en-CA"/>
        </w:rPr>
        <w:t>conditions</w:t>
      </w:r>
      <w:r>
        <w:rPr>
          <w:lang w:val="en-CA"/>
        </w:rPr>
        <w:t xml:space="preserve"> </w:t>
      </w:r>
      <w:r w:rsidRPr="000C5725">
        <w:rPr>
          <w:lang w:val="en-CA"/>
        </w:rPr>
        <w:t>and post-conditions may need to be satisfied</w:t>
      </w:r>
      <w:r>
        <w:rPr>
          <w:lang w:val="en-CA"/>
        </w:rPr>
        <w:t xml:space="preserve"> before or </w:t>
      </w:r>
      <w:r>
        <w:rPr>
          <w:szCs w:val="22"/>
          <w:lang w:val="en-CA"/>
        </w:rPr>
        <w:t>a</w:t>
      </w:r>
      <w:r w:rsidRPr="0063483A">
        <w:rPr>
          <w:szCs w:val="22"/>
          <w:lang w:val="en-CA"/>
        </w:rPr>
        <w:t>fter the execution of an activity</w:t>
      </w:r>
      <w:r>
        <w:rPr>
          <w:szCs w:val="22"/>
          <w:lang w:val="en-CA"/>
        </w:rPr>
        <w:t xml:space="preserve"> by each agent within the subsystem</w:t>
      </w:r>
      <w:r w:rsidRPr="0063483A">
        <w:rPr>
          <w:szCs w:val="22"/>
          <w:lang w:val="en-CA"/>
        </w:rPr>
        <w:t xml:space="preserve">. Knowledge can be consumed and produced through the execution of an </w:t>
      </w:r>
      <w:r>
        <w:rPr>
          <w:szCs w:val="22"/>
          <w:lang w:val="en-CA"/>
        </w:rPr>
        <w:t xml:space="preserve">activity. </w:t>
      </w:r>
      <w:r w:rsidRPr="0063483A">
        <w:rPr>
          <w:szCs w:val="22"/>
          <w:lang w:val="en-CA"/>
        </w:rPr>
        <w:t xml:space="preserve">Skills can be, for instance, the rules of the </w:t>
      </w:r>
      <w:r>
        <w:rPr>
          <w:szCs w:val="22"/>
          <w:lang w:val="en-CA"/>
        </w:rPr>
        <w:t>subsystem</w:t>
      </w:r>
      <w:r w:rsidRPr="0063483A">
        <w:rPr>
          <w:szCs w:val="22"/>
          <w:lang w:val="en-CA"/>
        </w:rPr>
        <w:t xml:space="preserve"> that </w:t>
      </w:r>
      <w:r>
        <w:rPr>
          <w:szCs w:val="22"/>
          <w:lang w:val="en-CA"/>
        </w:rPr>
        <w:t>agents</w:t>
      </w:r>
      <w:r w:rsidRPr="0063483A">
        <w:rPr>
          <w:szCs w:val="22"/>
          <w:lang w:val="en-CA"/>
        </w:rPr>
        <w:t xml:space="preserve"> know </w:t>
      </w:r>
      <w:r>
        <w:rPr>
          <w:szCs w:val="22"/>
          <w:lang w:val="en-CA"/>
        </w:rPr>
        <w:t xml:space="preserve">in order </w:t>
      </w:r>
      <w:r w:rsidRPr="0063483A">
        <w:rPr>
          <w:szCs w:val="22"/>
          <w:lang w:val="en-CA"/>
        </w:rPr>
        <w:t xml:space="preserve">to access and structure its information sources. Sometimes, </w:t>
      </w:r>
      <w:r>
        <w:rPr>
          <w:szCs w:val="22"/>
          <w:lang w:val="en-CA"/>
        </w:rPr>
        <w:t>agents</w:t>
      </w:r>
      <w:r w:rsidRPr="0063483A">
        <w:rPr>
          <w:szCs w:val="22"/>
          <w:lang w:val="en-CA"/>
        </w:rPr>
        <w:t xml:space="preserve"> have to communicate with other </w:t>
      </w:r>
      <w:r>
        <w:rPr>
          <w:szCs w:val="22"/>
          <w:lang w:val="en-CA"/>
        </w:rPr>
        <w:t>agents</w:t>
      </w:r>
      <w:r w:rsidRPr="0063483A">
        <w:rPr>
          <w:szCs w:val="22"/>
          <w:lang w:val="en-CA"/>
        </w:rPr>
        <w:t xml:space="preserve"> to cooperate in the execution </w:t>
      </w:r>
      <w:r>
        <w:rPr>
          <w:szCs w:val="22"/>
          <w:lang w:val="en-CA"/>
        </w:rPr>
        <w:t>of an activity. This approach allows for such communication to take place between the agents within the subsystems.</w:t>
      </w:r>
    </w:p>
    <w:p w:rsidR="003154EA" w:rsidRDefault="003154EA" w:rsidP="003154EA">
      <w:pPr>
        <w:pStyle w:val="BodyTextFirstIndent"/>
        <w:keepNext/>
        <w:spacing w:line="480" w:lineRule="auto"/>
      </w:pPr>
      <w:r>
        <w:rPr>
          <w:noProof/>
          <w:lang w:val="en-CA" w:eastAsia="en-CA"/>
        </w:rPr>
        <w:lastRenderedPageBreak/>
        <w:drawing>
          <wp:inline distT="0" distB="0" distL="0" distR="0" wp14:anchorId="14FE0904" wp14:editId="70AC97B2">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3154EA" w:rsidRDefault="003154EA" w:rsidP="003154EA">
      <w:pPr>
        <w:pStyle w:val="Caption"/>
        <w:spacing w:line="480" w:lineRule="auto"/>
      </w:pPr>
      <w:bookmarkStart w:id="647" w:name="_Toc478091081"/>
      <w:bookmarkStart w:id="648" w:name="_Toc479340015"/>
      <w:r>
        <w:t xml:space="preserve">Figure </w:t>
      </w:r>
      <w:r>
        <w:fldChar w:fldCharType="begin"/>
      </w:r>
      <w:r>
        <w:instrText xml:space="preserve"> SEQ Figure \* ARABIC </w:instrText>
      </w:r>
      <w:r>
        <w:fldChar w:fldCharType="separate"/>
      </w:r>
      <w:r>
        <w:rPr>
          <w:noProof/>
        </w:rPr>
        <w:t>4</w:t>
      </w:r>
      <w:r>
        <w:fldChar w:fldCharType="end"/>
      </w:r>
      <w:r>
        <w:t xml:space="preserve"> Relationship </w:t>
      </w:r>
      <w:ins w:id="649" w:author="Paulo Alencar" w:date="2017-04-07T14:28:00Z">
        <w:r w:rsidR="00624C7B">
          <w:t>M</w:t>
        </w:r>
      </w:ins>
      <w:del w:id="650" w:author="Paulo Alencar" w:date="2017-04-07T14:28:00Z">
        <w:r w:rsidDel="00624C7B">
          <w:delText>m</w:delText>
        </w:r>
      </w:del>
      <w:r>
        <w:t xml:space="preserve">odel for </w:t>
      </w:r>
      <w:ins w:id="651" w:author="Paulo Alencar" w:date="2017-04-07T14:28:00Z">
        <w:r w:rsidR="00624C7B">
          <w:t>S</w:t>
        </w:r>
      </w:ins>
      <w:del w:id="652" w:author="Paulo Alencar" w:date="2017-04-07T14:28:00Z">
        <w:r w:rsidDel="00624C7B">
          <w:delText>s</w:delText>
        </w:r>
      </w:del>
      <w:r>
        <w:t>ubsystems</w:t>
      </w:r>
      <w:bookmarkEnd w:id="647"/>
      <w:bookmarkEnd w:id="648"/>
    </w:p>
    <w:p w:rsidR="003154EA" w:rsidRDefault="003154EA" w:rsidP="003154EA">
      <w:pPr>
        <w:pStyle w:val="Heading2"/>
      </w:pPr>
      <w:bookmarkStart w:id="653" w:name="_Toc478091036"/>
      <w:bookmarkStart w:id="654" w:name="_Toc479339968"/>
      <w:r>
        <w:lastRenderedPageBreak/>
        <w:t>Goal Models for the Subsystems</w:t>
      </w:r>
      <w:bookmarkEnd w:id="653"/>
      <w:bookmarkEnd w:id="654"/>
    </w:p>
    <w:p w:rsidR="003154EA" w:rsidRPr="003354E9" w:rsidRDefault="003154EA" w:rsidP="003154EA">
      <w:pPr>
        <w:pStyle w:val="BodyText"/>
        <w:spacing w:line="480" w:lineRule="auto"/>
        <w:rPr>
          <w:lang w:val="en-CA"/>
        </w:rPr>
      </w:pPr>
      <w:r>
        <w:rPr>
          <w:lang w:val="en-CA"/>
        </w:rPr>
        <w:t>We will now discuss the goal models of the subsystems which make up a RPRS and also explain the contribution of each subsystem and the agents involved in these subsystems.</w:t>
      </w:r>
    </w:p>
    <w:p w:rsidR="003154EA" w:rsidRDefault="003154EA" w:rsidP="003154EA">
      <w:pPr>
        <w:pStyle w:val="Heading3"/>
      </w:pPr>
      <w:bookmarkStart w:id="655" w:name="_Toc478091037"/>
      <w:bookmarkStart w:id="656" w:name="_Toc479339969"/>
      <w:r>
        <w:t>Goal Model: Data Subsystem</w:t>
      </w:r>
      <w:bookmarkEnd w:id="655"/>
      <w:bookmarkEnd w:id="656"/>
    </w:p>
    <w:p w:rsidR="003154EA" w:rsidRDefault="003154EA" w:rsidP="003154EA">
      <w:pPr>
        <w:pStyle w:val="BodyText"/>
        <w:keepNext/>
      </w:pPr>
      <w:r>
        <w:rPr>
          <w:noProof/>
          <w:lang w:val="en-CA" w:eastAsia="en-CA"/>
        </w:rPr>
        <w:drawing>
          <wp:inline distT="0" distB="0" distL="0" distR="0" wp14:anchorId="28447F2D" wp14:editId="66CFB065">
            <wp:extent cx="5837275" cy="342400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847742" cy="3430144"/>
                    </a:xfrm>
                    <a:prstGeom prst="rect">
                      <a:avLst/>
                    </a:prstGeom>
                  </pic:spPr>
                </pic:pic>
              </a:graphicData>
            </a:graphic>
          </wp:inline>
        </w:drawing>
      </w:r>
    </w:p>
    <w:p w:rsidR="003154EA" w:rsidRDefault="003154EA" w:rsidP="003154EA">
      <w:pPr>
        <w:pStyle w:val="Caption"/>
      </w:pPr>
      <w:bookmarkStart w:id="657" w:name="_Toc478091082"/>
      <w:bookmarkStart w:id="658" w:name="_Toc479340016"/>
      <w:r>
        <w:t xml:space="preserve">Figure </w:t>
      </w:r>
      <w:r>
        <w:fldChar w:fldCharType="begin"/>
      </w:r>
      <w:r>
        <w:instrText xml:space="preserve"> SEQ Figure \* ARABIC </w:instrText>
      </w:r>
      <w:r>
        <w:fldChar w:fldCharType="separate"/>
      </w:r>
      <w:r>
        <w:rPr>
          <w:noProof/>
        </w:rPr>
        <w:t>5</w:t>
      </w:r>
      <w:r>
        <w:fldChar w:fldCharType="end"/>
      </w:r>
      <w:r>
        <w:t xml:space="preserve"> </w:t>
      </w:r>
      <w:r w:rsidRPr="00093142">
        <w:t xml:space="preserve">Goal </w:t>
      </w:r>
      <w:r>
        <w:t>M</w:t>
      </w:r>
      <w:r w:rsidRPr="00093142">
        <w:t xml:space="preserve">odel for the </w:t>
      </w:r>
      <w:r>
        <w:t>D</w:t>
      </w:r>
      <w:r w:rsidRPr="00093142">
        <w:t xml:space="preserve">ata </w:t>
      </w:r>
      <w:r w:rsidR="003E0237">
        <w:t xml:space="preserve">Manager </w:t>
      </w:r>
      <w:r>
        <w:t>A</w:t>
      </w:r>
      <w:r w:rsidRPr="00093142">
        <w:t xml:space="preserve">gent and the </w:t>
      </w:r>
      <w:r>
        <w:t>A</w:t>
      </w:r>
      <w:r w:rsidRPr="00093142">
        <w:t xml:space="preserve">ggregator </w:t>
      </w:r>
      <w:r>
        <w:t>A</w:t>
      </w:r>
      <w:r w:rsidRPr="00093142">
        <w:t>gent</w:t>
      </w:r>
      <w:bookmarkEnd w:id="657"/>
      <w:bookmarkEnd w:id="658"/>
    </w:p>
    <w:p w:rsidR="003154EA" w:rsidRDefault="003154EA" w:rsidP="003154EA">
      <w:pPr>
        <w:spacing w:line="480" w:lineRule="auto"/>
      </w:pPr>
      <w:r w:rsidRPr="0046089A">
        <w:rPr>
          <w:lang w:val="en-CA"/>
        </w:rPr>
        <w:t xml:space="preserve">Let us start with the data </w:t>
      </w:r>
      <w:r>
        <w:rPr>
          <w:lang w:val="en-CA"/>
        </w:rPr>
        <w:t xml:space="preserve">management </w:t>
      </w:r>
      <w:r w:rsidRPr="0046089A">
        <w:rPr>
          <w:lang w:val="en-CA"/>
        </w:rPr>
        <w:t>subsystem</w:t>
      </w:r>
      <w:r w:rsidR="003E0237">
        <w:rPr>
          <w:lang w:val="en-CA"/>
        </w:rPr>
        <w:t xml:space="preserve"> (Figure 5)</w:t>
      </w:r>
      <w:r w:rsidRPr="0046089A">
        <w:rPr>
          <w:lang w:val="en-CA"/>
        </w:rPr>
        <w:t xml:space="preserve">. This subsystem is responsible for managing the data inflow and outflow from the </w:t>
      </w:r>
      <w:r>
        <w:rPr>
          <w:lang w:val="en-CA"/>
        </w:rPr>
        <w:t>RPRS</w:t>
      </w:r>
      <w:r w:rsidRPr="0046089A">
        <w:rPr>
          <w:lang w:val="en-CA"/>
        </w:rPr>
        <w:t>. Th</w:t>
      </w:r>
      <w:r>
        <w:rPr>
          <w:lang w:val="en-CA"/>
        </w:rPr>
        <w:t>e</w:t>
      </w:r>
      <w:r w:rsidRPr="0046089A">
        <w:rPr>
          <w:lang w:val="en-CA"/>
        </w:rPr>
        <w:t xml:space="preserve"> subsystem consists of two agent</w:t>
      </w:r>
      <w:r>
        <w:rPr>
          <w:lang w:val="en-CA"/>
        </w:rPr>
        <w:t xml:space="preserve">s, </w:t>
      </w:r>
      <w:r w:rsidRPr="0046089A">
        <w:rPr>
          <w:lang w:val="en-CA"/>
        </w:rPr>
        <w:t>the Data Manager Agent and the Aggregator Agent.</w:t>
      </w:r>
      <w:r>
        <w:rPr>
          <w:lang w:val="en-CA"/>
        </w:rPr>
        <w:t xml:space="preserve"> </w:t>
      </w:r>
      <w:r w:rsidRPr="0046089A">
        <w:t xml:space="preserve">The goal of the </w:t>
      </w:r>
      <w:r>
        <w:t>D</w:t>
      </w:r>
      <w:r w:rsidRPr="0046089A">
        <w:t xml:space="preserve">ata </w:t>
      </w:r>
      <w:r>
        <w:t>M</w:t>
      </w:r>
      <w:r w:rsidRPr="0046089A">
        <w:t xml:space="preserve">anager </w:t>
      </w:r>
      <w:r>
        <w:t>A</w:t>
      </w:r>
      <w:r w:rsidRPr="0046089A">
        <w:t xml:space="preserve">gent is to maintain the authenticity of the data by preventing it from getting corrupted and also to manage the piping of data from </w:t>
      </w:r>
      <w:r>
        <w:t xml:space="preserve">data </w:t>
      </w:r>
      <w:r w:rsidRPr="0046089A">
        <w:t>source</w:t>
      </w:r>
      <w:r>
        <w:t>s</w:t>
      </w:r>
      <w:r w:rsidRPr="0046089A">
        <w:t xml:space="preserve"> to the desired destination</w:t>
      </w:r>
      <w:r>
        <w:t>s</w:t>
      </w:r>
      <w:r w:rsidRPr="0046089A">
        <w:t xml:space="preserve">. This goal </w:t>
      </w:r>
      <w:r>
        <w:t>of</w:t>
      </w:r>
      <w:r w:rsidRPr="0046089A">
        <w:t xml:space="preserve"> the data agent is achieved by fulfilling two responsibilities</w:t>
      </w:r>
      <w:r>
        <w:t>:</w:t>
      </w:r>
      <w:r w:rsidRPr="0046089A">
        <w:t xml:space="preserve"> the responsibility of properly encrypting and decrypting the data from the source and the destination</w:t>
      </w:r>
      <w:r>
        <w:t>,</w:t>
      </w:r>
      <w:r w:rsidRPr="0046089A">
        <w:t xml:space="preserve"> respectively</w:t>
      </w:r>
      <w:r>
        <w:t>,</w:t>
      </w:r>
      <w:r w:rsidRPr="0046089A">
        <w:t xml:space="preserve"> and </w:t>
      </w:r>
      <w:r>
        <w:t>of</w:t>
      </w:r>
      <w:r w:rsidRPr="0046089A">
        <w:t xml:space="preserve"> updating the proper locations of source and destination </w:t>
      </w:r>
      <w:r>
        <w:t>of</w:t>
      </w:r>
      <w:r w:rsidRPr="0046089A">
        <w:t xml:space="preserve"> the data to be used by the system.</w:t>
      </w:r>
      <w:r>
        <w:t xml:space="preserve"> The main task of the Aggregator Agent is to channel between the user </w:t>
      </w:r>
      <w:r>
        <w:lastRenderedPageBreak/>
        <w:t>interface and the various servers to support computation, storage and generating recommendations. This specific goal is achieved by the proper distribution and redistribution of data within the system.</w:t>
      </w:r>
    </w:p>
    <w:p w:rsidR="003154EA" w:rsidRDefault="003154EA" w:rsidP="003154EA">
      <w:pPr>
        <w:pStyle w:val="Heading3"/>
      </w:pPr>
      <w:bookmarkStart w:id="659" w:name="_Toc478091038"/>
      <w:bookmarkStart w:id="660" w:name="_Toc479339970"/>
      <w:r>
        <w:t>Goal Model: Privacy Subsystem</w:t>
      </w:r>
      <w:bookmarkEnd w:id="659"/>
      <w:bookmarkEnd w:id="660"/>
    </w:p>
    <w:p w:rsidR="003154EA" w:rsidRDefault="003154EA" w:rsidP="003154EA">
      <w:pPr>
        <w:pStyle w:val="BodyTextFirstIndent"/>
        <w:keepNext/>
      </w:pPr>
      <w:r>
        <w:rPr>
          <w:noProof/>
          <w:lang w:val="en-CA" w:eastAsia="en-CA"/>
        </w:rPr>
        <w:drawing>
          <wp:inline distT="0" distB="0" distL="0" distR="0" wp14:anchorId="48AF04BB" wp14:editId="7D55654D">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3154EA" w:rsidRDefault="003154EA" w:rsidP="003154EA">
      <w:pPr>
        <w:pStyle w:val="Caption"/>
      </w:pPr>
      <w:bookmarkStart w:id="661" w:name="_Toc478091083"/>
      <w:bookmarkStart w:id="662" w:name="_Toc479340017"/>
      <w:r>
        <w:t xml:space="preserve">Figure </w:t>
      </w:r>
      <w:r>
        <w:fldChar w:fldCharType="begin"/>
      </w:r>
      <w:r>
        <w:instrText xml:space="preserve"> SEQ Figure \* ARABIC </w:instrText>
      </w:r>
      <w:r>
        <w:fldChar w:fldCharType="separate"/>
      </w:r>
      <w:r>
        <w:rPr>
          <w:noProof/>
        </w:rPr>
        <w:t>6</w:t>
      </w:r>
      <w:r>
        <w:fldChar w:fldCharType="end"/>
      </w:r>
      <w:r>
        <w:t xml:space="preserve"> </w:t>
      </w:r>
      <w:r w:rsidRPr="00733A4C">
        <w:t xml:space="preserve">Goal model for the </w:t>
      </w:r>
      <w:r>
        <w:t>U</w:t>
      </w:r>
      <w:r w:rsidRPr="00733A4C">
        <w:t xml:space="preserve">ser </w:t>
      </w:r>
      <w:r>
        <w:t>P</w:t>
      </w:r>
      <w:r w:rsidRPr="00733A4C">
        <w:t xml:space="preserve">rivacy </w:t>
      </w:r>
      <w:r>
        <w:t>A</w:t>
      </w:r>
      <w:r w:rsidRPr="00733A4C">
        <w:t>gent</w:t>
      </w:r>
      <w:bookmarkEnd w:id="661"/>
      <w:bookmarkEnd w:id="662"/>
    </w:p>
    <w:p w:rsidR="003154EA" w:rsidRDefault="003154EA" w:rsidP="003154EA">
      <w:pPr>
        <w:pStyle w:val="BodyText"/>
        <w:spacing w:line="480" w:lineRule="auto"/>
      </w:pPr>
      <w:r>
        <w:rPr>
          <w:lang w:val="en-CA"/>
        </w:rPr>
        <w:t>The privacy subsystem manages the privacy aspect of the RPRS</w:t>
      </w:r>
      <w:r w:rsidR="00AE4E11">
        <w:rPr>
          <w:lang w:val="en-CA"/>
        </w:rPr>
        <w:t xml:space="preserve"> (Figure 6)</w:t>
      </w:r>
      <w:r>
        <w:rPr>
          <w:lang w:val="en-CA"/>
        </w:rPr>
        <w:t xml:space="preserve">. This subsystem relies on the User Privacy Agent to carry out its operations. </w:t>
      </w:r>
      <w:r>
        <w:t>The main role of this subsystem is to provide user contextual data and the historic data to the computation server in order to generate recommendations for the users. The contextual information about the users can involve user location and social user information, combined with the timing of the information. The user history data refers to the user behavior that is recorded at runtime for analysis purposes.</w:t>
      </w:r>
    </w:p>
    <w:p w:rsidR="003154EA" w:rsidRPr="007173C9" w:rsidRDefault="003154EA" w:rsidP="003154EA">
      <w:pPr>
        <w:spacing w:line="480" w:lineRule="auto"/>
      </w:pPr>
      <w:r>
        <w:lastRenderedPageBreak/>
        <w:t>To understand the role of the privacy subsystem within the RPRS, we need to look at the goals of the User Privacy Agent. The User Privacy Agent performs the task of maintaining user privacy settings for the contextual data and is responsible for filtering out the noise from the contextual data that is obtained from the users. These two responsibilities form the specific goal of filtering and maintaining the users’ contextual privacy information. On the other hand, the User Privacy Agent also fulfills the responsibility of maintaining the access to the users’ historic data based on the settings provided by the users and of selecting the most appropriate data for generating the recommendations after filtering out the noise from of historic data.</w:t>
      </w:r>
    </w:p>
    <w:p w:rsidR="003154EA" w:rsidRDefault="003154EA" w:rsidP="003154EA">
      <w:pPr>
        <w:pStyle w:val="Heading3"/>
      </w:pPr>
      <w:bookmarkStart w:id="663" w:name="_Toc478091039"/>
      <w:bookmarkStart w:id="664" w:name="_Toc479339971"/>
      <w:r>
        <w:t>Goal Model: Risk Subsystem</w:t>
      </w:r>
      <w:bookmarkEnd w:id="663"/>
      <w:bookmarkEnd w:id="664"/>
    </w:p>
    <w:p w:rsidR="003154EA" w:rsidRDefault="003154EA" w:rsidP="003154EA">
      <w:pPr>
        <w:pStyle w:val="BodyTextFirstIndent"/>
        <w:keepNext/>
      </w:pPr>
      <w:r>
        <w:rPr>
          <w:noProof/>
          <w:lang w:val="en-CA" w:eastAsia="en-CA"/>
        </w:rPr>
        <w:drawing>
          <wp:inline distT="0" distB="0" distL="0" distR="0" wp14:anchorId="501C4657" wp14:editId="67C34BBF">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3154EA" w:rsidRDefault="003154EA" w:rsidP="003154EA">
      <w:pPr>
        <w:pStyle w:val="Caption"/>
      </w:pPr>
      <w:bookmarkStart w:id="665" w:name="_Toc478091084"/>
      <w:bookmarkStart w:id="666" w:name="_Toc479340018"/>
      <w:r>
        <w:t xml:space="preserve">Figure </w:t>
      </w:r>
      <w:r>
        <w:fldChar w:fldCharType="begin"/>
      </w:r>
      <w:r>
        <w:instrText xml:space="preserve"> SEQ Figure \* ARABIC </w:instrText>
      </w:r>
      <w:r>
        <w:fldChar w:fldCharType="separate"/>
      </w:r>
      <w:r>
        <w:rPr>
          <w:noProof/>
        </w:rPr>
        <w:t>7</w:t>
      </w:r>
      <w:r>
        <w:fldChar w:fldCharType="end"/>
      </w:r>
      <w:r>
        <w:t xml:space="preserve"> </w:t>
      </w:r>
      <w:r w:rsidRPr="00A510C6">
        <w:t xml:space="preserve">Goal </w:t>
      </w:r>
      <w:r>
        <w:t>M</w:t>
      </w:r>
      <w:r w:rsidRPr="00A510C6">
        <w:t xml:space="preserve">odel for the </w:t>
      </w:r>
      <w:r>
        <w:t>User Risk</w:t>
      </w:r>
      <w:r w:rsidRPr="00A510C6">
        <w:t xml:space="preserve"> </w:t>
      </w:r>
      <w:r>
        <w:t>Agent and the Context Analyzer A</w:t>
      </w:r>
      <w:r w:rsidRPr="00A510C6">
        <w:t>gent</w:t>
      </w:r>
      <w:bookmarkEnd w:id="665"/>
      <w:bookmarkEnd w:id="666"/>
    </w:p>
    <w:p w:rsidR="003154EA" w:rsidRPr="009929A4" w:rsidRDefault="003154EA" w:rsidP="003154EA">
      <w:pPr>
        <w:pStyle w:val="BodyText"/>
        <w:spacing w:line="480" w:lineRule="auto"/>
        <w:rPr>
          <w:lang w:val="en-CA"/>
        </w:rPr>
      </w:pPr>
      <w:r>
        <w:rPr>
          <w:lang w:val="en-CA"/>
        </w:rPr>
        <w:t>This subsystem</w:t>
      </w:r>
      <w:r w:rsidR="00367AF4">
        <w:rPr>
          <w:lang w:val="en-CA"/>
        </w:rPr>
        <w:t xml:space="preserve"> (Figure 7)</w:t>
      </w:r>
      <w:r>
        <w:rPr>
          <w:lang w:val="en-CA"/>
        </w:rPr>
        <w:t xml:space="preserve"> handles the contextual risk by getting the contextual information (i.e. time, location and social information) from the user and then feeding this information to the RPRS. It consists of two agents: the Context Analyzer Agent and the User Risk Agent.</w:t>
      </w:r>
    </w:p>
    <w:p w:rsidR="003154EA" w:rsidRDefault="003154EA" w:rsidP="003154EA">
      <w:pPr>
        <w:spacing w:line="480" w:lineRule="auto"/>
      </w:pPr>
      <w:r>
        <w:lastRenderedPageBreak/>
        <w:t>The information processed in this step is utilized by the RPRS to produce a more context-aware system not only by providing more relevant information to its users but also by keeping itself aware of the risks associated with disturbing or negatively affecting the user with inconvenient recommendations. This tradeoff between providing relevant recommendations and the associated risks of doing so is the part of the risk calculation through the exploration and exploitation approach [7].</w:t>
      </w:r>
    </w:p>
    <w:p w:rsidR="003154EA" w:rsidRDefault="003154EA" w:rsidP="003154EA">
      <w:pPr>
        <w:spacing w:line="480" w:lineRule="auto"/>
      </w:pPr>
    </w:p>
    <w:p w:rsidR="003154EA" w:rsidRPr="00DA4540" w:rsidRDefault="003154EA" w:rsidP="003154EA">
      <w:pPr>
        <w:spacing w:line="480" w:lineRule="auto"/>
      </w:pPr>
      <w:r>
        <w:t>The two agents involved in this subsystem have some specific goals and responsibilities. The responsibility of the User Risk Agent is to ensure that no noise remains in the data and to calculate the risk tradeoff for generating the recommendations and the relevance of these recommendations to the user from the user feedback related to the previously generated recommendations. These two responsibilities help in achieving the goal of carrying out the risk calculation and the analysis of the user data. The Context Analyzer Agent is responsible for cleaning the data obtained from the risk calculation stage, selecting the best possible algorithm for the analysis and securing the generated data to be forwarded as recommendations to the users. This helps in achieving the task of semantic analysis of the user data and, finally, in providing the analysis results as recommendations to the users of the system.</w:t>
      </w:r>
    </w:p>
    <w:p w:rsidR="003154EA" w:rsidRDefault="003154EA" w:rsidP="003154EA">
      <w:pPr>
        <w:pStyle w:val="Heading3"/>
      </w:pPr>
      <w:bookmarkStart w:id="667" w:name="_Toc478091040"/>
      <w:bookmarkStart w:id="668" w:name="_Toc479339972"/>
      <w:r>
        <w:t>Combined Goal Model of the System</w:t>
      </w:r>
      <w:bookmarkEnd w:id="667"/>
      <w:bookmarkEnd w:id="668"/>
    </w:p>
    <w:p w:rsidR="003154EA" w:rsidRPr="007A51E3" w:rsidRDefault="003154EA" w:rsidP="003154EA">
      <w:pPr>
        <w:pStyle w:val="BodyText"/>
        <w:spacing w:line="480" w:lineRule="auto"/>
      </w:pPr>
      <w:r>
        <w:t>The combined goal model of the RPRS</w:t>
      </w:r>
      <w:r w:rsidR="00376798">
        <w:t xml:space="preserve"> (Figure 8)</w:t>
      </w:r>
      <w:r>
        <w:t xml:space="preserve"> consists of the aggregation of the individual subsystems and the combination of the goals of the agents within each subsystem in order to achieve the goal of the entire system.</w:t>
      </w:r>
    </w:p>
    <w:p w:rsidR="003154EA" w:rsidRDefault="003154EA" w:rsidP="003154EA">
      <w:pPr>
        <w:pStyle w:val="BodyText"/>
        <w:keepNext/>
      </w:pPr>
      <w:r>
        <w:rPr>
          <w:noProof/>
          <w:lang w:val="en-CA" w:eastAsia="en-CA"/>
        </w:rPr>
        <w:lastRenderedPageBreak/>
        <w:drawing>
          <wp:inline distT="0" distB="0" distL="0" distR="0" wp14:anchorId="4A3DDDEA" wp14:editId="427739B1">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3154EA" w:rsidRDefault="003154EA" w:rsidP="003154EA">
      <w:pPr>
        <w:pStyle w:val="Caption"/>
      </w:pPr>
      <w:bookmarkStart w:id="669" w:name="_Toc478091085"/>
      <w:bookmarkStart w:id="670" w:name="_Toc479340019"/>
      <w:r>
        <w:t xml:space="preserve">Figure </w:t>
      </w:r>
      <w:r>
        <w:fldChar w:fldCharType="begin"/>
      </w:r>
      <w:r>
        <w:instrText xml:space="preserve"> SEQ Figure \* ARABIC </w:instrText>
      </w:r>
      <w:r>
        <w:fldChar w:fldCharType="separate"/>
      </w:r>
      <w:r>
        <w:rPr>
          <w:noProof/>
        </w:rPr>
        <w:t>8</w:t>
      </w:r>
      <w:r>
        <w:fldChar w:fldCharType="end"/>
      </w:r>
      <w:r>
        <w:t xml:space="preserve"> System Goal Model</w:t>
      </w:r>
      <w:bookmarkEnd w:id="669"/>
      <w:bookmarkEnd w:id="670"/>
    </w:p>
    <w:p w:rsidR="003154EA" w:rsidRDefault="003154EA" w:rsidP="003154EA">
      <w:pPr>
        <w:pStyle w:val="Heading2"/>
      </w:pPr>
      <w:bookmarkStart w:id="671" w:name="_Toc478091041"/>
      <w:bookmarkStart w:id="672" w:name="_Toc479339973"/>
      <w:r>
        <w:lastRenderedPageBreak/>
        <w:t>Activity Models for the Subsystems</w:t>
      </w:r>
      <w:bookmarkEnd w:id="671"/>
      <w:bookmarkEnd w:id="672"/>
    </w:p>
    <w:p w:rsidR="003154EA" w:rsidRPr="000C6BF6" w:rsidRDefault="003154EA" w:rsidP="003154EA">
      <w:pPr>
        <w:pStyle w:val="BodyText"/>
        <w:spacing w:line="480" w:lineRule="auto"/>
        <w:rPr>
          <w:lang w:val="en-CA"/>
        </w:rPr>
      </w:pPr>
      <w:r>
        <w:rPr>
          <w:lang w:val="en-CA"/>
        </w:rPr>
        <w:t>We will now discuss the activity models of the subsystems which make up a RPRS and also in terms of these models the contribution of each subsystem and the agents involved in the respective subsystems.</w:t>
      </w:r>
    </w:p>
    <w:p w:rsidR="003154EA" w:rsidRDefault="003154EA" w:rsidP="003154EA">
      <w:pPr>
        <w:pStyle w:val="Heading3"/>
      </w:pPr>
      <w:bookmarkStart w:id="673" w:name="_Toc478091042"/>
      <w:bookmarkStart w:id="674" w:name="_Toc479339974"/>
      <w:r>
        <w:t>Activity Model: Data Subsystem</w:t>
      </w:r>
      <w:bookmarkEnd w:id="673"/>
      <w:bookmarkEnd w:id="674"/>
    </w:p>
    <w:p w:rsidR="003154EA" w:rsidRDefault="003154EA" w:rsidP="003154EA">
      <w:pPr>
        <w:pStyle w:val="BodyText"/>
        <w:keepNext/>
      </w:pPr>
      <w:r>
        <w:rPr>
          <w:noProof/>
          <w:lang w:val="en-CA" w:eastAsia="en-CA"/>
        </w:rPr>
        <w:drawing>
          <wp:inline distT="0" distB="0" distL="0" distR="0" wp14:anchorId="72ED136A" wp14:editId="0C0EBABA">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3154EA" w:rsidRDefault="003154EA" w:rsidP="003154EA">
      <w:pPr>
        <w:pStyle w:val="Caption"/>
      </w:pPr>
      <w:bookmarkStart w:id="675" w:name="_Toc478091086"/>
      <w:bookmarkStart w:id="676" w:name="_Toc479340020"/>
      <w:r>
        <w:t xml:space="preserve">Figure </w:t>
      </w:r>
      <w:r>
        <w:fldChar w:fldCharType="begin"/>
      </w:r>
      <w:r>
        <w:instrText xml:space="preserve"> SEQ Figure \* ARABIC </w:instrText>
      </w:r>
      <w:r>
        <w:fldChar w:fldCharType="separate"/>
      </w:r>
      <w:r>
        <w:rPr>
          <w:noProof/>
        </w:rPr>
        <w:t>9</w:t>
      </w:r>
      <w:r>
        <w:fldChar w:fldCharType="end"/>
      </w:r>
      <w:r>
        <w:t xml:space="preserve"> </w:t>
      </w:r>
      <w:r w:rsidRPr="00D37BF1">
        <w:t>Activity Diagram of Data Subsystem</w:t>
      </w:r>
      <w:bookmarkEnd w:id="675"/>
      <w:bookmarkEnd w:id="676"/>
    </w:p>
    <w:p w:rsidR="003154EA" w:rsidRPr="00767B6C" w:rsidRDefault="003154EA" w:rsidP="003154EA">
      <w:pPr>
        <w:spacing w:line="480" w:lineRule="auto"/>
      </w:pPr>
      <w:r w:rsidRPr="0046089A">
        <w:rPr>
          <w:lang w:val="en-CA"/>
        </w:rPr>
        <w:t>This subsystem</w:t>
      </w:r>
      <w:r w:rsidR="008352C6">
        <w:rPr>
          <w:lang w:val="en-CA"/>
        </w:rPr>
        <w:t xml:space="preserve"> (Figure 9)</w:t>
      </w:r>
      <w:r w:rsidRPr="0046089A">
        <w:rPr>
          <w:lang w:val="en-CA"/>
        </w:rPr>
        <w:t xml:space="preserve"> </w:t>
      </w:r>
      <w:r>
        <w:rPr>
          <w:lang w:val="en-CA"/>
        </w:rPr>
        <w:t>receives</w:t>
      </w:r>
      <w:r w:rsidRPr="0046089A">
        <w:rPr>
          <w:lang w:val="en-CA"/>
        </w:rPr>
        <w:t xml:space="preserve"> data in form of User Preferences and User </w:t>
      </w:r>
      <w:r>
        <w:rPr>
          <w:lang w:val="en-CA"/>
        </w:rPr>
        <w:t>F</w:t>
      </w:r>
      <w:r w:rsidRPr="0046089A">
        <w:rPr>
          <w:lang w:val="en-CA"/>
        </w:rPr>
        <w:t>eedback.</w:t>
      </w:r>
      <w:r w:rsidRPr="004A31F2">
        <w:rPr>
          <w:lang w:val="en-CA"/>
        </w:rPr>
        <w:t xml:space="preserve"> </w:t>
      </w:r>
      <w:r w:rsidRPr="0046089A">
        <w:rPr>
          <w:lang w:val="en-CA"/>
        </w:rPr>
        <w:t>It</w:t>
      </w:r>
      <w:r>
        <w:rPr>
          <w:lang w:val="en-CA"/>
        </w:rPr>
        <w:t>s</w:t>
      </w:r>
      <w:r w:rsidRPr="0046089A">
        <w:rPr>
          <w:lang w:val="en-CA"/>
        </w:rPr>
        <w:t xml:space="preserve"> multiple </w:t>
      </w:r>
      <w:r w:rsidR="00B65DFF" w:rsidRPr="0046089A">
        <w:rPr>
          <w:lang w:val="en-CA"/>
        </w:rPr>
        <w:t xml:space="preserve">elements </w:t>
      </w:r>
      <w:r w:rsidR="00B65DFF">
        <w:rPr>
          <w:lang w:val="en-CA"/>
        </w:rPr>
        <w:t>perform</w:t>
      </w:r>
      <w:r w:rsidRPr="0046089A">
        <w:rPr>
          <w:lang w:val="en-CA"/>
        </w:rPr>
        <w:t xml:space="preserve"> the task</w:t>
      </w:r>
      <w:r>
        <w:rPr>
          <w:lang w:val="en-CA"/>
        </w:rPr>
        <w:t>s</w:t>
      </w:r>
      <w:r w:rsidRPr="0046089A">
        <w:rPr>
          <w:lang w:val="en-CA"/>
        </w:rPr>
        <w:t xml:space="preserve"> that brings out the functioning of the data subsystem</w:t>
      </w:r>
      <w:r>
        <w:rPr>
          <w:lang w:val="en-CA"/>
        </w:rPr>
        <w:t xml:space="preserve">. The Data Manager Agent uses hashing, SHA, and MD5 checking to ensure data authenticity. An </w:t>
      </w:r>
      <w:r>
        <w:t xml:space="preserve">example of an Aggregator Agent is the typical messaging broker used in modern applications. Apache Kafa and </w:t>
      </w:r>
      <w:r>
        <w:lastRenderedPageBreak/>
        <w:t>RabbitMQ are two types of such message brokers. Together, these two agents fulfill the objective of the Data Subsystem, i.e. the management and maintenance of the data pipelines within the system.</w:t>
      </w:r>
    </w:p>
    <w:p w:rsidR="003154EA" w:rsidRPr="0046089A" w:rsidRDefault="003154EA" w:rsidP="003154EA">
      <w:pPr>
        <w:spacing w:line="480" w:lineRule="auto"/>
      </w:pPr>
    </w:p>
    <w:p w:rsidR="003154EA" w:rsidRDefault="003154EA" w:rsidP="003154EA">
      <w:pPr>
        <w:pStyle w:val="Heading3"/>
      </w:pPr>
      <w:bookmarkStart w:id="677" w:name="_Toc478091043"/>
      <w:bookmarkStart w:id="678" w:name="_Toc479339975"/>
      <w:r>
        <w:t>Activity Model: Privacy Subsystem</w:t>
      </w:r>
      <w:bookmarkEnd w:id="677"/>
      <w:bookmarkEnd w:id="678"/>
    </w:p>
    <w:p w:rsidR="003154EA" w:rsidRDefault="003154EA" w:rsidP="003154EA">
      <w:pPr>
        <w:pStyle w:val="BodyText"/>
        <w:keepNext/>
      </w:pPr>
      <w:r>
        <w:rPr>
          <w:noProof/>
          <w:lang w:val="en-CA" w:eastAsia="en-CA"/>
        </w:rPr>
        <w:drawing>
          <wp:inline distT="0" distB="0" distL="0" distR="0" wp14:anchorId="2C1E36BB" wp14:editId="1E267083">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3154EA" w:rsidRDefault="003154EA" w:rsidP="003154EA">
      <w:pPr>
        <w:pStyle w:val="Caption"/>
      </w:pPr>
      <w:bookmarkStart w:id="679" w:name="_Toc478091087"/>
      <w:bookmarkStart w:id="680" w:name="_Toc479340021"/>
      <w:r>
        <w:t xml:space="preserve">Figure </w:t>
      </w:r>
      <w:r>
        <w:fldChar w:fldCharType="begin"/>
      </w:r>
      <w:r>
        <w:instrText xml:space="preserve"> SEQ Figure \* ARABIC </w:instrText>
      </w:r>
      <w:r>
        <w:fldChar w:fldCharType="separate"/>
      </w:r>
      <w:r>
        <w:rPr>
          <w:noProof/>
        </w:rPr>
        <w:t>10</w:t>
      </w:r>
      <w:r>
        <w:fldChar w:fldCharType="end"/>
      </w:r>
      <w:r>
        <w:t xml:space="preserve"> </w:t>
      </w:r>
      <w:r w:rsidRPr="005865E7">
        <w:t xml:space="preserve">Activity diagram for the </w:t>
      </w:r>
      <w:r>
        <w:t xml:space="preserve">User </w:t>
      </w:r>
      <w:r w:rsidRPr="005865E7">
        <w:t xml:space="preserve">Privacy </w:t>
      </w:r>
      <w:r>
        <w:t>Subsystem</w:t>
      </w:r>
      <w:bookmarkEnd w:id="679"/>
      <w:bookmarkEnd w:id="680"/>
    </w:p>
    <w:p w:rsidR="003154EA" w:rsidRPr="00511C16" w:rsidRDefault="003154EA" w:rsidP="003154EA">
      <w:pPr>
        <w:spacing w:line="480" w:lineRule="auto"/>
      </w:pPr>
      <w:r>
        <w:rPr>
          <w:lang w:val="en-CA"/>
        </w:rPr>
        <w:t>Within this subsystem</w:t>
      </w:r>
      <w:r w:rsidR="00CF4902">
        <w:rPr>
          <w:lang w:val="en-CA"/>
        </w:rPr>
        <w:t xml:space="preserve"> (Figure 10)</w:t>
      </w:r>
      <w:r>
        <w:rPr>
          <w:lang w:val="en-CA"/>
        </w:rPr>
        <w:t xml:space="preserve"> the contextual and personal information is extracted from the user and fed into the RPRS. An addition differential privacy server is used to handle the differential privacy aspect of the subsystem. </w:t>
      </w:r>
      <w:r>
        <w:t>The contextual data from the user along with the historic data of the user provides valuable insights that help to provide quality recommendations to the user.</w:t>
      </w:r>
    </w:p>
    <w:p w:rsidR="003154EA" w:rsidRDefault="003154EA" w:rsidP="003154EA">
      <w:pPr>
        <w:pStyle w:val="Heading3"/>
      </w:pPr>
      <w:bookmarkStart w:id="681" w:name="_Toc478091044"/>
      <w:bookmarkStart w:id="682" w:name="_Toc479339976"/>
      <w:r>
        <w:t>Activity Model: Risk Subsystem</w:t>
      </w:r>
      <w:bookmarkEnd w:id="681"/>
      <w:bookmarkEnd w:id="682"/>
    </w:p>
    <w:p w:rsidR="003154EA" w:rsidRDefault="003154EA" w:rsidP="003154EA">
      <w:pPr>
        <w:spacing w:line="480" w:lineRule="auto"/>
      </w:pPr>
      <w:r>
        <w:t xml:space="preserve">The information processed in this </w:t>
      </w:r>
      <w:r w:rsidR="008352C6">
        <w:t>subsystem (Figure 11)</w:t>
      </w:r>
      <w:r>
        <w:t xml:space="preserve"> is utilized by the RPRS to generate a more context-aware system by not only providing more relevant information to its users but also keeping itself aware of the risks associated with disturbing or negatively affecting the user with inconvenient recommendations. This tradeoff between providing relevant recommendations and the associated risks is captured in</w:t>
      </w:r>
      <w:r w:rsidR="00DD6996">
        <w:t xml:space="preserve"> the risk calculation </w:t>
      </w:r>
      <w:r>
        <w:t>[7].</w:t>
      </w:r>
    </w:p>
    <w:p w:rsidR="003154EA" w:rsidRPr="006C48FA" w:rsidRDefault="003154EA" w:rsidP="003154EA">
      <w:pPr>
        <w:pStyle w:val="BodyText"/>
      </w:pPr>
    </w:p>
    <w:p w:rsidR="003154EA" w:rsidRDefault="003154EA" w:rsidP="003154EA">
      <w:pPr>
        <w:pStyle w:val="BodyText"/>
        <w:keepNext/>
      </w:pPr>
      <w:r>
        <w:rPr>
          <w:noProof/>
          <w:lang w:val="en-CA" w:eastAsia="en-CA"/>
        </w:rPr>
        <w:drawing>
          <wp:inline distT="0" distB="0" distL="0" distR="0" wp14:anchorId="43B71D7E" wp14:editId="62F344B0">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3154EA" w:rsidRDefault="003154EA" w:rsidP="003154EA">
      <w:pPr>
        <w:pStyle w:val="Caption"/>
      </w:pPr>
      <w:bookmarkStart w:id="683" w:name="_Toc478091088"/>
      <w:bookmarkStart w:id="684" w:name="_Toc479340022"/>
      <w:r>
        <w:t xml:space="preserve">Figure </w:t>
      </w:r>
      <w:r>
        <w:fldChar w:fldCharType="begin"/>
      </w:r>
      <w:r>
        <w:instrText xml:space="preserve"> SEQ Figure \* ARABIC </w:instrText>
      </w:r>
      <w:r>
        <w:fldChar w:fldCharType="separate"/>
      </w:r>
      <w:r>
        <w:rPr>
          <w:noProof/>
        </w:rPr>
        <w:t>11</w:t>
      </w:r>
      <w:r>
        <w:fldChar w:fldCharType="end"/>
      </w:r>
      <w:r>
        <w:t xml:space="preserve"> </w:t>
      </w:r>
      <w:r w:rsidRPr="009D6DF5">
        <w:t>Activity Diagram for the Risk Subsystem</w:t>
      </w:r>
      <w:bookmarkEnd w:id="683"/>
      <w:bookmarkEnd w:id="684"/>
    </w:p>
    <w:p w:rsidR="003154EA" w:rsidRDefault="003154EA" w:rsidP="003154EA">
      <w:pPr>
        <w:pStyle w:val="Heading3"/>
      </w:pPr>
      <w:bookmarkStart w:id="685" w:name="_Toc478091045"/>
      <w:bookmarkStart w:id="686" w:name="_Toc479339977"/>
      <w:r>
        <w:t>Combined Activity Model for the System</w:t>
      </w:r>
      <w:bookmarkEnd w:id="685"/>
      <w:bookmarkEnd w:id="686"/>
    </w:p>
    <w:p w:rsidR="003154EA" w:rsidRPr="00F61F81" w:rsidRDefault="003154EA" w:rsidP="003154EA">
      <w:pPr>
        <w:pStyle w:val="BodyText"/>
        <w:spacing w:line="480" w:lineRule="auto"/>
      </w:pPr>
      <w:r>
        <w:t>The combined Activity model</w:t>
      </w:r>
      <w:r w:rsidR="00D31DF8">
        <w:t xml:space="preserve"> (Figure 12)</w:t>
      </w:r>
      <w:r>
        <w:t xml:space="preserve"> of the RPRS consists of the aggregation of the individual subsystems and the combination of the activity diagrams of the individual agents within each subsystem to achieve the goals of the entire system. </w:t>
      </w:r>
    </w:p>
    <w:p w:rsidR="003154EA" w:rsidRDefault="003154EA" w:rsidP="003154EA">
      <w:r w:rsidRPr="00B94B1E">
        <w:rPr>
          <w:noProof/>
          <w:lang w:val="en-CA" w:eastAsia="en-CA"/>
        </w:rPr>
        <w:lastRenderedPageBreak/>
        <w:drawing>
          <wp:inline distT="0" distB="0" distL="0" distR="0" wp14:anchorId="299EEC94" wp14:editId="50E6BF0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3154EA" w:rsidRDefault="003154EA" w:rsidP="003154EA">
      <w:pPr>
        <w:pStyle w:val="Caption"/>
      </w:pPr>
      <w:bookmarkStart w:id="687" w:name="_Toc478091089"/>
      <w:bookmarkStart w:id="688" w:name="_Toc479340023"/>
      <w:r>
        <w:t xml:space="preserve">Figure </w:t>
      </w:r>
      <w:r>
        <w:fldChar w:fldCharType="begin"/>
      </w:r>
      <w:r>
        <w:instrText xml:space="preserve"> SEQ Figure \* ARABIC </w:instrText>
      </w:r>
      <w:r>
        <w:fldChar w:fldCharType="separate"/>
      </w:r>
      <w:r>
        <w:rPr>
          <w:noProof/>
        </w:rPr>
        <w:t>12</w:t>
      </w:r>
      <w:r>
        <w:fldChar w:fldCharType="end"/>
      </w:r>
      <w:r>
        <w:t xml:space="preserve"> </w:t>
      </w:r>
      <w:r w:rsidRPr="000B6174">
        <w:t xml:space="preserve">Complete Activity </w:t>
      </w:r>
      <w:r>
        <w:t>M</w:t>
      </w:r>
      <w:r w:rsidRPr="000B6174">
        <w:t xml:space="preserve">odel of the </w:t>
      </w:r>
      <w:r>
        <w:t>S</w:t>
      </w:r>
      <w:r w:rsidRPr="000B6174">
        <w:t>ystem</w:t>
      </w:r>
      <w:bookmarkEnd w:id="687"/>
      <w:bookmarkEnd w:id="688"/>
    </w:p>
    <w:p w:rsidR="003154EA" w:rsidRDefault="003154EA" w:rsidP="003154EA">
      <w:pPr>
        <w:pStyle w:val="Heading2"/>
      </w:pPr>
      <w:bookmarkStart w:id="689" w:name="_Toc478091046"/>
      <w:bookmarkStart w:id="690" w:name="_Toc479339978"/>
      <w:r>
        <w:lastRenderedPageBreak/>
        <w:t>Sequence Diagrams for the Subsystems</w:t>
      </w:r>
      <w:bookmarkEnd w:id="689"/>
      <w:bookmarkEnd w:id="690"/>
    </w:p>
    <w:p w:rsidR="003154EA" w:rsidRPr="000C6BF6" w:rsidRDefault="003154EA" w:rsidP="003154EA">
      <w:pPr>
        <w:pStyle w:val="BodyText"/>
        <w:spacing w:line="480" w:lineRule="auto"/>
        <w:rPr>
          <w:lang w:val="en-CA"/>
        </w:rPr>
      </w:pPr>
      <w:r>
        <w:rPr>
          <w:lang w:val="en-CA"/>
        </w:rPr>
        <w:t>We will now discuss the sequence diagrams of the subsystems involved in the RPRS and also explain the sequence of actions that takes place within each subsystem.</w:t>
      </w:r>
    </w:p>
    <w:p w:rsidR="003154EA" w:rsidRDefault="003154EA" w:rsidP="003154EA">
      <w:pPr>
        <w:pStyle w:val="Heading3"/>
      </w:pPr>
      <w:bookmarkStart w:id="691" w:name="_Toc478091047"/>
      <w:bookmarkStart w:id="692" w:name="_Toc479339979"/>
      <w:r>
        <w:t>Sequence Diagrams: Data Subsystem</w:t>
      </w:r>
      <w:bookmarkEnd w:id="691"/>
      <w:bookmarkEnd w:id="692"/>
    </w:p>
    <w:p w:rsidR="003154EA" w:rsidRDefault="003154EA" w:rsidP="003154EA">
      <w:pPr>
        <w:pStyle w:val="BodyText"/>
        <w:keepNext/>
      </w:pPr>
      <w:r>
        <w:rPr>
          <w:noProof/>
          <w:lang w:val="en-CA" w:eastAsia="en-CA"/>
        </w:rPr>
        <w:drawing>
          <wp:inline distT="0" distB="0" distL="0" distR="0" wp14:anchorId="3F3B8ADF" wp14:editId="6A4B553E">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3154EA" w:rsidRDefault="003154EA" w:rsidP="003154EA">
      <w:pPr>
        <w:pStyle w:val="Caption"/>
      </w:pPr>
      <w:bookmarkStart w:id="693" w:name="_Toc478091090"/>
      <w:bookmarkStart w:id="694" w:name="_Toc479340024"/>
      <w:r>
        <w:t xml:space="preserve">Figure </w:t>
      </w:r>
      <w:r>
        <w:fldChar w:fldCharType="begin"/>
      </w:r>
      <w:r>
        <w:instrText xml:space="preserve"> SEQ Figure \* ARABIC </w:instrText>
      </w:r>
      <w:r>
        <w:fldChar w:fldCharType="separate"/>
      </w:r>
      <w:r>
        <w:rPr>
          <w:noProof/>
        </w:rPr>
        <w:t>13</w:t>
      </w:r>
      <w:r>
        <w:fldChar w:fldCharType="end"/>
      </w:r>
      <w:r>
        <w:t xml:space="preserve"> </w:t>
      </w:r>
      <w:r w:rsidRPr="004813B1">
        <w:t xml:space="preserve">Data Subsystem </w:t>
      </w:r>
      <w:ins w:id="695" w:author="Paulo Alencar" w:date="2017-04-07T14:29:00Z">
        <w:r w:rsidR="00624C7B">
          <w:t>S</w:t>
        </w:r>
      </w:ins>
      <w:del w:id="696" w:author="Paulo Alencar" w:date="2017-04-07T14:29:00Z">
        <w:r w:rsidRPr="004813B1" w:rsidDel="00624C7B">
          <w:delText>s</w:delText>
        </w:r>
      </w:del>
      <w:r w:rsidRPr="004813B1">
        <w:t xml:space="preserve">equence </w:t>
      </w:r>
      <w:ins w:id="697" w:author="Paulo Alencar" w:date="2017-04-07T14:29:00Z">
        <w:r w:rsidR="00624C7B">
          <w:t>D</w:t>
        </w:r>
      </w:ins>
      <w:del w:id="698" w:author="Paulo Alencar" w:date="2017-04-07T14:29:00Z">
        <w:r w:rsidRPr="004813B1" w:rsidDel="00624C7B">
          <w:delText>d</w:delText>
        </w:r>
      </w:del>
      <w:r w:rsidRPr="004813B1">
        <w:t>iagram</w:t>
      </w:r>
      <w:bookmarkEnd w:id="693"/>
      <w:bookmarkEnd w:id="694"/>
    </w:p>
    <w:p w:rsidR="003154EA" w:rsidRPr="00BC6A42" w:rsidRDefault="003154EA" w:rsidP="003154EA">
      <w:pPr>
        <w:spacing w:line="480" w:lineRule="auto"/>
      </w:pPr>
      <w:r>
        <w:t xml:space="preserve">The sequence diagram of the data subsystem is provided in Figure 13.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tasks are carried out by the Data Agent and the Aggregator Agent within </w:t>
      </w:r>
      <w:r>
        <w:lastRenderedPageBreak/>
        <w:t>the data subsystem, and a summarized description of their behavior has been provided in the previous section.</w:t>
      </w:r>
    </w:p>
    <w:p w:rsidR="003154EA" w:rsidRDefault="003154EA" w:rsidP="003154EA">
      <w:pPr>
        <w:pStyle w:val="Heading3"/>
      </w:pPr>
      <w:bookmarkStart w:id="699" w:name="_Toc478091048"/>
      <w:bookmarkStart w:id="700" w:name="_Toc479339980"/>
      <w:r>
        <w:t>Sequence Diagram: Privacy Subsystem</w:t>
      </w:r>
      <w:bookmarkEnd w:id="699"/>
      <w:bookmarkEnd w:id="700"/>
    </w:p>
    <w:p w:rsidR="003154EA" w:rsidRDefault="003154EA" w:rsidP="003154EA">
      <w:pPr>
        <w:pStyle w:val="BodyText"/>
        <w:keepNext/>
      </w:pPr>
      <w:r>
        <w:rPr>
          <w:noProof/>
          <w:lang w:val="en-CA" w:eastAsia="en-CA"/>
        </w:rPr>
        <w:drawing>
          <wp:inline distT="0" distB="0" distL="0" distR="0" wp14:anchorId="67120942" wp14:editId="39FA0BBC">
            <wp:extent cx="6261686" cy="359380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a:off x="0" y="0"/>
                      <a:ext cx="6317234" cy="3625686"/>
                    </a:xfrm>
                    <a:prstGeom prst="rect">
                      <a:avLst/>
                    </a:prstGeom>
                  </pic:spPr>
                </pic:pic>
              </a:graphicData>
            </a:graphic>
          </wp:inline>
        </w:drawing>
      </w:r>
    </w:p>
    <w:p w:rsidR="003154EA" w:rsidRDefault="003154EA" w:rsidP="003154EA">
      <w:pPr>
        <w:pStyle w:val="Caption"/>
      </w:pPr>
      <w:bookmarkStart w:id="701" w:name="_Toc478091091"/>
      <w:bookmarkStart w:id="702" w:name="_Toc479340025"/>
      <w:r>
        <w:t xml:space="preserve">Figure </w:t>
      </w:r>
      <w:r>
        <w:fldChar w:fldCharType="begin"/>
      </w:r>
      <w:r>
        <w:instrText xml:space="preserve"> SEQ Figure \* ARABIC </w:instrText>
      </w:r>
      <w:r>
        <w:fldChar w:fldCharType="separate"/>
      </w:r>
      <w:r>
        <w:rPr>
          <w:noProof/>
        </w:rPr>
        <w:t>14</w:t>
      </w:r>
      <w:r>
        <w:fldChar w:fldCharType="end"/>
      </w:r>
      <w:r>
        <w:t xml:space="preserve"> </w:t>
      </w:r>
      <w:r w:rsidRPr="005D0322">
        <w:t xml:space="preserve">Privacy </w:t>
      </w:r>
      <w:r>
        <w:t>S</w:t>
      </w:r>
      <w:r w:rsidRPr="005D0322">
        <w:t xml:space="preserve">ubsystem </w:t>
      </w:r>
      <w:r>
        <w:t>S</w:t>
      </w:r>
      <w:r w:rsidRPr="005D0322">
        <w:t xml:space="preserve">equence </w:t>
      </w:r>
      <w:r>
        <w:t>D</w:t>
      </w:r>
      <w:r w:rsidRPr="005D0322">
        <w:t>iagram</w:t>
      </w:r>
      <w:bookmarkEnd w:id="701"/>
      <w:bookmarkEnd w:id="702"/>
    </w:p>
    <w:p w:rsidR="003154EA" w:rsidRDefault="003154EA" w:rsidP="003154EA">
      <w:pPr>
        <w:spacing w:line="480" w:lineRule="auto"/>
      </w:pPr>
      <w:r>
        <w:t>In order to understand the privacy subsystem it is necessary to know the flow of control within this subsystem</w:t>
      </w:r>
      <w:r w:rsidR="0016568E">
        <w:t xml:space="preserve"> (Figure 14)</w:t>
      </w:r>
      <w:r>
        <w:t xml:space="preserve">. The first step involves establishing a connection with the user data server and with the privacy server. This is followed by extracting the user data and the user privacy settings from the server. Once this data has been extracted from the server, it is filtered against the user settings. The user data includes the contextual data (i.e. location, time and social) data as well as the user’s previous behavior patterns obtained while the user interacted with the system. The user is made aware of the data through user controls and is asked permission to utilize his or her data for </w:t>
      </w:r>
      <w:r w:rsidR="00B65DFF">
        <w:t>generating recommendations</w:t>
      </w:r>
      <w:r>
        <w:t>.</w:t>
      </w:r>
    </w:p>
    <w:p w:rsidR="00FF79A5" w:rsidRDefault="003154EA" w:rsidP="003154EA">
      <w:pPr>
        <w:spacing w:line="480" w:lineRule="auto"/>
      </w:pPr>
      <w:r>
        <w:lastRenderedPageBreak/>
        <w:t>Once the data has been filtered of the noise and against the user settings, it is piped through the computation server to generate the recommendations to the user. After the recommendations have been generated, they are forwarded to the user via a specific interface.</w:t>
      </w:r>
    </w:p>
    <w:p w:rsidR="003154EA" w:rsidRPr="004828CA" w:rsidRDefault="003154EA" w:rsidP="003154EA">
      <w:pPr>
        <w:spacing w:line="480" w:lineRule="auto"/>
      </w:pPr>
      <w:r>
        <w:t>Based on the quality of the recommendations, the user provides a feedback or exhibits certain behavior patterns (e.g. clicks, navigation, dismiss) which indicate the user’s opinion about the quality of the generated recommendations. This feedback data is then encrypted and stored in the user-data database to serve as an input for future computations for recommendation generation.</w:t>
      </w:r>
    </w:p>
    <w:p w:rsidR="003154EA" w:rsidRDefault="003154EA" w:rsidP="003154EA">
      <w:pPr>
        <w:pStyle w:val="Heading3"/>
      </w:pPr>
      <w:bookmarkStart w:id="703" w:name="_Toc478091049"/>
      <w:bookmarkStart w:id="704" w:name="_Toc479339981"/>
      <w:r>
        <w:t>Sequence Diagram: Risk Subsystem</w:t>
      </w:r>
      <w:bookmarkEnd w:id="703"/>
      <w:bookmarkEnd w:id="704"/>
    </w:p>
    <w:p w:rsidR="003154EA" w:rsidRDefault="003154EA" w:rsidP="003154EA">
      <w:pPr>
        <w:keepNext/>
      </w:pPr>
      <w:r>
        <w:rPr>
          <w:noProof/>
          <w:lang w:val="en-CA" w:eastAsia="en-CA"/>
        </w:rPr>
        <w:drawing>
          <wp:inline distT="0" distB="0" distL="0" distR="0" wp14:anchorId="48A0EE35" wp14:editId="60DF48F5">
            <wp:extent cx="5688869" cy="2700670"/>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688869" cy="2700670"/>
                    </a:xfrm>
                    <a:prstGeom prst="rect">
                      <a:avLst/>
                    </a:prstGeom>
                  </pic:spPr>
                </pic:pic>
              </a:graphicData>
            </a:graphic>
          </wp:inline>
        </w:drawing>
      </w:r>
    </w:p>
    <w:p w:rsidR="003154EA" w:rsidRDefault="003154EA" w:rsidP="003154EA">
      <w:pPr>
        <w:pStyle w:val="Caption"/>
      </w:pPr>
      <w:bookmarkStart w:id="705" w:name="_Toc478091092"/>
      <w:bookmarkStart w:id="706" w:name="_Toc479340026"/>
      <w:r>
        <w:t xml:space="preserve">Figure </w:t>
      </w:r>
      <w:r>
        <w:fldChar w:fldCharType="begin"/>
      </w:r>
      <w:r>
        <w:instrText xml:space="preserve"> SEQ Figure \* ARABIC </w:instrText>
      </w:r>
      <w:r>
        <w:fldChar w:fldCharType="separate"/>
      </w:r>
      <w:r>
        <w:rPr>
          <w:noProof/>
        </w:rPr>
        <w:t>15</w:t>
      </w:r>
      <w:r>
        <w:fldChar w:fldCharType="end"/>
      </w:r>
      <w:r>
        <w:t xml:space="preserve"> </w:t>
      </w:r>
      <w:r w:rsidRPr="000939A7">
        <w:t>Contextual Risk Subsystem Sequence Diagram</w:t>
      </w:r>
      <w:bookmarkEnd w:id="705"/>
      <w:bookmarkEnd w:id="706"/>
    </w:p>
    <w:p w:rsidR="003154EA" w:rsidRPr="00A04B7C" w:rsidRDefault="003154EA" w:rsidP="003154EA">
      <w:pPr>
        <w:spacing w:line="480" w:lineRule="auto"/>
      </w:pPr>
      <w:r>
        <w:t xml:space="preserve">The sequence diagram </w:t>
      </w:r>
      <w:r w:rsidR="00B25B03">
        <w:t xml:space="preserve">in Figure 15 </w:t>
      </w:r>
      <w:r>
        <w:t>helps in understanding the steps that take place within the contextual risk subsystem. First, a connection is established with a sensing device at the user’s end, through an interface. After this step, the low-level abstraction of the user’s data is sent to the servers running the semantic analysis. As a result the risk is calculated and based on the value of this parameter the recommendations are forwarded to the user.</w:t>
      </w:r>
    </w:p>
    <w:p w:rsidR="003154EA" w:rsidRDefault="003154EA" w:rsidP="003154EA">
      <w:pPr>
        <w:pStyle w:val="Heading3"/>
      </w:pPr>
      <w:bookmarkStart w:id="707" w:name="_Toc478091050"/>
      <w:bookmarkStart w:id="708" w:name="_Toc479339982"/>
      <w:r>
        <w:lastRenderedPageBreak/>
        <w:t>Combined Sequence Diagram</w:t>
      </w:r>
      <w:bookmarkEnd w:id="707"/>
      <w:bookmarkEnd w:id="708"/>
    </w:p>
    <w:p w:rsidR="003154EA" w:rsidRDefault="003154EA" w:rsidP="003154EA">
      <w:pPr>
        <w:pStyle w:val="BodyText"/>
        <w:keepNext/>
      </w:pPr>
      <w:r>
        <w:rPr>
          <w:noProof/>
          <w:lang w:val="en-CA" w:eastAsia="en-CA"/>
        </w:rPr>
        <w:drawing>
          <wp:inline distT="0" distB="0" distL="0" distR="0" wp14:anchorId="70FED9CF" wp14:editId="7BF6CF3C">
            <wp:extent cx="7122698" cy="3489331"/>
            <wp:effectExtent l="6667" t="0" r="9208" b="9207"/>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299300" cy="3575847"/>
                    </a:xfrm>
                    <a:prstGeom prst="rect">
                      <a:avLst/>
                    </a:prstGeom>
                  </pic:spPr>
                </pic:pic>
              </a:graphicData>
            </a:graphic>
          </wp:inline>
        </w:drawing>
      </w:r>
    </w:p>
    <w:p w:rsidR="008E6268" w:rsidRPr="004B727C" w:rsidRDefault="003154EA" w:rsidP="008E6268">
      <w:pPr>
        <w:pStyle w:val="Caption"/>
      </w:pPr>
      <w:bookmarkStart w:id="709" w:name="_Toc478091093"/>
      <w:bookmarkStart w:id="710" w:name="_Toc479340027"/>
      <w:r>
        <w:t xml:space="preserve">Figure </w:t>
      </w:r>
      <w:r>
        <w:fldChar w:fldCharType="begin"/>
      </w:r>
      <w:r>
        <w:instrText xml:space="preserve"> SEQ Figure \* ARABIC </w:instrText>
      </w:r>
      <w:r>
        <w:fldChar w:fldCharType="separate"/>
      </w:r>
      <w:r>
        <w:rPr>
          <w:noProof/>
        </w:rPr>
        <w:t>16</w:t>
      </w:r>
      <w:r>
        <w:fldChar w:fldCharType="end"/>
      </w:r>
      <w:r>
        <w:t xml:space="preserve"> Combined Sequence Diagram</w:t>
      </w:r>
      <w:bookmarkEnd w:id="709"/>
      <w:bookmarkEnd w:id="710"/>
      <w:r w:rsidR="00D32AA8">
        <w:br w:type="page"/>
      </w:r>
    </w:p>
    <w:p w:rsidR="008E6268" w:rsidRDefault="008E6268" w:rsidP="008E6268">
      <w:pPr>
        <w:pStyle w:val="Heading1"/>
        <w:spacing w:line="480" w:lineRule="auto"/>
      </w:pPr>
      <w:r>
        <w:lastRenderedPageBreak/>
        <w:br/>
      </w:r>
      <w:bookmarkStart w:id="711" w:name="_Toc478091051"/>
      <w:bookmarkStart w:id="712" w:name="_Toc479339983"/>
      <w:r>
        <w:t>Case Study: A Job Recommender System</w:t>
      </w:r>
      <w:bookmarkEnd w:id="711"/>
      <w:bookmarkEnd w:id="712"/>
    </w:p>
    <w:p w:rsidR="008E6268" w:rsidRDefault="008E6268" w:rsidP="008E6268">
      <w:pPr>
        <w:pStyle w:val="BodyText"/>
        <w:spacing w:line="480" w:lineRule="auto"/>
      </w:pPr>
      <w:r>
        <w:t xml:space="preserve">In general, </w:t>
      </w:r>
      <w:r w:rsidRPr="00342A61">
        <w:t xml:space="preserve">a </w:t>
      </w:r>
      <w:r w:rsidRPr="00A72713">
        <w:t xml:space="preserve">recommendation system suggests personalized choices from a large set of possible options with the </w:t>
      </w:r>
      <w:r>
        <w:t>objective of reducing complex</w:t>
      </w:r>
      <w:r w:rsidRPr="00A72713">
        <w:t xml:space="preserve"> decision making. The last decade has witnessed the emergence of </w:t>
      </w:r>
      <w:r>
        <w:t xml:space="preserve">a wide variety </w:t>
      </w:r>
      <w:r w:rsidRPr="00A72713">
        <w:t>of job portals offering</w:t>
      </w:r>
      <w:r w:rsidRPr="00342A61">
        <w:t xml:space="preserve"> </w:t>
      </w:r>
      <w:r>
        <w:t xml:space="preserve">recommendation </w:t>
      </w:r>
      <w:r w:rsidRPr="00342A61">
        <w:t xml:space="preserve">services to </w:t>
      </w:r>
      <w:r>
        <w:t xml:space="preserve">help </w:t>
      </w:r>
      <w:r w:rsidRPr="00342A61">
        <w:t>their users</w:t>
      </w:r>
      <w:r>
        <w:t xml:space="preserve"> find employment</w:t>
      </w:r>
      <w:r w:rsidRPr="00342A61">
        <w:t xml:space="preserve">. </w:t>
      </w:r>
      <w:r>
        <w:t xml:space="preserve">Such </w:t>
      </w:r>
      <w:r w:rsidRPr="00342A61">
        <w:t>recommendation system</w:t>
      </w:r>
      <w:r>
        <w:t>s</w:t>
      </w:r>
      <w:r w:rsidRPr="00342A61">
        <w:t xml:space="preserve"> work</w:t>
      </w:r>
      <w:r>
        <w:t xml:space="preserve"> based on </w:t>
      </w:r>
      <w:r w:rsidRPr="00342A61">
        <w:t>information filtering technique</w:t>
      </w:r>
      <w:r>
        <w:t>s</w:t>
      </w:r>
      <w:r w:rsidRPr="00342A61">
        <w:t xml:space="preserve"> and provide information </w:t>
      </w:r>
      <w:r>
        <w:t xml:space="preserve">of interest to </w:t>
      </w:r>
      <w:r w:rsidRPr="00342A61">
        <w:t>concerned user</w:t>
      </w:r>
      <w:r>
        <w:t>s</w:t>
      </w:r>
      <w:r w:rsidRPr="00342A61">
        <w:t xml:space="preserve">. Typically, a recommendation engine, which employs a set of </w:t>
      </w:r>
      <w:r>
        <w:t xml:space="preserve">similarity and ranking </w:t>
      </w:r>
      <w:r w:rsidRPr="00342A61">
        <w:t>algorithms, compares the user’s profile to some reference characteristics</w:t>
      </w:r>
      <w:r>
        <w:t xml:space="preserve"> collected from the job description across multiple jobs posted on the job portal</w:t>
      </w:r>
      <w:r w:rsidRPr="00342A61">
        <w:t xml:space="preserve"> or</w:t>
      </w:r>
      <w:r>
        <w:t xml:space="preserve"> the user’s social environment,</w:t>
      </w:r>
      <w:r w:rsidRPr="00342A61">
        <w:t xml:space="preserve"> and seeks to predict </w:t>
      </w:r>
      <w:r>
        <w:t xml:space="preserve">a set of suitable jobs for the user. </w:t>
      </w:r>
    </w:p>
    <w:p w:rsidR="008E6268" w:rsidRPr="006D0A04" w:rsidRDefault="008E6268" w:rsidP="008E6268">
      <w:pPr>
        <w:pStyle w:val="Heading2"/>
      </w:pPr>
      <w:bookmarkStart w:id="713" w:name="_Toc478091052"/>
      <w:bookmarkStart w:id="714" w:name="_Toc479339984"/>
      <w:r>
        <w:t>Problem Description</w:t>
      </w:r>
      <w:bookmarkEnd w:id="713"/>
      <w:bookmarkEnd w:id="714"/>
    </w:p>
    <w:p w:rsidR="008E6268" w:rsidRDefault="008E6268" w:rsidP="008E6268">
      <w:pPr>
        <w:pStyle w:val="BodyTextFirstIndent"/>
        <w:spacing w:line="480" w:lineRule="auto"/>
      </w:pPr>
      <w:r>
        <w:t>The main problem is that these recommendation systems do not support privacy-preserving and risk-aware mechanisms. Therefore, in this chapter, a multi-agent model based on the RPRS model is provide to address this gap.</w:t>
      </w:r>
    </w:p>
    <w:p w:rsidR="008E6268" w:rsidRDefault="008E6268" w:rsidP="008E6268">
      <w:pPr>
        <w:pStyle w:val="BodyTextFirstIndent"/>
        <w:spacing w:line="480" w:lineRule="auto"/>
      </w:pPr>
      <w:r>
        <w:t xml:space="preserve">In order to provide a specific RPRS model to support job recommendations, information about how job recommendations work conceptually and from a processing viewpoint are needed so that goal diagrams, activity diagrams and sequence diagrams are produce as part of the specific RPRS design model. After reviewing the literature on job recommendation systems, two of them were found that provide to some extent the required information. A first paper describes the system conceptually and includes information such as the types of data used, and the user’s actions, objectives and interactions [9]. A second paper focuses more on the data processing mechanisms and provide more information on how the data is processed and on how the filtering process works [10]. In summary, the first </w:t>
      </w:r>
      <w:r w:rsidR="00A7005F">
        <w:t xml:space="preserve">paper </w:t>
      </w:r>
      <w:r w:rsidR="00A7005F">
        <w:lastRenderedPageBreak/>
        <w:t>provides</w:t>
      </w:r>
      <w:r>
        <w:t xml:space="preserve"> the information needed for the generation of the RPRS goal models, and the second paper, provides the information required to produce the RPRS activity and sequence diagrams.</w:t>
      </w:r>
    </w:p>
    <w:p w:rsidR="008E6268" w:rsidRDefault="008E6268" w:rsidP="008E6268">
      <w:pPr>
        <w:pStyle w:val="BodyTextFirstIndent"/>
        <w:spacing w:line="480" w:lineRule="auto"/>
      </w:pPr>
      <w:r>
        <w:t xml:space="preserve"> We will now describe the job recommendation systems proposed in [9] (in 2013) and in [10] (in 2016). In [9], Guo and Alamudun d</w:t>
      </w:r>
      <w:r>
        <w:rPr>
          <w:lang w:val="en-CA"/>
        </w:rPr>
        <w:t xml:space="preserve">escribe </w:t>
      </w:r>
      <w:r w:rsidRPr="006F738F">
        <w:rPr>
          <w:lang w:val="en-CA"/>
        </w:rPr>
        <w:t xml:space="preserve">a hybrid </w:t>
      </w:r>
      <w:r>
        <w:rPr>
          <w:lang w:val="en-CA"/>
        </w:rPr>
        <w:t>RS</w:t>
      </w:r>
      <w:r w:rsidRPr="006F738F">
        <w:rPr>
          <w:lang w:val="en-CA"/>
        </w:rPr>
        <w:t xml:space="preserve"> for job seeking and</w:t>
      </w:r>
      <w:r>
        <w:rPr>
          <w:lang w:val="en-CA"/>
        </w:rPr>
        <w:t xml:space="preserve"> recruiting websites.</w:t>
      </w:r>
      <w:r w:rsidRPr="006F738F">
        <w:rPr>
          <w:lang w:val="en-CA"/>
        </w:rPr>
        <w:t xml:space="preserve"> Th</w:t>
      </w:r>
      <w:r>
        <w:rPr>
          <w:lang w:val="en-CA"/>
        </w:rPr>
        <w:t xml:space="preserve">is hybrid RS </w:t>
      </w:r>
      <w:r w:rsidRPr="006F738F">
        <w:rPr>
          <w:lang w:val="en-CA"/>
        </w:rPr>
        <w:t>exploits the job and user profiles and the actions</w:t>
      </w:r>
      <w:r>
        <w:rPr>
          <w:lang w:val="en-CA"/>
        </w:rPr>
        <w:t xml:space="preserve"> </w:t>
      </w:r>
      <w:r w:rsidRPr="006F738F">
        <w:rPr>
          <w:lang w:val="en-CA"/>
        </w:rPr>
        <w:t>undertaken by users in order to generate personalized</w:t>
      </w:r>
      <w:r>
        <w:rPr>
          <w:lang w:val="en-CA"/>
        </w:rPr>
        <w:t xml:space="preserve"> </w:t>
      </w:r>
      <w:r w:rsidRPr="006F738F">
        <w:rPr>
          <w:lang w:val="en-CA"/>
        </w:rPr>
        <w:t>recommendations of candidates and jobs. The data collected from</w:t>
      </w:r>
      <w:r>
        <w:rPr>
          <w:lang w:val="en-CA"/>
        </w:rPr>
        <w:t xml:space="preserve"> </w:t>
      </w:r>
      <w:r w:rsidRPr="006F738F">
        <w:rPr>
          <w:lang w:val="en-CA"/>
        </w:rPr>
        <w:t>the website is modeled using a directed, weighted, and multi</w:t>
      </w:r>
      <w:r>
        <w:rPr>
          <w:lang w:val="en-CA"/>
        </w:rPr>
        <w:t>-</w:t>
      </w:r>
      <w:r w:rsidRPr="006F738F">
        <w:rPr>
          <w:lang w:val="en-CA"/>
        </w:rPr>
        <w:t>relational</w:t>
      </w:r>
      <w:r>
        <w:rPr>
          <w:lang w:val="en-CA"/>
        </w:rPr>
        <w:t xml:space="preserve"> </w:t>
      </w:r>
      <w:r w:rsidRPr="006F738F">
        <w:rPr>
          <w:lang w:val="en-CA"/>
        </w:rPr>
        <w:t>graph, and the 3A ranking algorithm</w:t>
      </w:r>
      <w:r>
        <w:rPr>
          <w:lang w:val="en-CA"/>
        </w:rPr>
        <w:t xml:space="preserve"> [16]</w:t>
      </w:r>
      <w:r w:rsidRPr="006F738F">
        <w:rPr>
          <w:lang w:val="en-CA"/>
        </w:rPr>
        <w:t xml:space="preserve"> is exploited to rank</w:t>
      </w:r>
      <w:r>
        <w:rPr>
          <w:lang w:val="en-CA"/>
        </w:rPr>
        <w:t xml:space="preserve"> </w:t>
      </w:r>
      <w:r w:rsidRPr="006F738F">
        <w:rPr>
          <w:lang w:val="en-CA"/>
        </w:rPr>
        <w:t xml:space="preserve">items according to their relevance to the target user. </w:t>
      </w:r>
      <w:r>
        <w:rPr>
          <w:lang w:val="en-CA"/>
        </w:rPr>
        <w:t>The authors also provide a</w:t>
      </w:r>
      <w:r w:rsidRPr="006F738F">
        <w:rPr>
          <w:lang w:val="en-CA"/>
        </w:rPr>
        <w:t xml:space="preserve"> preliminary</w:t>
      </w:r>
      <w:r>
        <w:rPr>
          <w:lang w:val="en-CA"/>
        </w:rPr>
        <w:t xml:space="preserve"> </w:t>
      </w:r>
      <w:r w:rsidRPr="006F738F">
        <w:rPr>
          <w:lang w:val="en-CA"/>
        </w:rPr>
        <w:t>evaluation based on simulated data and production</w:t>
      </w:r>
      <w:r>
        <w:rPr>
          <w:lang w:val="en-CA"/>
        </w:rPr>
        <w:t xml:space="preserve"> </w:t>
      </w:r>
      <w:r w:rsidRPr="006F738F">
        <w:rPr>
          <w:lang w:val="en-CA"/>
        </w:rPr>
        <w:t>data from a job hunting website in Switzerland.</w:t>
      </w:r>
      <w:r>
        <w:rPr>
          <w:lang w:val="en-CA"/>
        </w:rPr>
        <w:t xml:space="preserve"> The approach presented in the paper involves modelling the entity and interaction-based relations by building a graph consisting of these entities and computing a ranking from this graph.</w:t>
      </w:r>
    </w:p>
    <w:p w:rsidR="008E6268" w:rsidRDefault="008E6268" w:rsidP="008E6268">
      <w:pPr>
        <w:pStyle w:val="Caption"/>
        <w:keepNext/>
      </w:pPr>
      <w:bookmarkStart w:id="715" w:name="_Toc478091113"/>
      <w:bookmarkStart w:id="716" w:name="_Toc479340047"/>
      <w:r>
        <w:t xml:space="preserve">Table </w:t>
      </w:r>
      <w:r>
        <w:fldChar w:fldCharType="begin"/>
      </w:r>
      <w:r>
        <w:instrText xml:space="preserve"> SEQ Table \* ARABIC </w:instrText>
      </w:r>
      <w:r>
        <w:fldChar w:fldCharType="separate"/>
      </w:r>
      <w:r>
        <w:rPr>
          <w:noProof/>
        </w:rPr>
        <w:t>1</w:t>
      </w:r>
      <w:r>
        <w:fldChar w:fldCharType="end"/>
      </w:r>
      <w:r>
        <w:t xml:space="preserve"> Interaction Entities proposed in [9]</w:t>
      </w:r>
      <w:bookmarkEnd w:id="715"/>
      <w:bookmarkEnd w:id="716"/>
    </w:p>
    <w:p w:rsidR="008E6268" w:rsidRDefault="008E6268" w:rsidP="008E6268">
      <w:pPr>
        <w:pStyle w:val="BodyTextFirstIndent"/>
        <w:ind w:firstLine="0"/>
      </w:pPr>
      <w:r>
        <w:rPr>
          <w:noProof/>
          <w:lang w:val="en-CA" w:eastAsia="en-CA"/>
        </w:rPr>
        <w:drawing>
          <wp:inline distT="0" distB="0" distL="0" distR="0" wp14:anchorId="03C83700" wp14:editId="32F2B957">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8E6268" w:rsidRPr="00924E78" w:rsidRDefault="008E6268" w:rsidP="008E6268">
      <w:pPr>
        <w:pStyle w:val="BodyTextFirstIndent"/>
        <w:ind w:firstLine="0"/>
      </w:pPr>
    </w:p>
    <w:p w:rsidR="008E6268" w:rsidRDefault="008E6268" w:rsidP="008E6268">
      <w:pPr>
        <w:pStyle w:val="BodyTextFirstIndent"/>
        <w:spacing w:line="480" w:lineRule="auto"/>
      </w:pPr>
      <w:r>
        <w:rPr>
          <w:lang w:val="en-CA"/>
        </w:rPr>
        <w:t>The technique proposed by the authors involves interaction-based relations</w:t>
      </w:r>
      <w:r w:rsidR="003036FE">
        <w:rPr>
          <w:lang w:val="en-CA"/>
        </w:rPr>
        <w:t xml:space="preserve"> (Table 1)</w:t>
      </w:r>
      <w:r>
        <w:rPr>
          <w:lang w:val="en-CA"/>
        </w:rPr>
        <w:t>. The first of these relations is the ‘POST’ relation, described as a</w:t>
      </w:r>
      <w:r w:rsidRPr="00622C3C">
        <w:rPr>
          <w:lang w:val="en-CA"/>
        </w:rPr>
        <w:t xml:space="preserve"> bidirectional relation between the employer and</w:t>
      </w:r>
      <w:r>
        <w:rPr>
          <w:lang w:val="en-CA"/>
        </w:rPr>
        <w:t xml:space="preserve"> its jobs which comes into play while </w:t>
      </w:r>
      <w:r w:rsidRPr="00622C3C">
        <w:rPr>
          <w:lang w:val="en-CA"/>
        </w:rPr>
        <w:t>comparing two similar jobs posted by different employers</w:t>
      </w:r>
      <w:r>
        <w:rPr>
          <w:lang w:val="en-CA"/>
        </w:rPr>
        <w:t xml:space="preserve">. The second </w:t>
      </w:r>
      <w:r w:rsidR="005F5B98">
        <w:rPr>
          <w:lang w:val="en-CA"/>
        </w:rPr>
        <w:t>relation</w:t>
      </w:r>
      <w:r>
        <w:rPr>
          <w:lang w:val="en-CA"/>
        </w:rPr>
        <w:t xml:space="preserve"> that is described in the paper is ‘APPLY’,</w:t>
      </w:r>
      <w:r>
        <w:rPr>
          <w:iCs/>
          <w:lang w:val="en-CA"/>
        </w:rPr>
        <w:t xml:space="preserve"> which </w:t>
      </w:r>
      <w:r w:rsidR="005F5B98">
        <w:rPr>
          <w:iCs/>
          <w:lang w:val="en-CA"/>
        </w:rPr>
        <w:t>indicates</w:t>
      </w:r>
      <w:r>
        <w:rPr>
          <w:iCs/>
          <w:lang w:val="en-CA"/>
        </w:rPr>
        <w:t xml:space="preserve"> that a</w:t>
      </w:r>
      <w:r w:rsidRPr="00622C3C">
        <w:rPr>
          <w:lang w:val="en-CA"/>
        </w:rPr>
        <w:t xml:space="preserve"> candidate is interested in the job.</w:t>
      </w:r>
      <w:r>
        <w:rPr>
          <w:lang w:val="en-CA"/>
        </w:rPr>
        <w:t xml:space="preserve"> </w:t>
      </w:r>
      <w:r w:rsidRPr="00622C3C">
        <w:rPr>
          <w:lang w:val="en-CA"/>
        </w:rPr>
        <w:t xml:space="preserve">This </w:t>
      </w:r>
      <w:r w:rsidR="005F5B98">
        <w:rPr>
          <w:lang w:val="en-CA"/>
        </w:rPr>
        <w:t>indication</w:t>
      </w:r>
      <w:r w:rsidRPr="00622C3C">
        <w:rPr>
          <w:lang w:val="en-CA"/>
        </w:rPr>
        <w:t xml:space="preserve"> </w:t>
      </w:r>
      <w:r>
        <w:rPr>
          <w:lang w:val="en-CA"/>
        </w:rPr>
        <w:t>leads</w:t>
      </w:r>
      <w:r w:rsidRPr="00622C3C">
        <w:rPr>
          <w:lang w:val="en-CA"/>
        </w:rPr>
        <w:t xml:space="preserve"> the candidate to other jobs similar to the ones</w:t>
      </w:r>
      <w:r>
        <w:rPr>
          <w:lang w:val="en-CA"/>
        </w:rPr>
        <w:t xml:space="preserve"> </w:t>
      </w:r>
      <w:r w:rsidRPr="00622C3C">
        <w:rPr>
          <w:lang w:val="en-CA"/>
        </w:rPr>
        <w:t>he</w:t>
      </w:r>
      <w:r>
        <w:rPr>
          <w:lang w:val="en-CA"/>
        </w:rPr>
        <w:t xml:space="preserve"> or </w:t>
      </w:r>
      <w:r w:rsidRPr="00622C3C">
        <w:rPr>
          <w:lang w:val="en-CA"/>
        </w:rPr>
        <w:t>she applied for.</w:t>
      </w:r>
      <w:r>
        <w:rPr>
          <w:lang w:val="en-CA"/>
        </w:rPr>
        <w:t xml:space="preserve"> The third </w:t>
      </w:r>
      <w:r w:rsidR="005F5B98">
        <w:rPr>
          <w:lang w:val="en-CA"/>
        </w:rPr>
        <w:t>relation</w:t>
      </w:r>
      <w:r>
        <w:rPr>
          <w:lang w:val="en-CA"/>
        </w:rPr>
        <w:t xml:space="preserve"> that is described in the paper is ‘FAVOURITE’, through which </w:t>
      </w:r>
      <w:r w:rsidRPr="00622C3C">
        <w:rPr>
          <w:lang w:val="en-CA"/>
        </w:rPr>
        <w:t xml:space="preserve">a user </w:t>
      </w:r>
      <w:r w:rsidRPr="00622C3C">
        <w:rPr>
          <w:lang w:val="en-CA"/>
        </w:rPr>
        <w:lastRenderedPageBreak/>
        <w:t xml:space="preserve">can add an entity into </w:t>
      </w:r>
      <w:r>
        <w:rPr>
          <w:lang w:val="en-CA"/>
        </w:rPr>
        <w:t xml:space="preserve">her or his </w:t>
      </w:r>
      <w:r w:rsidRPr="00622C3C">
        <w:rPr>
          <w:lang w:val="en-CA"/>
        </w:rPr>
        <w:t>‘favorite list’. This</w:t>
      </w:r>
      <w:r>
        <w:rPr>
          <w:lang w:val="en-CA"/>
        </w:rPr>
        <w:t xml:space="preserve"> </w:t>
      </w:r>
      <w:r w:rsidRPr="00622C3C">
        <w:rPr>
          <w:lang w:val="en-CA"/>
        </w:rPr>
        <w:t>is also a strong a</w:t>
      </w:r>
      <w:r>
        <w:rPr>
          <w:lang w:val="en-CA"/>
        </w:rPr>
        <w:t xml:space="preserve">nd explicit </w:t>
      </w:r>
      <w:r w:rsidR="005F5B98">
        <w:rPr>
          <w:lang w:val="en-CA"/>
        </w:rPr>
        <w:t>indication</w:t>
      </w:r>
      <w:r>
        <w:rPr>
          <w:lang w:val="en-CA"/>
        </w:rPr>
        <w:t xml:space="preserve"> of interest. The fourth </w:t>
      </w:r>
      <w:r w:rsidR="005F5B98">
        <w:rPr>
          <w:lang w:val="en-CA"/>
        </w:rPr>
        <w:t>relation</w:t>
      </w:r>
      <w:r>
        <w:rPr>
          <w:lang w:val="en-CA"/>
        </w:rPr>
        <w:t xml:space="preserve">, the ‘LIKE’ </w:t>
      </w:r>
      <w:r w:rsidR="005F5B98">
        <w:rPr>
          <w:lang w:val="en-CA"/>
        </w:rPr>
        <w:t>relation</w:t>
      </w:r>
      <w:r>
        <w:rPr>
          <w:lang w:val="en-CA"/>
        </w:rPr>
        <w:t xml:space="preserve">, is similar to the previous one, but differs in this case in that users may not </w:t>
      </w:r>
      <w:r w:rsidRPr="00622C3C">
        <w:rPr>
          <w:lang w:val="en-CA"/>
        </w:rPr>
        <w:t xml:space="preserve">revisit the items they liked. </w:t>
      </w:r>
      <w:r>
        <w:rPr>
          <w:lang w:val="en-CA"/>
        </w:rPr>
        <w:t>In the paper, the ‘LIKE</w:t>
      </w:r>
      <w:r w:rsidRPr="00622C3C">
        <w:rPr>
          <w:lang w:val="en-CA"/>
        </w:rPr>
        <w:t>’</w:t>
      </w:r>
      <w:r>
        <w:rPr>
          <w:lang w:val="en-CA"/>
        </w:rPr>
        <w:t xml:space="preserve"> </w:t>
      </w:r>
      <w:r w:rsidR="005F5B98">
        <w:rPr>
          <w:lang w:val="en-CA"/>
        </w:rPr>
        <w:t>relation</w:t>
      </w:r>
      <w:r w:rsidRPr="00622C3C">
        <w:rPr>
          <w:lang w:val="en-CA"/>
        </w:rPr>
        <w:t xml:space="preserve"> is considered as an explicit feedback</w:t>
      </w:r>
      <w:r>
        <w:rPr>
          <w:lang w:val="en-CA"/>
        </w:rPr>
        <w:t>,</w:t>
      </w:r>
      <w:r w:rsidRPr="00622C3C">
        <w:rPr>
          <w:lang w:val="en-CA"/>
        </w:rPr>
        <w:t xml:space="preserve"> but </w:t>
      </w:r>
      <w:r>
        <w:rPr>
          <w:lang w:val="en-CA"/>
        </w:rPr>
        <w:t xml:space="preserve">is </w:t>
      </w:r>
      <w:r w:rsidRPr="00622C3C">
        <w:rPr>
          <w:lang w:val="en-CA"/>
        </w:rPr>
        <w:t>weaker than</w:t>
      </w:r>
      <w:r>
        <w:rPr>
          <w:lang w:val="en-CA"/>
        </w:rPr>
        <w:t xml:space="preserve"> </w:t>
      </w:r>
      <w:r w:rsidRPr="00622C3C">
        <w:rPr>
          <w:lang w:val="en-CA"/>
        </w:rPr>
        <w:t>‘</w:t>
      </w:r>
      <w:r>
        <w:rPr>
          <w:lang w:val="en-CA"/>
        </w:rPr>
        <w:t>APPLY</w:t>
      </w:r>
      <w:r w:rsidRPr="00622C3C">
        <w:rPr>
          <w:lang w:val="en-CA"/>
        </w:rPr>
        <w:t xml:space="preserve">’ </w:t>
      </w:r>
      <w:r>
        <w:rPr>
          <w:lang w:val="en-CA"/>
        </w:rPr>
        <w:t>or</w:t>
      </w:r>
      <w:r w:rsidRPr="00622C3C">
        <w:rPr>
          <w:lang w:val="en-CA"/>
        </w:rPr>
        <w:t xml:space="preserve"> ‘</w:t>
      </w:r>
      <w:r>
        <w:rPr>
          <w:lang w:val="en-CA"/>
        </w:rPr>
        <w:t>FAVOURITE</w:t>
      </w:r>
      <w:r w:rsidRPr="00622C3C">
        <w:rPr>
          <w:lang w:val="en-CA"/>
        </w:rPr>
        <w:t>’.</w:t>
      </w:r>
      <w:r>
        <w:rPr>
          <w:lang w:val="en-CA"/>
        </w:rPr>
        <w:t xml:space="preserve"> The final </w:t>
      </w:r>
      <w:r w:rsidR="005F5B98">
        <w:rPr>
          <w:lang w:val="en-CA"/>
        </w:rPr>
        <w:t>relation</w:t>
      </w:r>
      <w:r>
        <w:rPr>
          <w:lang w:val="en-CA"/>
        </w:rPr>
        <w:t xml:space="preserve"> that is discussed in the paper is ‘VISIT’, which is an</w:t>
      </w:r>
      <w:r w:rsidRPr="00622C3C">
        <w:rPr>
          <w:i/>
          <w:iCs/>
          <w:lang w:val="en-CA"/>
        </w:rPr>
        <w:t xml:space="preserve"> </w:t>
      </w:r>
      <w:r w:rsidRPr="00990F82">
        <w:rPr>
          <w:iCs/>
          <w:lang w:val="en-CA"/>
        </w:rPr>
        <w:t>imp</w:t>
      </w:r>
      <w:r w:rsidRPr="00990F82">
        <w:rPr>
          <w:lang w:val="en-CA"/>
        </w:rPr>
        <w:t>licit</w:t>
      </w:r>
      <w:r w:rsidRPr="00622C3C">
        <w:rPr>
          <w:lang w:val="en-CA"/>
        </w:rPr>
        <w:t xml:space="preserve"> feedback</w:t>
      </w:r>
      <w:r>
        <w:rPr>
          <w:lang w:val="en-CA"/>
        </w:rPr>
        <w:t xml:space="preserve"> </w:t>
      </w:r>
      <w:r w:rsidR="000E56F6">
        <w:rPr>
          <w:lang w:val="en-CA"/>
        </w:rPr>
        <w:t>of</w:t>
      </w:r>
      <w:r>
        <w:rPr>
          <w:lang w:val="en-CA"/>
        </w:rPr>
        <w:t xml:space="preserve"> the user’s interest.</w:t>
      </w:r>
    </w:p>
    <w:p w:rsidR="008E6268" w:rsidRDefault="008E6268" w:rsidP="008E6268">
      <w:pPr>
        <w:pStyle w:val="BodyTextFirstIndent"/>
        <w:keepNext/>
        <w:ind w:firstLine="0"/>
      </w:pPr>
      <w:r>
        <w:rPr>
          <w:noProof/>
          <w:lang w:val="en-CA" w:eastAsia="en-CA"/>
        </w:rPr>
        <w:drawing>
          <wp:inline distT="0" distB="0" distL="0" distR="0" wp14:anchorId="24BD1D3E" wp14:editId="061796D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8E6268" w:rsidRDefault="008E6268" w:rsidP="008E6268">
      <w:pPr>
        <w:pStyle w:val="Caption"/>
      </w:pPr>
      <w:bookmarkStart w:id="717" w:name="_Toc478091094"/>
      <w:bookmarkStart w:id="718" w:name="_Toc479340028"/>
      <w:r>
        <w:t xml:space="preserve">Figure </w:t>
      </w:r>
      <w:r>
        <w:fldChar w:fldCharType="begin"/>
      </w:r>
      <w:r>
        <w:instrText xml:space="preserve"> SEQ Figure \* ARABIC </w:instrText>
      </w:r>
      <w:r>
        <w:fldChar w:fldCharType="separate"/>
      </w:r>
      <w:r>
        <w:rPr>
          <w:noProof/>
        </w:rPr>
        <w:t>17</w:t>
      </w:r>
      <w:r>
        <w:fldChar w:fldCharType="end"/>
      </w:r>
      <w:r>
        <w:t xml:space="preserve"> Graph Framework described in [9]</w:t>
      </w:r>
      <w:bookmarkEnd w:id="717"/>
      <w:bookmarkEnd w:id="718"/>
    </w:p>
    <w:p w:rsidR="008E6268" w:rsidRPr="00D273D5" w:rsidRDefault="008E6268" w:rsidP="008E6268">
      <w:pPr>
        <w:spacing w:line="480" w:lineRule="auto"/>
        <w:rPr>
          <w:lang w:val="en-CA"/>
        </w:rPr>
      </w:pPr>
      <w:r w:rsidRPr="00D273D5">
        <w:rPr>
          <w:lang w:val="en-CA"/>
        </w:rPr>
        <w:t xml:space="preserve">A pipelined hybrid recommendation approach </w:t>
      </w:r>
      <w:r>
        <w:rPr>
          <w:lang w:val="en-CA"/>
        </w:rPr>
        <w:t>is described and implemented in [9], which provides</w:t>
      </w:r>
      <w:r w:rsidRPr="00D273D5">
        <w:rPr>
          <w:lang w:val="en-CA"/>
        </w:rPr>
        <w:t xml:space="preserve"> the result</w:t>
      </w:r>
      <w:r>
        <w:rPr>
          <w:lang w:val="en-CA"/>
        </w:rPr>
        <w:t>s</w:t>
      </w:r>
      <w:r w:rsidRPr="00D273D5">
        <w:rPr>
          <w:lang w:val="en-CA"/>
        </w:rPr>
        <w:t xml:space="preserve"> of content-based similarity </w:t>
      </w:r>
      <w:r>
        <w:rPr>
          <w:lang w:val="en-CA"/>
        </w:rPr>
        <w:t xml:space="preserve">as an input into </w:t>
      </w:r>
      <w:r w:rsidRPr="00D273D5">
        <w:rPr>
          <w:lang w:val="en-CA"/>
        </w:rPr>
        <w:t>a relation-based algorithm after</w:t>
      </w:r>
      <w:r w:rsidR="003036FE">
        <w:rPr>
          <w:lang w:val="en-CA"/>
        </w:rPr>
        <w:t xml:space="preserve"> normalization. Figure 17</w:t>
      </w:r>
      <w:r>
        <w:rPr>
          <w:lang w:val="en-CA"/>
        </w:rPr>
        <w:t xml:space="preserve"> </w:t>
      </w:r>
      <w:r w:rsidRPr="00D273D5">
        <w:rPr>
          <w:lang w:val="en-CA"/>
        </w:rPr>
        <w:t>sho</w:t>
      </w:r>
      <w:r>
        <w:rPr>
          <w:lang w:val="en-CA"/>
        </w:rPr>
        <w:t>ws a conceptual view of the recommendation graph framework described in the paper for generating personalized job recommendations.</w:t>
      </w:r>
    </w:p>
    <w:p w:rsidR="008E6268" w:rsidRDefault="008E6268" w:rsidP="008E6268">
      <w:pPr>
        <w:spacing w:line="480" w:lineRule="auto"/>
        <w:rPr>
          <w:lang w:val="en-CA"/>
        </w:rPr>
      </w:pPr>
      <w:r>
        <w:t>In contrast</w:t>
      </w:r>
      <w:r w:rsidR="00102B2B">
        <w:t>, in</w:t>
      </w:r>
      <w:r>
        <w:t xml:space="preserve"> [10], Yao, Helou and Gillet describe</w:t>
      </w:r>
      <w:r w:rsidRPr="00977C54">
        <w:rPr>
          <w:lang w:val="en-CA"/>
        </w:rPr>
        <w:t xml:space="preserve"> a resume matching system</w:t>
      </w:r>
      <w:r>
        <w:rPr>
          <w:lang w:val="en-CA"/>
        </w:rPr>
        <w:t xml:space="preserve"> </w:t>
      </w:r>
      <w:r w:rsidRPr="00977C54">
        <w:rPr>
          <w:lang w:val="en-CA"/>
        </w:rPr>
        <w:t>which intelligently extracts the qualifications and experience of a job seeker directly from his</w:t>
      </w:r>
      <w:r>
        <w:rPr>
          <w:lang w:val="en-CA"/>
        </w:rPr>
        <w:t xml:space="preserve"> or her</w:t>
      </w:r>
      <w:r w:rsidRPr="00977C54">
        <w:rPr>
          <w:lang w:val="en-CA"/>
        </w:rPr>
        <w:t xml:space="preserve"> résum</w:t>
      </w:r>
      <w:r>
        <w:rPr>
          <w:lang w:val="en-CA"/>
        </w:rPr>
        <w:t>e</w:t>
      </w:r>
      <w:r w:rsidRPr="00977C54">
        <w:rPr>
          <w:lang w:val="en-CA"/>
        </w:rPr>
        <w:t>, a</w:t>
      </w:r>
      <w:r>
        <w:rPr>
          <w:lang w:val="en-CA"/>
        </w:rPr>
        <w:t xml:space="preserve">s well as </w:t>
      </w:r>
      <w:r w:rsidRPr="00977C54">
        <w:rPr>
          <w:lang w:val="en-CA"/>
        </w:rPr>
        <w:t xml:space="preserve">relevant information about the qualifications and experience requirements of </w:t>
      </w:r>
      <w:r>
        <w:rPr>
          <w:lang w:val="en-CA"/>
        </w:rPr>
        <w:t xml:space="preserve">the </w:t>
      </w:r>
      <w:r w:rsidRPr="00977C54">
        <w:rPr>
          <w:lang w:val="en-CA"/>
        </w:rPr>
        <w:t>job postings. Using a novel statistical similarity index</w:t>
      </w:r>
      <w:r>
        <w:rPr>
          <w:lang w:val="en-CA"/>
        </w:rPr>
        <w:t>, the resume matching system</w:t>
      </w:r>
      <w:r w:rsidRPr="00977C54">
        <w:rPr>
          <w:lang w:val="en-CA"/>
        </w:rPr>
        <w:t xml:space="preserve"> returns results that are more relevant to the job seekers</w:t>
      </w:r>
      <w:r>
        <w:rPr>
          <w:lang w:val="en-CA"/>
        </w:rPr>
        <w:t>’</w:t>
      </w:r>
      <w:r w:rsidRPr="00977C54">
        <w:rPr>
          <w:lang w:val="en-CA"/>
        </w:rPr>
        <w:t xml:space="preserve"> experience, </w:t>
      </w:r>
      <w:r>
        <w:rPr>
          <w:lang w:val="en-CA"/>
        </w:rPr>
        <w:t xml:space="preserve">and </w:t>
      </w:r>
      <w:r w:rsidRPr="00977C54">
        <w:rPr>
          <w:lang w:val="en-CA"/>
        </w:rPr>
        <w:t>academic and technical qualifications, with minimal active user input.</w:t>
      </w:r>
    </w:p>
    <w:p w:rsidR="008E6268" w:rsidRDefault="008E6268" w:rsidP="008E6268">
      <w:pPr>
        <w:spacing w:line="480" w:lineRule="auto"/>
      </w:pPr>
      <w:r>
        <w:rPr>
          <w:noProof/>
          <w:lang w:val="en-CA" w:eastAsia="en-CA"/>
        </w:rPr>
        <w:lastRenderedPageBreak/>
        <w:drawing>
          <wp:inline distT="0" distB="0" distL="0" distR="0" wp14:anchorId="52016162" wp14:editId="1A01D2CE">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8E6268" w:rsidRDefault="008E6268" w:rsidP="008E6268">
      <w:pPr>
        <w:pStyle w:val="Caption"/>
      </w:pPr>
      <w:bookmarkStart w:id="719" w:name="_Toc478091095"/>
      <w:bookmarkStart w:id="720" w:name="_Toc479340029"/>
      <w:r>
        <w:t xml:space="preserve">Figure </w:t>
      </w:r>
      <w:r>
        <w:fldChar w:fldCharType="begin"/>
      </w:r>
      <w:r>
        <w:instrText xml:space="preserve"> SEQ Figure \* ARABIC </w:instrText>
      </w:r>
      <w:r>
        <w:fldChar w:fldCharType="separate"/>
      </w:r>
      <w:r>
        <w:rPr>
          <w:noProof/>
        </w:rPr>
        <w:t>18</w:t>
      </w:r>
      <w:r>
        <w:fldChar w:fldCharType="end"/>
      </w:r>
      <w:r>
        <w:t xml:space="preserve"> </w:t>
      </w:r>
      <w:r w:rsidRPr="001D7FF8">
        <w:t xml:space="preserve">Resume </w:t>
      </w:r>
      <w:r>
        <w:t>M</w:t>
      </w:r>
      <w:r w:rsidRPr="001D7FF8">
        <w:t>atch</w:t>
      </w:r>
      <w:r>
        <w:t>ing</w:t>
      </w:r>
      <w:r w:rsidRPr="001D7FF8">
        <w:t xml:space="preserve"> System described in [10]</w:t>
      </w:r>
      <w:bookmarkEnd w:id="719"/>
      <w:bookmarkEnd w:id="720"/>
    </w:p>
    <w:p w:rsidR="00E83AA9" w:rsidRPr="00E83AA9" w:rsidRDefault="00E83AA9" w:rsidP="00E83AA9"/>
    <w:p w:rsidR="008E6268" w:rsidRDefault="008E6268" w:rsidP="008E6268">
      <w:pPr>
        <w:keepNext/>
        <w:spacing w:line="240" w:lineRule="auto"/>
      </w:pPr>
      <w:r>
        <w:rPr>
          <w:noProof/>
          <w:lang w:val="en-CA" w:eastAsia="en-CA"/>
        </w:rPr>
        <w:drawing>
          <wp:inline distT="0" distB="0" distL="0" distR="0" wp14:anchorId="5300F962" wp14:editId="676C088E">
            <wp:extent cx="6517876" cy="393733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a:off x="0" y="0"/>
                      <a:ext cx="6624134" cy="4001520"/>
                    </a:xfrm>
                    <a:prstGeom prst="rect">
                      <a:avLst/>
                    </a:prstGeom>
                  </pic:spPr>
                </pic:pic>
              </a:graphicData>
            </a:graphic>
          </wp:inline>
        </w:drawing>
      </w:r>
    </w:p>
    <w:p w:rsidR="008E6268" w:rsidRDefault="008E6268" w:rsidP="008E6268">
      <w:pPr>
        <w:pStyle w:val="Caption"/>
      </w:pPr>
      <w:bookmarkStart w:id="721" w:name="_Toc478091096"/>
      <w:bookmarkStart w:id="722" w:name="_Toc479340030"/>
      <w:r>
        <w:t xml:space="preserve">Figure </w:t>
      </w:r>
      <w:r>
        <w:fldChar w:fldCharType="begin"/>
      </w:r>
      <w:r>
        <w:instrText xml:space="preserve"> SEQ Figure \* ARABIC </w:instrText>
      </w:r>
      <w:r>
        <w:fldChar w:fldCharType="separate"/>
      </w:r>
      <w:r>
        <w:rPr>
          <w:noProof/>
        </w:rPr>
        <w:t>19</w:t>
      </w:r>
      <w:r>
        <w:fldChar w:fldCharType="end"/>
      </w:r>
      <w:r>
        <w:t xml:space="preserve"> </w:t>
      </w:r>
      <w:r w:rsidRPr="005C1A3E">
        <w:t>Information Processing Pipeline described in [10]</w:t>
      </w:r>
      <w:bookmarkEnd w:id="721"/>
      <w:bookmarkEnd w:id="722"/>
    </w:p>
    <w:p w:rsidR="008E6268" w:rsidRPr="008E6268" w:rsidRDefault="008E6268" w:rsidP="008E6268"/>
    <w:p w:rsidR="008E6268" w:rsidRDefault="008E6268" w:rsidP="008E6268">
      <w:pPr>
        <w:pStyle w:val="Heading2"/>
      </w:pPr>
      <w:bookmarkStart w:id="723" w:name="_Toc478091053"/>
      <w:bookmarkStart w:id="724" w:name="_Toc479339985"/>
      <w:r>
        <w:t>Approach</w:t>
      </w:r>
      <w:bookmarkEnd w:id="723"/>
      <w:bookmarkEnd w:id="724"/>
    </w:p>
    <w:p w:rsidR="008E6268" w:rsidRDefault="008E6268" w:rsidP="008E6268">
      <w:pPr>
        <w:pStyle w:val="BodyTextFirstIndent"/>
        <w:spacing w:line="480" w:lineRule="auto"/>
      </w:pPr>
      <w:r>
        <w:t xml:space="preserve">In this section, the RPRS modeling approach provided in the previous section is applied to the domain of job recommender systems. As a result, job recommender systems that support both </w:t>
      </w:r>
      <w:r>
        <w:lastRenderedPageBreak/>
        <w:t>privacy-preserving and risk-aware mechanisms are modeled using the RPRS approach.  The construction of the design models are based on both the conceptual and processing-related information described in papers [9] and [10].</w:t>
      </w:r>
    </w:p>
    <w:p w:rsidR="00FA385A" w:rsidRDefault="008E6268" w:rsidP="00135F68">
      <w:pPr>
        <w:spacing w:line="480" w:lineRule="auto"/>
      </w:pPr>
      <w:r>
        <w:t xml:space="preserve"> The first step towards producing the design models is to determine the conceptual and processing features of the described job recommender systems, and then laying out these features in terms of the discussed approach. This involves focusing on the multi-agent aspects of the </w:t>
      </w:r>
      <w:r w:rsidR="000166EE">
        <w:t>system, breaking</w:t>
      </w:r>
      <w:r>
        <w:t xml:space="preserve"> the system </w:t>
      </w:r>
      <w:r w:rsidR="000166EE">
        <w:t>down into</w:t>
      </w:r>
      <w:r>
        <w:t xml:space="preserve"> the three RPRS subsystems, providing the goal, activity and sequence diagrams related to each subsystem, and, finally, combining the individual subsystem models to obtain the entire job-oriented RPRS system models. </w:t>
      </w:r>
    </w:p>
    <w:p w:rsidR="00FA385A" w:rsidRDefault="00FA385A" w:rsidP="00FA385A">
      <w:pPr>
        <w:pStyle w:val="Heading2"/>
      </w:pPr>
      <w:bookmarkStart w:id="725" w:name="_Toc478091054"/>
      <w:bookmarkStart w:id="726" w:name="_Toc479339986"/>
      <w:r>
        <w:t>Goal Models of the Subsystems</w:t>
      </w:r>
      <w:bookmarkEnd w:id="725"/>
      <w:bookmarkEnd w:id="726"/>
    </w:p>
    <w:p w:rsidR="00FA385A" w:rsidRPr="0024112B" w:rsidRDefault="00FA385A" w:rsidP="00FA385A">
      <w:pPr>
        <w:pStyle w:val="BodyText"/>
        <w:spacing w:line="480" w:lineRule="auto"/>
        <w:rPr>
          <w:lang w:val="en-CA"/>
        </w:rPr>
      </w:pPr>
      <w:r>
        <w:rPr>
          <w:lang w:val="en-CA"/>
        </w:rPr>
        <w:t>This subsystem</w:t>
      </w:r>
      <w:r w:rsidR="00057A53">
        <w:rPr>
          <w:lang w:val="en-CA"/>
        </w:rPr>
        <w:t xml:space="preserve"> (Figure 20)</w:t>
      </w:r>
      <w:r>
        <w:rPr>
          <w:lang w:val="en-CA"/>
        </w:rPr>
        <w:t xml:space="preserve"> has two responsibilities. The first responsibility is to encrypt the data obtained from the employers and the candidates and store this data in a </w:t>
      </w:r>
      <w:r w:rsidR="00211D80">
        <w:rPr>
          <w:lang w:val="en-CA"/>
        </w:rPr>
        <w:t>database, making</w:t>
      </w:r>
      <w:r>
        <w:rPr>
          <w:lang w:val="en-CA"/>
        </w:rPr>
        <w:t xml:space="preserve"> it available for use by fetching it from the system and decrypting it. The second responsibility is not only to maintain the the pipelines of candidate’s data and the employer’s data within the system but also to help in anonymizing the data by piping it through the differential privacy servers. These responsibilities gives rise to two goal of the system, i.e. to maintain the authenticity of the data and to channel the data through the system while protecting it as well. These tasks are performed by the Data Management Agent and the Aggregator Agent. The end goal of this subsystem is to manage and maintain the subsystem data pipelines. There are multiple supporting software systems used within this subsystem. Some examples of such systems are messaging brokers such as Apache KAFKA </w:t>
      </w:r>
      <w:r w:rsidR="00211D80">
        <w:rPr>
          <w:lang w:val="en-CA"/>
        </w:rPr>
        <w:t>and RabbitMQ</w:t>
      </w:r>
      <w:r>
        <w:rPr>
          <w:lang w:val="en-CA"/>
        </w:rPr>
        <w:t xml:space="preserve">, which work within a distributed system framework (e.g. the Hadoop Distributed File </w:t>
      </w:r>
      <w:r w:rsidR="00211D80">
        <w:rPr>
          <w:lang w:val="en-CA"/>
        </w:rPr>
        <w:t>System</w:t>
      </w:r>
      <w:r>
        <w:rPr>
          <w:lang w:val="en-CA"/>
        </w:rPr>
        <w:t>).</w:t>
      </w:r>
    </w:p>
    <w:p w:rsidR="00FA385A" w:rsidRDefault="00FA385A" w:rsidP="00FA385A">
      <w:pPr>
        <w:pStyle w:val="Heading3"/>
      </w:pPr>
      <w:bookmarkStart w:id="727" w:name="_Toc478091055"/>
      <w:bookmarkStart w:id="728" w:name="_Toc479339987"/>
      <w:r>
        <w:lastRenderedPageBreak/>
        <w:t>Goal Model: Data Subsystem</w:t>
      </w:r>
      <w:bookmarkEnd w:id="727"/>
      <w:bookmarkEnd w:id="728"/>
    </w:p>
    <w:p w:rsidR="00FA385A" w:rsidRDefault="00FA385A" w:rsidP="00FA385A">
      <w:pPr>
        <w:pStyle w:val="BodyTextFirstIndent"/>
        <w:keepNext/>
      </w:pPr>
      <w:r>
        <w:rPr>
          <w:noProof/>
          <w:lang w:val="en-CA" w:eastAsia="en-CA"/>
        </w:rPr>
        <w:drawing>
          <wp:inline distT="0" distB="0" distL="0" distR="0" wp14:anchorId="278198FC" wp14:editId="31D6CA73">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FA385A" w:rsidRPr="00875D29" w:rsidRDefault="00FA385A" w:rsidP="00FA385A">
      <w:pPr>
        <w:pStyle w:val="Caption"/>
      </w:pPr>
      <w:bookmarkStart w:id="729" w:name="_Toc478091097"/>
      <w:bookmarkStart w:id="730" w:name="_Toc479340031"/>
      <w:r>
        <w:t xml:space="preserve">Figure </w:t>
      </w:r>
      <w:r>
        <w:fldChar w:fldCharType="begin"/>
      </w:r>
      <w:r>
        <w:instrText xml:space="preserve"> SEQ Figure \* ARABIC </w:instrText>
      </w:r>
      <w:r>
        <w:fldChar w:fldCharType="separate"/>
      </w:r>
      <w:r>
        <w:rPr>
          <w:noProof/>
        </w:rPr>
        <w:t>20</w:t>
      </w:r>
      <w:r>
        <w:fldChar w:fldCharType="end"/>
      </w:r>
      <w:r>
        <w:t xml:space="preserve"> Goal Model: Data Subsystem</w:t>
      </w:r>
      <w:bookmarkEnd w:id="729"/>
      <w:bookmarkEnd w:id="730"/>
    </w:p>
    <w:p w:rsidR="00FA385A" w:rsidRDefault="00FA385A" w:rsidP="00FA385A">
      <w:pPr>
        <w:pStyle w:val="Heading3"/>
      </w:pPr>
      <w:bookmarkStart w:id="731" w:name="_Toc478091056"/>
      <w:bookmarkStart w:id="732" w:name="_Toc479339988"/>
      <w:r>
        <w:t>Goal Model: Privacy Subsystem</w:t>
      </w:r>
      <w:bookmarkEnd w:id="731"/>
      <w:bookmarkEnd w:id="732"/>
    </w:p>
    <w:p w:rsidR="00FA385A" w:rsidRDefault="00FA385A" w:rsidP="00FA385A">
      <w:pPr>
        <w:spacing w:line="480" w:lineRule="auto"/>
      </w:pPr>
      <w:r>
        <w:t>The privacy subsystem</w:t>
      </w:r>
      <w:r w:rsidR="00F733F3">
        <w:t xml:space="preserve"> (</w:t>
      </w:r>
      <w:r w:rsidR="00057A53">
        <w:t>Figure 21</w:t>
      </w:r>
      <w:r w:rsidR="00F733F3">
        <w:t>)</w:t>
      </w:r>
      <w:r w:rsidR="00F953F3">
        <w:t xml:space="preserve"> consist of</w:t>
      </w:r>
      <w:r>
        <w:t xml:space="preserve"> a User Privacy Agent. The goals of the User Privacy Agent involve contextual and historic data filtering and </w:t>
      </w:r>
      <w:r w:rsidR="00DA28EC">
        <w:t>selection</w:t>
      </w:r>
      <w:r>
        <w:t xml:space="preserve">, which are carried out by fulfilling some responsibilities.  The first responsibility is to maintain the privacy settings of the employers and the candidate’s data in the system. This </w:t>
      </w:r>
      <w:r w:rsidR="00DA28EC">
        <w:t>is followed</w:t>
      </w:r>
      <w:r>
        <w:t xml:space="preserve"> by the responsibility of filtering out contextual data based on the privacy settings. The third responsibility </w:t>
      </w:r>
      <w:r w:rsidR="00DA28EC">
        <w:t>is to</w:t>
      </w:r>
      <w:r>
        <w:t xml:space="preserve"> maintain the historic data setting for both types of the users and then, as a fourth responsibility, to filter out the historic data based on these settings. These goals and responsibilities help in achieving the goal of the privacy subsystem, i.e. to provide user contextual and historic data filtering to the RPRS.</w:t>
      </w:r>
    </w:p>
    <w:p w:rsidR="00FA385A" w:rsidRDefault="00FA385A" w:rsidP="00FA385A">
      <w:pPr>
        <w:pStyle w:val="BodyTextFirstIndent"/>
        <w:keepNext/>
      </w:pPr>
      <w:r>
        <w:rPr>
          <w:noProof/>
          <w:lang w:val="en-CA" w:eastAsia="en-CA"/>
        </w:rPr>
        <w:lastRenderedPageBreak/>
        <w:drawing>
          <wp:inline distT="0" distB="0" distL="0" distR="0" wp14:anchorId="18215B85" wp14:editId="52C0CA91">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FA385A" w:rsidRPr="007D7887" w:rsidRDefault="00FA385A" w:rsidP="00FA385A">
      <w:pPr>
        <w:pStyle w:val="Caption"/>
      </w:pPr>
      <w:bookmarkStart w:id="733" w:name="_Toc478091098"/>
      <w:bookmarkStart w:id="734" w:name="_Toc479340032"/>
      <w:r>
        <w:t xml:space="preserve">Figure </w:t>
      </w:r>
      <w:r>
        <w:fldChar w:fldCharType="begin"/>
      </w:r>
      <w:r>
        <w:instrText xml:space="preserve"> SEQ Figure \* ARABIC </w:instrText>
      </w:r>
      <w:r>
        <w:fldChar w:fldCharType="separate"/>
      </w:r>
      <w:r>
        <w:rPr>
          <w:noProof/>
        </w:rPr>
        <w:t>21</w:t>
      </w:r>
      <w:r>
        <w:fldChar w:fldCharType="end"/>
      </w:r>
      <w:r>
        <w:t xml:space="preserve"> Goal Model: Privacy Subsystem</w:t>
      </w:r>
      <w:bookmarkEnd w:id="733"/>
      <w:bookmarkEnd w:id="734"/>
    </w:p>
    <w:p w:rsidR="00FA385A" w:rsidRDefault="00FA385A" w:rsidP="00FA385A">
      <w:pPr>
        <w:pStyle w:val="Heading3"/>
      </w:pPr>
      <w:bookmarkStart w:id="735" w:name="_Toc478091057"/>
      <w:bookmarkStart w:id="736" w:name="_Toc479339989"/>
      <w:r>
        <w:t>Goal Model: Risk Subsystem</w:t>
      </w:r>
      <w:bookmarkEnd w:id="735"/>
      <w:bookmarkEnd w:id="736"/>
    </w:p>
    <w:p w:rsidR="00FA385A" w:rsidRPr="00DA4540" w:rsidRDefault="00FA385A" w:rsidP="00FA385A">
      <w:pPr>
        <w:pStyle w:val="BodyText"/>
        <w:spacing w:line="480" w:lineRule="auto"/>
      </w:pPr>
      <w:r>
        <w:rPr>
          <w:lang w:val="en-CA"/>
        </w:rPr>
        <w:t>The risk subsystem</w:t>
      </w:r>
      <w:r w:rsidR="009D6E22">
        <w:rPr>
          <w:lang w:val="en-CA"/>
        </w:rPr>
        <w:t xml:space="preserve"> (Figu</w:t>
      </w:r>
      <w:r w:rsidR="00057A53">
        <w:rPr>
          <w:lang w:val="en-CA"/>
        </w:rPr>
        <w:t>re 22</w:t>
      </w:r>
      <w:r w:rsidR="009D6E22">
        <w:rPr>
          <w:lang w:val="en-CA"/>
        </w:rPr>
        <w:t>)</w:t>
      </w:r>
      <w:r>
        <w:rPr>
          <w:lang w:val="en-CA"/>
        </w:rPr>
        <w:t xml:space="preserve"> has two agents, the User Risk Agent and the Context Analyzer Agent. The goal of the User Risk Agent is to calculate the risk factor for contextual data. The goal of the Context Analyzer is to carry out the semantic analysis of the user data. These goals help in fulfilling the responsibilities associated with these agents. These responsibilities are calculating the risk using a candidate’s profile information and an employer’s job description, extracting relevant information from the candidate’s profile and the job description, and then using an </w:t>
      </w:r>
      <w:r w:rsidR="00DA28EC">
        <w:rPr>
          <w:lang w:val="en-CA"/>
        </w:rPr>
        <w:t>analysis</w:t>
      </w:r>
      <w:r>
        <w:rPr>
          <w:lang w:val="en-CA"/>
        </w:rPr>
        <w:t xml:space="preserve"> /matching algorithm to deal with the current scenario. The overall objective of the subsystem is to provide risk evaluation to the RPRS.</w:t>
      </w:r>
    </w:p>
    <w:p w:rsidR="00FA385A" w:rsidRPr="00DA4540" w:rsidRDefault="00FA385A" w:rsidP="00FA385A">
      <w:pPr>
        <w:spacing w:line="480" w:lineRule="auto"/>
      </w:pPr>
    </w:p>
    <w:p w:rsidR="00FA385A" w:rsidRDefault="00FA385A" w:rsidP="00FA385A">
      <w:pPr>
        <w:pStyle w:val="BodyTextFirstIndent"/>
        <w:keepNext/>
      </w:pPr>
      <w:r>
        <w:rPr>
          <w:noProof/>
          <w:lang w:val="en-CA" w:eastAsia="en-CA"/>
        </w:rPr>
        <w:drawing>
          <wp:inline distT="0" distB="0" distL="0" distR="0" wp14:anchorId="492800EE" wp14:editId="1EB885A7">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FA385A" w:rsidRPr="007D7887" w:rsidRDefault="00FA385A" w:rsidP="00FA385A">
      <w:pPr>
        <w:pStyle w:val="Caption"/>
      </w:pPr>
      <w:bookmarkStart w:id="737" w:name="_Toc478091099"/>
      <w:bookmarkStart w:id="738" w:name="_Toc479340033"/>
      <w:r>
        <w:t xml:space="preserve">Figure </w:t>
      </w:r>
      <w:r>
        <w:fldChar w:fldCharType="begin"/>
      </w:r>
      <w:r>
        <w:instrText xml:space="preserve"> SEQ Figure \* ARABIC </w:instrText>
      </w:r>
      <w:r>
        <w:fldChar w:fldCharType="separate"/>
      </w:r>
      <w:r>
        <w:rPr>
          <w:noProof/>
        </w:rPr>
        <w:t>22</w:t>
      </w:r>
      <w:r>
        <w:fldChar w:fldCharType="end"/>
      </w:r>
      <w:r>
        <w:t xml:space="preserve"> Goal Model: Risk Subsystem</w:t>
      </w:r>
      <w:bookmarkEnd w:id="737"/>
      <w:bookmarkEnd w:id="738"/>
    </w:p>
    <w:p w:rsidR="00FA385A" w:rsidRDefault="00FA385A" w:rsidP="00FA385A">
      <w:pPr>
        <w:pStyle w:val="Heading3"/>
      </w:pPr>
      <w:bookmarkStart w:id="739" w:name="_Toc478091058"/>
      <w:bookmarkStart w:id="740" w:name="_Toc479339990"/>
      <w:r>
        <w:t>Combined Goal Model of the System</w:t>
      </w:r>
      <w:bookmarkEnd w:id="739"/>
      <w:bookmarkEnd w:id="740"/>
    </w:p>
    <w:p w:rsidR="00FA385A" w:rsidRPr="007A51E3" w:rsidRDefault="00FA385A" w:rsidP="00FA385A">
      <w:pPr>
        <w:pStyle w:val="BodyText"/>
        <w:spacing w:line="480" w:lineRule="auto"/>
      </w:pPr>
      <w:r>
        <w:t>The combined goal model of the job-oriented RPRS</w:t>
      </w:r>
      <w:r w:rsidR="0050338E">
        <w:t xml:space="preserve"> (Figure 23)</w:t>
      </w:r>
      <w:r>
        <w:t xml:space="preserve"> consists of the composition of the individual subsystems and the combination of the goals of the agents working within each subsystem to achieve the goal of the entire system. The combined goals of the risk subsystem, the data subsystem and the privacy subsystem in the recommender system accomplishes the goal of the entire system by generating recommendations.</w:t>
      </w:r>
    </w:p>
    <w:p w:rsidR="00FA385A" w:rsidRDefault="00FA385A" w:rsidP="00FA385A">
      <w:pPr>
        <w:pStyle w:val="BodyText"/>
      </w:pPr>
    </w:p>
    <w:p w:rsidR="00FA385A" w:rsidRDefault="00FA385A" w:rsidP="00FA385A">
      <w:pPr>
        <w:pStyle w:val="BodyTextFirstIndent"/>
        <w:keepNext/>
      </w:pPr>
      <w:r>
        <w:rPr>
          <w:noProof/>
          <w:lang w:val="en-CA" w:eastAsia="en-CA"/>
        </w:rPr>
        <w:lastRenderedPageBreak/>
        <w:drawing>
          <wp:inline distT="0" distB="0" distL="0" distR="0" wp14:anchorId="27EC0D52" wp14:editId="25C7B85D">
            <wp:extent cx="7312151" cy="4186388"/>
            <wp:effectExtent l="953" t="0" r="4127" b="412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388"/>
                    </a:xfrm>
                    <a:prstGeom prst="rect">
                      <a:avLst/>
                    </a:prstGeom>
                  </pic:spPr>
                </pic:pic>
              </a:graphicData>
            </a:graphic>
          </wp:inline>
        </w:drawing>
      </w:r>
    </w:p>
    <w:p w:rsidR="00FA385A" w:rsidRPr="007D7887" w:rsidRDefault="00FA385A" w:rsidP="00FA385A">
      <w:pPr>
        <w:pStyle w:val="Caption"/>
      </w:pPr>
      <w:bookmarkStart w:id="741" w:name="_Toc478091100"/>
      <w:bookmarkStart w:id="742" w:name="_Toc479340034"/>
      <w:r>
        <w:t xml:space="preserve">Figure </w:t>
      </w:r>
      <w:r>
        <w:fldChar w:fldCharType="begin"/>
      </w:r>
      <w:r>
        <w:instrText xml:space="preserve"> SEQ Figure \* ARABIC </w:instrText>
      </w:r>
      <w:r>
        <w:fldChar w:fldCharType="separate"/>
      </w:r>
      <w:r>
        <w:rPr>
          <w:noProof/>
        </w:rPr>
        <w:t>23</w:t>
      </w:r>
      <w:r>
        <w:fldChar w:fldCharType="end"/>
      </w:r>
      <w:r>
        <w:t xml:space="preserve"> Combined Goal Model of the Job Recommender System</w:t>
      </w:r>
      <w:bookmarkEnd w:id="741"/>
      <w:bookmarkEnd w:id="742"/>
    </w:p>
    <w:p w:rsidR="00FA385A" w:rsidRPr="00AE25A4" w:rsidRDefault="00FA385A" w:rsidP="00FA385A">
      <w:pPr>
        <w:pStyle w:val="Heading2"/>
      </w:pPr>
      <w:bookmarkStart w:id="743" w:name="_Toc478091059"/>
      <w:bookmarkStart w:id="744" w:name="_Toc479339991"/>
      <w:r>
        <w:lastRenderedPageBreak/>
        <w:t>Activity Models of the Subsystems</w:t>
      </w:r>
      <w:bookmarkEnd w:id="743"/>
      <w:bookmarkEnd w:id="744"/>
    </w:p>
    <w:p w:rsidR="00FA385A" w:rsidRDefault="00FA385A" w:rsidP="00FA385A">
      <w:pPr>
        <w:pStyle w:val="Heading3"/>
        <w:rPr>
          <w:lang w:val="en-CA"/>
        </w:rPr>
      </w:pPr>
      <w:bookmarkStart w:id="745" w:name="_Toc478091060"/>
      <w:bookmarkStart w:id="746" w:name="_Toc479339992"/>
      <w:r>
        <w:rPr>
          <w:lang w:val="en-CA"/>
        </w:rPr>
        <w:t>Activity Model: Data Subsystem</w:t>
      </w:r>
      <w:bookmarkEnd w:id="745"/>
      <w:bookmarkEnd w:id="746"/>
    </w:p>
    <w:p w:rsidR="00FA385A" w:rsidRPr="00F134E4" w:rsidRDefault="00FA385A" w:rsidP="00FA385A">
      <w:pPr>
        <w:pStyle w:val="BodyText"/>
        <w:rPr>
          <w:lang w:val="en-CA"/>
        </w:rPr>
      </w:pPr>
    </w:p>
    <w:p w:rsidR="00FA385A" w:rsidRDefault="00FA385A" w:rsidP="00FA385A">
      <w:pPr>
        <w:keepNext/>
      </w:pPr>
      <w:r>
        <w:rPr>
          <w:noProof/>
          <w:lang w:val="en-CA" w:eastAsia="en-CA"/>
        </w:rPr>
        <w:drawing>
          <wp:inline distT="0" distB="0" distL="0" distR="0" wp14:anchorId="79F89CC0" wp14:editId="51A27134">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A385A" w:rsidRDefault="00FA385A" w:rsidP="00FA385A">
      <w:pPr>
        <w:pStyle w:val="Caption"/>
      </w:pPr>
      <w:bookmarkStart w:id="747" w:name="_Toc478091101"/>
      <w:bookmarkStart w:id="748" w:name="_Toc479340035"/>
      <w:r>
        <w:t xml:space="preserve">Figure </w:t>
      </w:r>
      <w:r>
        <w:fldChar w:fldCharType="begin"/>
      </w:r>
      <w:r>
        <w:instrText xml:space="preserve"> SEQ Figure \* ARABIC </w:instrText>
      </w:r>
      <w:r>
        <w:fldChar w:fldCharType="separate"/>
      </w:r>
      <w:r>
        <w:rPr>
          <w:noProof/>
        </w:rPr>
        <w:t>24</w:t>
      </w:r>
      <w:r>
        <w:fldChar w:fldCharType="end"/>
      </w:r>
      <w:r>
        <w:t xml:space="preserve"> Data Agent</w:t>
      </w:r>
      <w:bookmarkEnd w:id="747"/>
      <w:r>
        <w:t>s for Job Recommendations</w:t>
      </w:r>
      <w:bookmarkEnd w:id="748"/>
    </w:p>
    <w:p w:rsidR="00FA385A" w:rsidRDefault="00FA385A" w:rsidP="00FA385A">
      <w:pPr>
        <w:spacing w:line="480" w:lineRule="auto"/>
        <w:rPr>
          <w:lang w:val="en-CA"/>
        </w:rPr>
      </w:pPr>
      <w:r>
        <w:rPr>
          <w:lang w:val="en-CA"/>
        </w:rPr>
        <w:t>The data subsystem manages the data flow within the RPRS</w:t>
      </w:r>
      <w:r w:rsidR="00524A79">
        <w:rPr>
          <w:lang w:val="en-CA"/>
        </w:rPr>
        <w:t xml:space="preserve"> (Figure 24)</w:t>
      </w:r>
      <w:r>
        <w:rPr>
          <w:lang w:val="en-CA"/>
        </w:rPr>
        <w:t>. It manages the data from the candidate and the employer as well as the subsequent distribution of this data between different channels. It also filters the noise of the data before encryption/decryption. This is one of the most important subsystems and probably serves as the backbone of the entire system.</w:t>
      </w:r>
    </w:p>
    <w:p w:rsidR="00FA385A" w:rsidRPr="00F134E4" w:rsidRDefault="00FA385A" w:rsidP="00FA385A">
      <w:pPr>
        <w:pStyle w:val="BodyText"/>
        <w:rPr>
          <w:lang w:val="en-CA"/>
        </w:rPr>
      </w:pPr>
    </w:p>
    <w:p w:rsidR="00FA385A" w:rsidRDefault="00FA385A" w:rsidP="00FA385A">
      <w:pPr>
        <w:pStyle w:val="Heading3"/>
        <w:rPr>
          <w:lang w:val="en-CA"/>
        </w:rPr>
      </w:pPr>
      <w:bookmarkStart w:id="749" w:name="_Toc478091061"/>
      <w:bookmarkStart w:id="750" w:name="_Toc479339993"/>
      <w:r>
        <w:rPr>
          <w:lang w:val="en-CA"/>
        </w:rPr>
        <w:lastRenderedPageBreak/>
        <w:t>Activity Model: Risk Subsystem</w:t>
      </w:r>
      <w:bookmarkEnd w:id="749"/>
      <w:bookmarkEnd w:id="750"/>
    </w:p>
    <w:p w:rsidR="00FA385A" w:rsidRDefault="00FA385A" w:rsidP="00FA385A">
      <w:pPr>
        <w:pStyle w:val="BodyTextFirstIndent"/>
        <w:keepNext/>
      </w:pPr>
      <w:r>
        <w:rPr>
          <w:noProof/>
          <w:lang w:val="en-CA" w:eastAsia="en-CA"/>
        </w:rPr>
        <w:drawing>
          <wp:inline distT="0" distB="0" distL="0" distR="0" wp14:anchorId="5FDDB0AE" wp14:editId="56CFE66A">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FA385A" w:rsidRDefault="00FA385A" w:rsidP="00FA385A">
      <w:pPr>
        <w:pStyle w:val="Caption"/>
      </w:pPr>
      <w:bookmarkStart w:id="751" w:name="_Toc478091102"/>
      <w:bookmarkStart w:id="752" w:name="_Toc479340036"/>
      <w:r>
        <w:t xml:space="preserve">Figure </w:t>
      </w:r>
      <w:r>
        <w:fldChar w:fldCharType="begin"/>
      </w:r>
      <w:r>
        <w:instrText xml:space="preserve"> SEQ Figure \* ARABIC </w:instrText>
      </w:r>
      <w:r>
        <w:fldChar w:fldCharType="separate"/>
      </w:r>
      <w:r>
        <w:rPr>
          <w:noProof/>
        </w:rPr>
        <w:t>25</w:t>
      </w:r>
      <w:r>
        <w:fldChar w:fldCharType="end"/>
      </w:r>
      <w:r>
        <w:t xml:space="preserve"> Risk Agent for </w:t>
      </w:r>
      <w:ins w:id="753" w:author="Paulo Alencar" w:date="2017-04-07T14:31:00Z">
        <w:r w:rsidR="00624C7B">
          <w:t>J</w:t>
        </w:r>
      </w:ins>
      <w:del w:id="754" w:author="Paulo Alencar" w:date="2017-04-07T14:31:00Z">
        <w:r w:rsidDel="00624C7B">
          <w:delText>j</w:delText>
        </w:r>
      </w:del>
      <w:r>
        <w:t xml:space="preserve">ob </w:t>
      </w:r>
      <w:ins w:id="755" w:author="Paulo Alencar" w:date="2017-04-07T14:31:00Z">
        <w:r w:rsidR="00624C7B">
          <w:t>R</w:t>
        </w:r>
      </w:ins>
      <w:del w:id="756" w:author="Paulo Alencar" w:date="2017-04-07T14:31:00Z">
        <w:r w:rsidDel="00624C7B">
          <w:delText>r</w:delText>
        </w:r>
      </w:del>
      <w:r>
        <w:t>ecommender</w:t>
      </w:r>
      <w:bookmarkEnd w:id="751"/>
      <w:bookmarkEnd w:id="752"/>
    </w:p>
    <w:p w:rsidR="00FA385A" w:rsidRDefault="00FA385A" w:rsidP="00FA385A">
      <w:pPr>
        <w:spacing w:line="480" w:lineRule="auto"/>
      </w:pPr>
      <w:r>
        <w:rPr>
          <w:lang w:val="en-CA"/>
        </w:rPr>
        <w:t>The contextual risk subsystem</w:t>
      </w:r>
      <w:r w:rsidR="00383E1C">
        <w:rPr>
          <w:lang w:val="en-CA"/>
        </w:rPr>
        <w:t xml:space="preserve"> (Figure 25)</w:t>
      </w:r>
      <w:r>
        <w:rPr>
          <w:lang w:val="en-CA"/>
        </w:rPr>
        <w:t>, as described previously</w:t>
      </w:r>
      <w:r w:rsidR="00DA28EC">
        <w:rPr>
          <w:lang w:val="en-CA"/>
        </w:rPr>
        <w:t>, provides</w:t>
      </w:r>
      <w:r>
        <w:rPr>
          <w:lang w:val="en-CA"/>
        </w:rPr>
        <w:t xml:space="preserve"> the risk calculation so that the RPRS can generate suitable recommendations. The contextual information in the job recommender system is the location of the candidate and the employer and his or her the social connections. As described in previous sections, this subsystem consists of two agents: the Context Analyzer Agent and the User Risk Agent. </w:t>
      </w:r>
      <w:r>
        <w:t xml:space="preserve">The information processed in this step is utilized by the RPRS to generate a more context-aware system by not only providing more relevant information to its users but also by keeping itself aware of the risks associated with disturbing or negatively affecting the user with inconvenient recommendations. </w:t>
      </w:r>
    </w:p>
    <w:p w:rsidR="00FA385A" w:rsidRPr="002D7713" w:rsidRDefault="00FA385A" w:rsidP="00FA385A">
      <w:pPr>
        <w:pStyle w:val="BodyText"/>
        <w:rPr>
          <w:lang w:val="en-CA"/>
        </w:rPr>
      </w:pPr>
    </w:p>
    <w:p w:rsidR="00FA385A" w:rsidRDefault="00FA385A" w:rsidP="00FA385A">
      <w:pPr>
        <w:pStyle w:val="Heading3"/>
        <w:rPr>
          <w:lang w:val="en-CA"/>
        </w:rPr>
      </w:pPr>
      <w:bookmarkStart w:id="757" w:name="_Toc478091062"/>
      <w:bookmarkStart w:id="758" w:name="_Toc479339994"/>
      <w:r>
        <w:rPr>
          <w:lang w:val="en-CA"/>
        </w:rPr>
        <w:lastRenderedPageBreak/>
        <w:t>Activity Model: Privacy Subsystem</w:t>
      </w:r>
      <w:bookmarkEnd w:id="757"/>
      <w:bookmarkEnd w:id="758"/>
    </w:p>
    <w:p w:rsidR="00FA385A" w:rsidRDefault="00FA385A" w:rsidP="00FA385A">
      <w:pPr>
        <w:keepNext/>
      </w:pPr>
      <w:r>
        <w:rPr>
          <w:noProof/>
          <w:lang w:val="en-CA" w:eastAsia="en-CA"/>
        </w:rPr>
        <w:drawing>
          <wp:inline distT="0" distB="0" distL="0" distR="0" wp14:anchorId="00C75D3C" wp14:editId="7B506969">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FA385A" w:rsidRDefault="00FA385A" w:rsidP="00FA385A">
      <w:pPr>
        <w:pStyle w:val="Caption"/>
      </w:pPr>
      <w:bookmarkStart w:id="759" w:name="_Toc478091103"/>
      <w:bookmarkStart w:id="760" w:name="_Toc479340037"/>
      <w:r>
        <w:t xml:space="preserve">Figure </w:t>
      </w:r>
      <w:r>
        <w:fldChar w:fldCharType="begin"/>
      </w:r>
      <w:r>
        <w:instrText xml:space="preserve"> SEQ Figure \* ARABIC </w:instrText>
      </w:r>
      <w:r>
        <w:fldChar w:fldCharType="separate"/>
      </w:r>
      <w:r>
        <w:rPr>
          <w:noProof/>
        </w:rPr>
        <w:t>26</w:t>
      </w:r>
      <w:r>
        <w:fldChar w:fldCharType="end"/>
      </w:r>
      <w:r>
        <w:t xml:space="preserve"> User Privacy Agent for Job </w:t>
      </w:r>
      <w:ins w:id="761" w:author="Paulo Alencar" w:date="2017-04-07T14:31:00Z">
        <w:r w:rsidR="00624C7B">
          <w:t>R</w:t>
        </w:r>
      </w:ins>
      <w:del w:id="762" w:author="Paulo Alencar" w:date="2017-04-07T14:31:00Z">
        <w:r w:rsidDel="00624C7B">
          <w:delText>r</w:delText>
        </w:r>
      </w:del>
      <w:r>
        <w:t>ecommendations</w:t>
      </w:r>
      <w:bookmarkEnd w:id="759"/>
      <w:bookmarkEnd w:id="760"/>
    </w:p>
    <w:p w:rsidR="00FA385A" w:rsidRPr="0054763B" w:rsidRDefault="00FA385A" w:rsidP="00FA385A">
      <w:pPr>
        <w:pStyle w:val="BodyText"/>
        <w:spacing w:line="480" w:lineRule="auto"/>
        <w:rPr>
          <w:lang w:val="en-CA"/>
        </w:rPr>
      </w:pPr>
      <w:r>
        <w:rPr>
          <w:lang w:val="en-CA"/>
        </w:rPr>
        <w:t xml:space="preserve">Figure 26 present the activity model diagram of the RPRS privacy subsystem. Within this subsystem the contextual and resume information is extracted from the user and fed into the RPRS. A differential privacy server manages the data anonymization within this subsystem by implementing privacy differential algorithms. </w:t>
      </w:r>
      <w:r>
        <w:t xml:space="preserve">The main role of this subsystem is to provide </w:t>
      </w:r>
      <w:r w:rsidR="00301582">
        <w:t>thi</w:t>
      </w:r>
      <w:r w:rsidR="00A82512">
        <w:t>se</w:t>
      </w:r>
      <w:r>
        <w:t xml:space="preserve"> contextual data, personal information and the historic data </w:t>
      </w:r>
      <w:r w:rsidR="00DA28EC">
        <w:t>(i.e</w:t>
      </w:r>
      <w:r>
        <w:t>. favorites, visits and applications) of the user to the computation server in order to generate the user recommendations. The user history data refers to the user’s behavior that is recorded for analysis at runtime. The contextual data along with the historic data of the user presents valuable insights in order to provide quality recommendations.</w:t>
      </w:r>
    </w:p>
    <w:p w:rsidR="00FA385A" w:rsidRDefault="00FA385A" w:rsidP="00FA385A">
      <w:pPr>
        <w:pStyle w:val="Heading3"/>
        <w:rPr>
          <w:lang w:val="en-CA"/>
        </w:rPr>
      </w:pPr>
      <w:bookmarkStart w:id="763" w:name="_Toc478091063"/>
      <w:bookmarkStart w:id="764" w:name="_Toc479339995"/>
      <w:r>
        <w:rPr>
          <w:lang w:val="en-CA"/>
        </w:rPr>
        <w:t>Combined Activity Model of the system</w:t>
      </w:r>
      <w:bookmarkEnd w:id="763"/>
      <w:bookmarkEnd w:id="764"/>
    </w:p>
    <w:p w:rsidR="00FA385A" w:rsidRPr="00E90523" w:rsidRDefault="00FA385A" w:rsidP="00FA385A">
      <w:pPr>
        <w:pStyle w:val="BodyText"/>
        <w:spacing w:line="480" w:lineRule="auto"/>
        <w:rPr>
          <w:lang w:val="en-CA"/>
        </w:rPr>
      </w:pPr>
      <w:r>
        <w:t>The combined activity model of the job-oriented RPRS</w:t>
      </w:r>
      <w:r w:rsidR="004B7C36">
        <w:t xml:space="preserve"> (Figure 27)</w:t>
      </w:r>
      <w:r>
        <w:t xml:space="preserve"> consists of the combination of the activity diagrams related to the agents working within each subsystem to achieve the goal of the entire system. </w:t>
      </w:r>
    </w:p>
    <w:p w:rsidR="00FA385A" w:rsidRDefault="00FA385A" w:rsidP="00FA385A">
      <w:pPr>
        <w:keepNext/>
      </w:pPr>
      <w:r>
        <w:rPr>
          <w:noProof/>
          <w:lang w:val="en-CA" w:eastAsia="en-CA"/>
        </w:rPr>
        <w:lastRenderedPageBreak/>
        <w:drawing>
          <wp:inline distT="0" distB="0" distL="0" distR="0" wp14:anchorId="56E8DE33" wp14:editId="3EA1360D">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FA385A" w:rsidRDefault="00FA385A" w:rsidP="00FA385A">
      <w:pPr>
        <w:pStyle w:val="Caption"/>
      </w:pPr>
      <w:bookmarkStart w:id="765" w:name="_Toc478091104"/>
      <w:bookmarkStart w:id="766" w:name="_Toc479340038"/>
      <w:r>
        <w:t xml:space="preserve">Figure </w:t>
      </w:r>
      <w:r>
        <w:fldChar w:fldCharType="begin"/>
      </w:r>
      <w:r>
        <w:instrText xml:space="preserve"> SEQ Figure \* ARABIC </w:instrText>
      </w:r>
      <w:r>
        <w:fldChar w:fldCharType="separate"/>
      </w:r>
      <w:r>
        <w:rPr>
          <w:noProof/>
        </w:rPr>
        <w:t>27</w:t>
      </w:r>
      <w:r>
        <w:fldChar w:fldCharType="end"/>
      </w:r>
      <w:r>
        <w:t xml:space="preserve"> Job Recommender System Model</w:t>
      </w:r>
      <w:bookmarkEnd w:id="765"/>
      <w:bookmarkEnd w:id="766"/>
      <w:r>
        <w:t xml:space="preserve"> </w:t>
      </w:r>
    </w:p>
    <w:p w:rsidR="00FA385A" w:rsidRPr="00D60647" w:rsidRDefault="00FA385A" w:rsidP="00FA385A">
      <w:pPr>
        <w:pStyle w:val="BodyText"/>
        <w:rPr>
          <w:lang w:val="en-CA"/>
        </w:rPr>
      </w:pPr>
    </w:p>
    <w:p w:rsidR="00FA385A" w:rsidRDefault="00FA385A" w:rsidP="00FA385A">
      <w:pPr>
        <w:pStyle w:val="Heading2"/>
        <w:rPr>
          <w:lang w:val="en-CA"/>
        </w:rPr>
      </w:pPr>
      <w:bookmarkStart w:id="767" w:name="_Toc478091064"/>
      <w:bookmarkStart w:id="768" w:name="_Toc479339996"/>
      <w:r>
        <w:rPr>
          <w:lang w:val="en-CA"/>
        </w:rPr>
        <w:t>Sequence Diagram for the Subsystems</w:t>
      </w:r>
      <w:bookmarkEnd w:id="767"/>
      <w:bookmarkEnd w:id="768"/>
    </w:p>
    <w:p w:rsidR="00FA385A" w:rsidRDefault="00FA385A" w:rsidP="00FA385A">
      <w:pPr>
        <w:pStyle w:val="Heading3"/>
        <w:rPr>
          <w:lang w:val="en-CA"/>
        </w:rPr>
      </w:pPr>
      <w:bookmarkStart w:id="769" w:name="_Toc478091065"/>
      <w:bookmarkStart w:id="770" w:name="_Toc479339997"/>
      <w:r>
        <w:rPr>
          <w:lang w:val="en-CA"/>
        </w:rPr>
        <w:t>Sequence Diagram: Data Subsystem</w:t>
      </w:r>
      <w:bookmarkEnd w:id="769"/>
      <w:bookmarkEnd w:id="770"/>
    </w:p>
    <w:p w:rsidR="00FA385A" w:rsidRDefault="00FA385A" w:rsidP="00FA385A">
      <w:pPr>
        <w:pStyle w:val="BodyText"/>
        <w:rPr>
          <w:lang w:val="en-CA"/>
        </w:rPr>
      </w:pPr>
    </w:p>
    <w:p w:rsidR="00FA385A" w:rsidRDefault="00FA385A" w:rsidP="00FA385A">
      <w:pPr>
        <w:pStyle w:val="BodyTextFirstIndent"/>
        <w:keepNext/>
      </w:pPr>
      <w:r>
        <w:rPr>
          <w:noProof/>
          <w:lang w:val="en-CA" w:eastAsia="en-CA"/>
        </w:rPr>
        <w:drawing>
          <wp:inline distT="0" distB="0" distL="0" distR="0" wp14:anchorId="49A35D4D" wp14:editId="1B3F1EE1">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FA385A" w:rsidRDefault="00FA385A" w:rsidP="00FA385A">
      <w:pPr>
        <w:pStyle w:val="Caption"/>
      </w:pPr>
      <w:bookmarkStart w:id="771" w:name="_Toc478091105"/>
      <w:bookmarkStart w:id="772" w:name="_Toc479340039"/>
      <w:r>
        <w:t xml:space="preserve">Figure </w:t>
      </w:r>
      <w:r>
        <w:fldChar w:fldCharType="begin"/>
      </w:r>
      <w:r>
        <w:instrText xml:space="preserve"> SEQ Figure \* ARABIC </w:instrText>
      </w:r>
      <w:r>
        <w:fldChar w:fldCharType="separate"/>
      </w:r>
      <w:r>
        <w:rPr>
          <w:noProof/>
        </w:rPr>
        <w:t>28</w:t>
      </w:r>
      <w:r>
        <w:fldChar w:fldCharType="end"/>
      </w:r>
      <w:r>
        <w:t xml:space="preserve"> Sequence Diagram: Data Subsystem</w:t>
      </w:r>
      <w:bookmarkEnd w:id="771"/>
      <w:bookmarkEnd w:id="772"/>
    </w:p>
    <w:p w:rsidR="00FA385A" w:rsidRPr="00BC6A42" w:rsidRDefault="00FA385A" w:rsidP="00FA385A">
      <w:pPr>
        <w:spacing w:line="480" w:lineRule="auto"/>
      </w:pPr>
      <w:r>
        <w:t>The sequence diagram of the data subsystem is provided in Figure 28. The process within the data subsystem is initiated when the candidate interacts with the system interface. This interface can be a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FA385A" w:rsidRPr="00CB5D6A" w:rsidRDefault="00FA385A" w:rsidP="00FA385A">
      <w:pPr>
        <w:rPr>
          <w:lang w:val="en-CA"/>
        </w:rPr>
      </w:pPr>
    </w:p>
    <w:p w:rsidR="00FA385A" w:rsidRDefault="00FA385A" w:rsidP="00FA385A">
      <w:pPr>
        <w:pStyle w:val="Heading3"/>
        <w:rPr>
          <w:lang w:val="en-CA"/>
        </w:rPr>
      </w:pPr>
      <w:bookmarkStart w:id="773" w:name="_Toc478091066"/>
      <w:bookmarkStart w:id="774" w:name="_Toc479339998"/>
      <w:r>
        <w:rPr>
          <w:lang w:val="en-CA"/>
        </w:rPr>
        <w:t>Sequence Diagram: Risk Subsystem</w:t>
      </w:r>
      <w:bookmarkEnd w:id="773"/>
      <w:bookmarkEnd w:id="774"/>
    </w:p>
    <w:p w:rsidR="00FA385A" w:rsidRDefault="00FA385A" w:rsidP="00FA385A">
      <w:pPr>
        <w:pStyle w:val="BodyText"/>
        <w:rPr>
          <w:lang w:val="en-CA"/>
        </w:rPr>
      </w:pPr>
    </w:p>
    <w:p w:rsidR="00FA385A" w:rsidRDefault="00FA385A" w:rsidP="00FA385A">
      <w:pPr>
        <w:pStyle w:val="BodyTextFirstIndent"/>
        <w:keepNext/>
      </w:pPr>
      <w:r>
        <w:rPr>
          <w:noProof/>
          <w:lang w:val="en-CA" w:eastAsia="en-CA"/>
        </w:rPr>
        <w:drawing>
          <wp:inline distT="0" distB="0" distL="0" distR="0" wp14:anchorId="5F90514A" wp14:editId="3E8B5C86">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FA385A" w:rsidRDefault="00FA385A" w:rsidP="00FA385A">
      <w:pPr>
        <w:pStyle w:val="Caption"/>
      </w:pPr>
      <w:bookmarkStart w:id="775" w:name="_Toc478091106"/>
      <w:bookmarkStart w:id="776" w:name="_Toc479340040"/>
      <w:r>
        <w:t xml:space="preserve">Figure </w:t>
      </w:r>
      <w:r>
        <w:fldChar w:fldCharType="begin"/>
      </w:r>
      <w:r>
        <w:instrText xml:space="preserve"> SEQ Figure \* ARABIC </w:instrText>
      </w:r>
      <w:r>
        <w:fldChar w:fldCharType="separate"/>
      </w:r>
      <w:r>
        <w:rPr>
          <w:noProof/>
        </w:rPr>
        <w:t>29</w:t>
      </w:r>
      <w:r>
        <w:fldChar w:fldCharType="end"/>
      </w:r>
      <w:r>
        <w:t xml:space="preserve"> Sequence Diagram: Risk Subsystem</w:t>
      </w:r>
      <w:bookmarkEnd w:id="775"/>
      <w:bookmarkEnd w:id="776"/>
    </w:p>
    <w:p w:rsidR="00FA385A" w:rsidRPr="00A04B7C" w:rsidRDefault="00FA385A" w:rsidP="00FA385A">
      <w:pPr>
        <w:spacing w:line="480" w:lineRule="auto"/>
      </w:pPr>
      <w:r>
        <w:t>The sequence diagram of the risk subsystem is shown in Figure 29. The contextual information is fed into the computation server through the interface after being processed by the semantic analyzer. Based on the algorithms on the computation server, the recommendations are generated and forwarded to the interface to be displayed to the users.</w:t>
      </w:r>
    </w:p>
    <w:p w:rsidR="00FA385A" w:rsidRPr="00CB5D6A" w:rsidRDefault="00FA385A" w:rsidP="00FA385A">
      <w:pPr>
        <w:rPr>
          <w:lang w:val="en-CA"/>
        </w:rPr>
      </w:pPr>
    </w:p>
    <w:p w:rsidR="00FA385A" w:rsidRDefault="00FA385A" w:rsidP="00FA385A">
      <w:pPr>
        <w:pStyle w:val="Heading3"/>
        <w:rPr>
          <w:lang w:val="en-CA"/>
        </w:rPr>
      </w:pPr>
      <w:bookmarkStart w:id="777" w:name="_Toc478091067"/>
      <w:bookmarkStart w:id="778" w:name="_Toc479339999"/>
      <w:r>
        <w:rPr>
          <w:lang w:val="en-CA"/>
        </w:rPr>
        <w:t>Sequence Diagram: Privacy Subsystem</w:t>
      </w:r>
      <w:bookmarkEnd w:id="777"/>
      <w:bookmarkEnd w:id="778"/>
    </w:p>
    <w:p w:rsidR="00FA385A" w:rsidRDefault="00FA385A" w:rsidP="00FA385A">
      <w:pPr>
        <w:pStyle w:val="BodyText"/>
        <w:spacing w:line="480" w:lineRule="auto"/>
        <w:rPr>
          <w:lang w:val="en-CA"/>
        </w:rPr>
      </w:pPr>
      <w:r>
        <w:rPr>
          <w:lang w:val="en-CA"/>
        </w:rPr>
        <w:t xml:space="preserve">The sequence diagram of the privacy subsystem, which represents the sequence of interactions within the system that deal with filtering, is presented in Figure 30. The contextual data is first passed through a privacy filter before travelling to the database or the server. The filtered data is recovered </w:t>
      </w:r>
      <w:r>
        <w:rPr>
          <w:lang w:val="en-CA"/>
        </w:rPr>
        <w:lastRenderedPageBreak/>
        <w:t>from the database for the purpose of generating the recommendations. This data passes through a differential privacy server to enforce anonymity. Then, the data is processed by the recommendation server to generate recommendations to be provided to the users through a system interface.</w:t>
      </w:r>
    </w:p>
    <w:p w:rsidR="00FA385A" w:rsidRDefault="00FA385A" w:rsidP="00FA385A">
      <w:pPr>
        <w:pStyle w:val="BodyTextFirstIndent"/>
        <w:keepNext/>
      </w:pPr>
      <w:r>
        <w:rPr>
          <w:noProof/>
          <w:lang w:val="en-CA" w:eastAsia="en-CA"/>
        </w:rPr>
        <w:drawing>
          <wp:inline distT="0" distB="0" distL="0" distR="0" wp14:anchorId="036955F4" wp14:editId="7B1319E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FA385A" w:rsidRDefault="00FA385A" w:rsidP="00FA385A">
      <w:pPr>
        <w:pStyle w:val="Caption"/>
      </w:pPr>
      <w:bookmarkStart w:id="779" w:name="_Toc478091107"/>
      <w:bookmarkStart w:id="780" w:name="_Toc479340041"/>
      <w:r>
        <w:t xml:space="preserve">Figure </w:t>
      </w:r>
      <w:r>
        <w:fldChar w:fldCharType="begin"/>
      </w:r>
      <w:r>
        <w:instrText xml:space="preserve"> SEQ Figure \* ARABIC </w:instrText>
      </w:r>
      <w:r>
        <w:fldChar w:fldCharType="separate"/>
      </w:r>
      <w:r>
        <w:rPr>
          <w:noProof/>
        </w:rPr>
        <w:t>30</w:t>
      </w:r>
      <w:r>
        <w:fldChar w:fldCharType="end"/>
      </w:r>
      <w:r>
        <w:t xml:space="preserve"> Sequence Diagram: Privacy Subsystem</w:t>
      </w:r>
      <w:bookmarkEnd w:id="779"/>
      <w:bookmarkEnd w:id="780"/>
    </w:p>
    <w:p w:rsidR="00FA385A" w:rsidRDefault="00FA385A" w:rsidP="00FA385A">
      <w:pPr>
        <w:pStyle w:val="Heading3"/>
        <w:rPr>
          <w:lang w:val="en-CA"/>
        </w:rPr>
      </w:pPr>
      <w:bookmarkStart w:id="781" w:name="_Toc478091068"/>
      <w:bookmarkStart w:id="782" w:name="_Toc479340000"/>
      <w:r>
        <w:rPr>
          <w:lang w:val="en-CA"/>
        </w:rPr>
        <w:t>Combined Sequence Diagram of the System</w:t>
      </w:r>
      <w:bookmarkEnd w:id="781"/>
      <w:bookmarkEnd w:id="782"/>
    </w:p>
    <w:p w:rsidR="00FA385A" w:rsidRDefault="00FA385A" w:rsidP="00FA385A">
      <w:pPr>
        <w:pStyle w:val="BodyText"/>
        <w:spacing w:line="480" w:lineRule="auto"/>
        <w:rPr>
          <w:lang w:val="en-CA"/>
        </w:rPr>
      </w:pPr>
      <w:r>
        <w:t>The sequence diagram of the job-</w:t>
      </w:r>
      <w:r w:rsidR="006C6419">
        <w:t>oriented</w:t>
      </w:r>
      <w:r>
        <w:t xml:space="preserve"> RPRS consists of the combination of the actions taking place within each subsystem to achieve the goals of the entire system is provided in Figure 21.</w:t>
      </w:r>
    </w:p>
    <w:p w:rsidR="00FA385A" w:rsidRDefault="00FA385A" w:rsidP="00FA385A">
      <w:pPr>
        <w:pStyle w:val="BodyTextFirstIndent"/>
        <w:keepNext/>
      </w:pPr>
      <w:r>
        <w:rPr>
          <w:noProof/>
          <w:lang w:val="en-CA" w:eastAsia="en-CA"/>
        </w:rPr>
        <w:lastRenderedPageBreak/>
        <w:drawing>
          <wp:inline distT="0" distB="0" distL="0" distR="0" wp14:anchorId="26D494F9" wp14:editId="4463CBD4">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2C1FFB" w:rsidRPr="00E47371" w:rsidRDefault="00FA385A" w:rsidP="002C1FFB">
      <w:pPr>
        <w:pStyle w:val="Caption"/>
        <w:rPr>
          <w:lang w:val="en-CA"/>
        </w:rPr>
      </w:pPr>
      <w:bookmarkStart w:id="783" w:name="_Toc478091108"/>
      <w:bookmarkStart w:id="784" w:name="_Toc479340042"/>
      <w:r>
        <w:t xml:space="preserve">Figure </w:t>
      </w:r>
      <w:r>
        <w:fldChar w:fldCharType="begin"/>
      </w:r>
      <w:r>
        <w:instrText xml:space="preserve"> SEQ Figure \* ARABIC </w:instrText>
      </w:r>
      <w:r>
        <w:fldChar w:fldCharType="separate"/>
      </w:r>
      <w:r>
        <w:rPr>
          <w:noProof/>
        </w:rPr>
        <w:t>31</w:t>
      </w:r>
      <w:r>
        <w:fldChar w:fldCharType="end"/>
      </w:r>
      <w:r>
        <w:t xml:space="preserve"> Combined Sequence Diagram of the Job Recommender System</w:t>
      </w:r>
      <w:bookmarkEnd w:id="783"/>
      <w:bookmarkEnd w:id="784"/>
    </w:p>
    <w:p w:rsidR="002C1FFB" w:rsidRDefault="002C1FFB" w:rsidP="002C1FFB">
      <w:pPr>
        <w:pStyle w:val="BodyTextFirstIndent"/>
      </w:pPr>
    </w:p>
    <w:p w:rsidR="002C1FFB" w:rsidRPr="009E64A4" w:rsidRDefault="002C1FFB" w:rsidP="002C1FFB">
      <w:pPr>
        <w:pStyle w:val="Heading1"/>
        <w:spacing w:line="480" w:lineRule="auto"/>
      </w:pPr>
      <w:r>
        <w:br/>
      </w:r>
      <w:bookmarkStart w:id="785" w:name="_Toc478091069"/>
      <w:bookmarkStart w:id="786" w:name="_Toc479340001"/>
      <w:r>
        <w:t>Conclusions and Future Work</w:t>
      </w:r>
      <w:bookmarkEnd w:id="785"/>
      <w:bookmarkEnd w:id="786"/>
    </w:p>
    <w:p w:rsidR="002C1FFB" w:rsidRPr="008F3374" w:rsidRDefault="002C1FFB" w:rsidP="002C1FFB">
      <w:pPr>
        <w:pStyle w:val="Heading2"/>
      </w:pPr>
      <w:bookmarkStart w:id="787" w:name="_Toc478091070"/>
      <w:bookmarkStart w:id="788" w:name="_Toc479340002"/>
      <w:r>
        <w:t>Conclusion</w:t>
      </w:r>
      <w:bookmarkEnd w:id="787"/>
      <w:r>
        <w:t>s</w:t>
      </w:r>
      <w:bookmarkEnd w:id="788"/>
    </w:p>
    <w:p w:rsidR="002C1FFB" w:rsidRPr="0097321D" w:rsidRDefault="002C1FFB" w:rsidP="002C1FFB">
      <w:pPr>
        <w:pStyle w:val="BodyText"/>
        <w:spacing w:line="480" w:lineRule="auto"/>
      </w:pPr>
      <w:r>
        <w:t>In this thesis, a multi-agent based system model of RSs is proposed that i</w:t>
      </w:r>
      <w:r w:rsidRPr="001A654C">
        <w:t>ntroduc</w:t>
      </w:r>
      <w:r>
        <w:t>es</w:t>
      </w:r>
      <w:r w:rsidRPr="001A654C">
        <w:t xml:space="preserve"> both privacy and risk-related abstractions into traditional</w:t>
      </w:r>
      <w:r>
        <w:t xml:space="preserve"> recommender systems. The RPRS modeling approach can </w:t>
      </w:r>
      <w:r w:rsidRPr="001A654C">
        <w:t xml:space="preserve">support designing these systems when privacy and 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2C1FFB" w:rsidRDefault="002C1FFB" w:rsidP="002C1FFB">
      <w:pPr>
        <w:pStyle w:val="BodyText"/>
        <w:spacing w:line="480" w:lineRule="auto"/>
        <w:rPr>
          <w:ins w:id="789" w:author="Paulo Alencar" w:date="2017-04-07T14:34:00Z"/>
        </w:rPr>
      </w:pPr>
      <w:r>
        <w:t>Using the proposed approach</w:t>
      </w:r>
      <w:r w:rsidR="00E164CD">
        <w:t>, RS</w:t>
      </w:r>
      <w:r>
        <w:t xml:space="preserve"> </w:t>
      </w:r>
      <w:r w:rsidRPr="008F3374">
        <w:t xml:space="preserve">designers can focus on individual </w:t>
      </w:r>
      <w:r>
        <w:t xml:space="preserve">system </w:t>
      </w:r>
      <w:r w:rsidRPr="008F3374">
        <w:t>units</w:t>
      </w:r>
      <w:r>
        <w:t xml:space="preserve"> since the approach focuses on three component subsystems, namely the data subsystem, the privacy subsystem, and the contextual risk subsystem.</w:t>
      </w:r>
      <w:r w:rsidRPr="008F3374">
        <w:t xml:space="preserve"> </w:t>
      </w:r>
      <w:r>
        <w:t xml:space="preserve">The approach also </w:t>
      </w:r>
      <w:r w:rsidRPr="008F3374">
        <w:t xml:space="preserve">enables </w:t>
      </w:r>
      <w:r>
        <w:t xml:space="preserve">the RS </w:t>
      </w:r>
      <w:r w:rsidRPr="008F3374">
        <w:t xml:space="preserve">designers to be aware of the each of the small objectives that must be accomplished by the each individual </w:t>
      </w:r>
      <w:r>
        <w:t xml:space="preserve">system </w:t>
      </w:r>
      <w:r w:rsidRPr="008F3374">
        <w:t>unit in order to fulfil the objective of the entire system.</w:t>
      </w:r>
      <w:r>
        <w:t xml:space="preserve"> Overall, t</w:t>
      </w:r>
      <w:r w:rsidRPr="008F3374">
        <w:t>his</w:t>
      </w:r>
      <w:r>
        <w:t xml:space="preserve"> h</w:t>
      </w:r>
      <w:r w:rsidRPr="008F3374">
        <w:t xml:space="preserve">igh level approach to </w:t>
      </w:r>
      <w:r>
        <w:t xml:space="preserve">model a RPRS system </w:t>
      </w:r>
      <w:r w:rsidRPr="008F3374">
        <w:t xml:space="preserve"> is helpful for domain experts </w:t>
      </w:r>
      <w:r>
        <w:t xml:space="preserve">by supporting them to produce design models at a more abstract level, to focus on the concepts and processing aspects of the system, and to instantiate the general RPRS design models in order to produce solutions for specific applications domains. </w:t>
      </w:r>
    </w:p>
    <w:p w:rsidR="00624C7B" w:rsidRDefault="00624C7B" w:rsidP="00624C7B">
      <w:pPr>
        <w:pStyle w:val="Heading2"/>
        <w:rPr>
          <w:ins w:id="790" w:author="Paulo Alencar" w:date="2017-04-07T14:34:00Z"/>
        </w:rPr>
      </w:pPr>
      <w:bookmarkStart w:id="791" w:name="_Toc479340003"/>
      <w:ins w:id="792" w:author="Paulo Alencar" w:date="2017-04-07T14:34:00Z">
        <w:r>
          <w:t>Limitations</w:t>
        </w:r>
        <w:bookmarkEnd w:id="791"/>
      </w:ins>
    </w:p>
    <w:p w:rsidR="00624C7B" w:rsidRDefault="00624C7B" w:rsidP="00624C7B">
      <w:pPr>
        <w:pStyle w:val="BodyTextFirstIndent"/>
        <w:spacing w:line="480" w:lineRule="auto"/>
        <w:rPr>
          <w:ins w:id="793" w:author="Paulo Alencar" w:date="2017-04-07T14:34:00Z"/>
        </w:rPr>
      </w:pPr>
      <w:ins w:id="794" w:author="Paulo Alencar" w:date="2017-04-07T14:34:00Z">
        <w:r>
          <w:t xml:space="preserve">This section discusses some of the limitations of the RPRS multi-agent approach. The first limitation of this approach is that it is limited to an agent-based methodology. An agent-based approach may not be the most optimized solution in some scenarios. This approach also relies on a </w:t>
        </w:r>
        <w:r>
          <w:lastRenderedPageBreak/>
          <w:t xml:space="preserve">limited set of design diagrams. Finally, the approach can be </w:t>
        </w:r>
        <w:r w:rsidRPr="00A11BBE">
          <w:t>instantiate</w:t>
        </w:r>
        <w:r>
          <w:t>d to a specific application domain such as job recommender system based on the conceptual and processing-related information about the application domain. However, in many cases this information is limited.</w:t>
        </w:r>
      </w:ins>
    </w:p>
    <w:p w:rsidR="00624C7B" w:rsidRPr="00624C7B" w:rsidDel="00624C7B" w:rsidRDefault="00624C7B">
      <w:pPr>
        <w:pStyle w:val="BodyTextFirstIndent"/>
        <w:ind w:firstLine="0"/>
        <w:rPr>
          <w:del w:id="795" w:author="Paulo Alencar" w:date="2017-04-07T14:34:00Z"/>
        </w:rPr>
        <w:pPrChange w:id="796" w:author="Paulo Alencar" w:date="2017-04-07T14:34:00Z">
          <w:pPr>
            <w:pStyle w:val="BodyText"/>
            <w:spacing w:line="480" w:lineRule="auto"/>
          </w:pPr>
        </w:pPrChange>
      </w:pPr>
      <w:bookmarkStart w:id="797" w:name="_Toc479340004"/>
      <w:bookmarkEnd w:id="797"/>
    </w:p>
    <w:p w:rsidR="002C1FFB" w:rsidRDefault="002C1FFB" w:rsidP="002C1FFB">
      <w:pPr>
        <w:pStyle w:val="Heading2"/>
      </w:pPr>
      <w:bookmarkStart w:id="798" w:name="_Toc478091071"/>
      <w:bookmarkStart w:id="799" w:name="_Toc479340005"/>
      <w:r>
        <w:t>Future Work</w:t>
      </w:r>
      <w:bookmarkEnd w:id="798"/>
      <w:bookmarkEnd w:id="799"/>
    </w:p>
    <w:p w:rsidR="002C1FFB" w:rsidRDefault="002C1FFB" w:rsidP="002C1FFB">
      <w:pPr>
        <w:pStyle w:val="BodyTextFirstIndent"/>
        <w:spacing w:line="480" w:lineRule="auto"/>
      </w:pPr>
      <w:r>
        <w:t>The RPRS multi-agent approach proposed in this thesis can be extended or improved in the future in many ways. First, the approach can be applied in other application domains, e.g., the news or restaurant domains. Second, the approach can take advantage of other UML models, such as use case diagrams or state diagrams. Third, frameworks can be implemented using domain-specific languages to generate automatically the code of the system. Finally, model verification methods and experimental case studies can also be used to enhance the approach.</w:t>
      </w:r>
    </w:p>
    <w:p w:rsidR="008455D4" w:rsidDel="00624C7B" w:rsidRDefault="008455D4" w:rsidP="008455D4">
      <w:pPr>
        <w:pStyle w:val="Heading2"/>
        <w:rPr>
          <w:del w:id="800" w:author="Paulo Alencar" w:date="2017-04-07T14:33:00Z"/>
        </w:rPr>
      </w:pPr>
      <w:del w:id="801" w:author="Paulo Alencar" w:date="2017-04-07T14:33:00Z">
        <w:r w:rsidDel="00624C7B">
          <w:delText>Limitations</w:delText>
        </w:r>
      </w:del>
    </w:p>
    <w:p w:rsidR="002C1FFB" w:rsidDel="00624C7B" w:rsidRDefault="00A11BBE" w:rsidP="002C1FFB">
      <w:pPr>
        <w:pStyle w:val="BodyTextFirstIndent"/>
        <w:spacing w:line="480" w:lineRule="auto"/>
        <w:rPr>
          <w:del w:id="802" w:author="Paulo Alencar" w:date="2017-04-07T14:33:00Z"/>
        </w:rPr>
      </w:pPr>
      <w:del w:id="803" w:author="Paulo Alencar" w:date="2017-04-07T14:33:00Z">
        <w:r w:rsidDel="00624C7B">
          <w:delText>This section discusses some of the limitations of the RPRS multi-agent approach. The first limitation of this approach is that it is limited to an agent</w:delText>
        </w:r>
      </w:del>
      <w:del w:id="804" w:author="Paulo Alencar" w:date="2017-04-07T14:32:00Z">
        <w:r w:rsidDel="00624C7B">
          <w:delText xml:space="preserve"> </w:delText>
        </w:r>
      </w:del>
      <w:del w:id="805" w:author="Paulo Alencar" w:date="2017-04-07T14:33:00Z">
        <w:r w:rsidDel="00624C7B">
          <w:delText>based methodology. An agent</w:delText>
        </w:r>
      </w:del>
      <w:del w:id="806" w:author="Paulo Alencar" w:date="2017-04-07T14:32:00Z">
        <w:r w:rsidDel="00624C7B">
          <w:delText xml:space="preserve"> </w:delText>
        </w:r>
      </w:del>
      <w:del w:id="807" w:author="Paulo Alencar" w:date="2017-04-07T14:33:00Z">
        <w:r w:rsidDel="00624C7B">
          <w:delText xml:space="preserve">based approach may not be the most optimized solution in some scenarios. This approach also relies on a limited set of design diagrams. The approach can be </w:delText>
        </w:r>
        <w:r w:rsidRPr="00A11BBE" w:rsidDel="00624C7B">
          <w:delText>instantiate</w:delText>
        </w:r>
        <w:r w:rsidDel="00624C7B">
          <w:delText>d to a specific application domain such as job recommender system based on the conceptual and processing related information about the application domain. However in many cases this information is limited.</w:delText>
        </w:r>
      </w:del>
    </w:p>
    <w:p w:rsidR="00A11BBE" w:rsidRDefault="00A11BBE" w:rsidP="002C1FFB">
      <w:pPr>
        <w:pStyle w:val="BodyTextFirstIndent"/>
        <w:spacing w:line="480" w:lineRule="auto"/>
        <w:rPr>
          <w:rFonts w:ascii="Arial" w:hAnsi="Arial"/>
          <w:b/>
          <w:sz w:val="28"/>
        </w:rPr>
      </w:pPr>
    </w:p>
    <w:p w:rsidR="002C1FFB" w:rsidRDefault="002C1FFB" w:rsidP="002C1FFB">
      <w:pPr>
        <w:pStyle w:val="BackHead"/>
        <w:spacing w:line="480" w:lineRule="auto"/>
        <w:sectPr w:rsidR="002C1FFB"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2C1FFB" w:rsidRDefault="002C1FFB" w:rsidP="002C1FFB">
      <w:pPr>
        <w:pStyle w:val="Heading1"/>
        <w:numPr>
          <w:ilvl w:val="0"/>
          <w:numId w:val="0"/>
        </w:numPr>
      </w:pPr>
      <w:bookmarkStart w:id="808" w:name="_Toc478091072"/>
      <w:bookmarkStart w:id="809" w:name="_Toc479340006"/>
      <w:r>
        <w:lastRenderedPageBreak/>
        <w:t>Appendix</w:t>
      </w:r>
      <w:bookmarkEnd w:id="808"/>
      <w:bookmarkEnd w:id="809"/>
    </w:p>
    <w:p w:rsidR="002C1FFB" w:rsidRPr="00C575E6" w:rsidRDefault="002C1FFB" w:rsidP="002C1FFB">
      <w:pPr>
        <w:pStyle w:val="BodyText"/>
      </w:pPr>
    </w:p>
    <w:p w:rsidR="002C1FFB" w:rsidRPr="000872E1" w:rsidRDefault="002C1FFB" w:rsidP="002C1FFB">
      <w:pPr>
        <w:spacing w:line="480" w:lineRule="auto"/>
      </w:pPr>
      <w:r>
        <w:t xml:space="preserve">This section discusses a preliminary approach for evaluating recommender systems based on dimensions involving two scopes, namely the privacy scope and the contextual risk scope.  Traditionally, recommender systems are evaluated based on the accuracy of the results produced by the system but, using this approach, recommender systems could, in principle, be evaluated based on features related to privacy and risk. </w:t>
      </w:r>
    </w:p>
    <w:p w:rsidR="002C1FFB" w:rsidRDefault="002C1FFB" w:rsidP="002C1FFB">
      <w:pPr>
        <w:pStyle w:val="Heading3"/>
        <w:numPr>
          <w:ilvl w:val="0"/>
          <w:numId w:val="0"/>
        </w:numPr>
        <w:spacing w:line="480" w:lineRule="auto"/>
      </w:pPr>
      <w:bookmarkStart w:id="810" w:name="_Toc478091073"/>
      <w:bookmarkStart w:id="811" w:name="_Toc479340007"/>
      <w:r>
        <w:t xml:space="preserve">Privacy </w:t>
      </w:r>
      <w:ins w:id="812" w:author="Paulo Alencar" w:date="2017-04-07T14:18:00Z">
        <w:r w:rsidR="00D47DAC">
          <w:t>S</w:t>
        </w:r>
      </w:ins>
      <w:del w:id="813" w:author="Paulo Alencar" w:date="2017-04-07T14:18:00Z">
        <w:r w:rsidDel="00D47DAC">
          <w:delText>s</w:delText>
        </w:r>
      </w:del>
      <w:r>
        <w:t xml:space="preserve">cope of a </w:t>
      </w:r>
      <w:ins w:id="814" w:author="Paulo Alencar" w:date="2017-04-07T14:18:00Z">
        <w:r w:rsidR="00D47DAC">
          <w:t>S</w:t>
        </w:r>
      </w:ins>
      <w:del w:id="815" w:author="Paulo Alencar" w:date="2017-04-07T14:18:00Z">
        <w:r w:rsidDel="00D47DAC">
          <w:delText>s</w:delText>
        </w:r>
      </w:del>
      <w:r>
        <w:t>ystem</w:t>
      </w:r>
      <w:bookmarkEnd w:id="810"/>
      <w:bookmarkEnd w:id="811"/>
    </w:p>
    <w:p w:rsidR="002C1FFB" w:rsidRPr="00794BD6" w:rsidRDefault="002C1FFB" w:rsidP="002C1FFB">
      <w:pPr>
        <w:pStyle w:val="BodyText"/>
        <w:spacing w:line="480" w:lineRule="auto"/>
      </w:pPr>
      <w:r>
        <w:t>We introduce a coordinate system to describe the state of a RS in terms of the privacy it offers to the user. It is a three-dimensional representation with each of the mutually independent axes representing the state of the RS (Figure 32). On one of the axes we have a feature which states the size of the audience to which recommendations will be disclosed using data of a participant in the system, which is denoted by P(S). The extent of usage axis, which is denoted by P(D), refers to the amount of information that is extracted from each participant in the system. The third and the final axis, denoted by P(T), represents the duration for which the data remains in the system.</w:t>
      </w:r>
    </w:p>
    <w:p w:rsidR="002C1FFB" w:rsidRDefault="002C1FFB" w:rsidP="002C1FFB">
      <w:pPr>
        <w:keepNext/>
        <w:spacing w:line="480" w:lineRule="auto"/>
      </w:pPr>
      <w:r>
        <w:rPr>
          <w:noProof/>
          <w:lang w:val="en-CA" w:eastAsia="en-CA"/>
        </w:rPr>
        <w:lastRenderedPageBreak/>
        <w:drawing>
          <wp:inline distT="0" distB="0" distL="0" distR="0" wp14:anchorId="17CF50D0" wp14:editId="075C061F">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2C1FFB" w:rsidRDefault="002C1FFB" w:rsidP="002C1FFB">
      <w:pPr>
        <w:pStyle w:val="Caption"/>
        <w:spacing w:line="480" w:lineRule="auto"/>
      </w:pPr>
      <w:bookmarkStart w:id="816" w:name="_Toc478091109"/>
      <w:bookmarkStart w:id="817" w:name="_Toc479340043"/>
      <w:r>
        <w:t xml:space="preserve">Figure </w:t>
      </w:r>
      <w:r>
        <w:fldChar w:fldCharType="begin"/>
      </w:r>
      <w:r>
        <w:instrText xml:space="preserve"> SEQ Figure \* ARABIC </w:instrText>
      </w:r>
      <w:r>
        <w:fldChar w:fldCharType="separate"/>
      </w:r>
      <w:r>
        <w:rPr>
          <w:noProof/>
        </w:rPr>
        <w:t>32</w:t>
      </w:r>
      <w:r>
        <w:fldChar w:fldCharType="end"/>
      </w:r>
      <w:r>
        <w:t xml:space="preserve"> Privacy Scope</w:t>
      </w:r>
      <w:bookmarkEnd w:id="816"/>
      <w:bookmarkEnd w:id="817"/>
    </w:p>
    <w:p w:rsidR="002C1FFB" w:rsidRDefault="002C1FFB" w:rsidP="002C1FFB">
      <w:pPr>
        <w:pStyle w:val="Heading3"/>
        <w:numPr>
          <w:ilvl w:val="0"/>
          <w:numId w:val="0"/>
        </w:numPr>
        <w:spacing w:line="480" w:lineRule="auto"/>
      </w:pPr>
      <w:bookmarkStart w:id="818" w:name="_Toc478091074"/>
      <w:bookmarkStart w:id="819" w:name="_Toc479340008"/>
      <w:r>
        <w:t xml:space="preserve">Contextual </w:t>
      </w:r>
      <w:ins w:id="820" w:author="Paulo Alencar" w:date="2017-04-07T14:19:00Z">
        <w:r w:rsidR="00D47DAC">
          <w:t>R</w:t>
        </w:r>
      </w:ins>
      <w:del w:id="821" w:author="Paulo Alencar" w:date="2017-04-07T14:19:00Z">
        <w:r w:rsidR="00D47DAC" w:rsidDel="00D47DAC">
          <w:delText>R</w:delText>
        </w:r>
      </w:del>
      <w:del w:id="822" w:author="Paulo Alencar" w:date="2017-04-07T14:18:00Z">
        <w:r w:rsidDel="00D47DAC">
          <w:delText>r</w:delText>
        </w:r>
      </w:del>
      <w:r>
        <w:t xml:space="preserve">isk </w:t>
      </w:r>
      <w:ins w:id="823" w:author="Paulo Alencar" w:date="2017-04-07T14:18:00Z">
        <w:r w:rsidR="00D47DAC">
          <w:t>S</w:t>
        </w:r>
      </w:ins>
      <w:del w:id="824" w:author="Paulo Alencar" w:date="2017-04-07T14:18:00Z">
        <w:r w:rsidDel="00D47DAC">
          <w:delText>s</w:delText>
        </w:r>
      </w:del>
      <w:r>
        <w:t>cope</w:t>
      </w:r>
      <w:bookmarkEnd w:id="818"/>
      <w:bookmarkEnd w:id="819"/>
      <w:r>
        <w:t xml:space="preserve"> </w:t>
      </w:r>
    </w:p>
    <w:p w:rsidR="002C1FFB" w:rsidRDefault="002C1FFB" w:rsidP="002C1FFB">
      <w:pPr>
        <w:pStyle w:val="BodyText"/>
        <w:spacing w:line="480" w:lineRule="auto"/>
      </w:pPr>
      <w:r>
        <w:t xml:space="preserve">This section </w:t>
      </w:r>
      <w:del w:id="825" w:author="Paulo Alencar" w:date="2017-04-07T14:19:00Z">
        <w:r w:rsidDel="00D47DAC">
          <w:delText>descri</w:delText>
        </w:r>
      </w:del>
      <w:ins w:id="826" w:author="Paulo Alencar" w:date="2017-04-07T14:19:00Z">
        <w:r w:rsidR="00D47DAC">
          <w:t>descri</w:t>
        </w:r>
      </w:ins>
      <w:r>
        <w:t>bes the contextual risk scope of a Recommender System. Similarly to the description of the privacy scope, the contextual scope is also a three-dimensional representation that characterizes RSs</w:t>
      </w:r>
      <w:r w:rsidR="00882982">
        <w:t xml:space="preserve"> (</w:t>
      </w:r>
      <w:r w:rsidR="00B91D29">
        <w:t>Figure 32</w:t>
      </w:r>
      <w:r w:rsidR="00882982">
        <w:t>)</w:t>
      </w:r>
      <w:r>
        <w:t>. The three axes of the contextual risk scope are mutually independent. The first axis is the similarity axis, which is denoted by R(S), and is defined as the extent of the similarity between the user and the user group into which the user is placed. The second axis, denoted by R(C), is the axis of intention and is described as the extent of the awareness of the user’s intention by the system. This axis is conceptual in the sense that the evaluation provided by the RS based on this metric is highly relies on experimentation results. The third and last axis, denoted by R(T), is the axis of duration, which measures how long the contextual data will be stored by the system.</w:t>
      </w:r>
    </w:p>
    <w:p w:rsidR="002C1FFB" w:rsidRDefault="002C1FFB" w:rsidP="002C1FFB">
      <w:pPr>
        <w:keepNext/>
        <w:spacing w:line="480" w:lineRule="auto"/>
      </w:pPr>
      <w:r>
        <w:rPr>
          <w:noProof/>
          <w:lang w:val="en-CA" w:eastAsia="en-CA"/>
        </w:rPr>
        <w:lastRenderedPageBreak/>
        <w:drawing>
          <wp:inline distT="0" distB="0" distL="0" distR="0" wp14:anchorId="70637C78" wp14:editId="33AB040D">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2C1FFB" w:rsidRDefault="002C1FFB" w:rsidP="002C1FFB">
      <w:pPr>
        <w:pStyle w:val="Caption"/>
        <w:spacing w:line="480" w:lineRule="auto"/>
      </w:pPr>
      <w:bookmarkStart w:id="827" w:name="_Toc478091110"/>
      <w:bookmarkStart w:id="828" w:name="_Toc479340044"/>
      <w:r>
        <w:t xml:space="preserve">Figure </w:t>
      </w:r>
      <w:r>
        <w:fldChar w:fldCharType="begin"/>
      </w:r>
      <w:r>
        <w:instrText xml:space="preserve"> SEQ Figure \* ARABIC </w:instrText>
      </w:r>
      <w:r>
        <w:fldChar w:fldCharType="separate"/>
      </w:r>
      <w:r>
        <w:rPr>
          <w:noProof/>
        </w:rPr>
        <w:t>33</w:t>
      </w:r>
      <w:r>
        <w:fldChar w:fldCharType="end"/>
      </w:r>
      <w:r>
        <w:t xml:space="preserve"> Contextual Risk Scope</w:t>
      </w:r>
      <w:bookmarkEnd w:id="827"/>
      <w:bookmarkEnd w:id="828"/>
    </w:p>
    <w:p w:rsidR="002C1FFB" w:rsidRDefault="002C1FFB" w:rsidP="002C1FFB">
      <w:pPr>
        <w:pStyle w:val="Heading3"/>
        <w:numPr>
          <w:ilvl w:val="0"/>
          <w:numId w:val="0"/>
        </w:numPr>
        <w:spacing w:line="480" w:lineRule="auto"/>
      </w:pPr>
      <w:bookmarkStart w:id="829" w:name="_Toc478091075"/>
      <w:bookmarkStart w:id="830" w:name="_Toc479340009"/>
      <w:r>
        <w:t>Explanation of a Multidimensional RS Diagram</w:t>
      </w:r>
      <w:bookmarkEnd w:id="829"/>
      <w:bookmarkEnd w:id="830"/>
    </w:p>
    <w:p w:rsidR="002C1FFB" w:rsidRDefault="002C1FFB" w:rsidP="002C1FFB">
      <w:pPr>
        <w:pStyle w:val="BodyText"/>
        <w:spacing w:line="480" w:lineRule="auto"/>
      </w:pPr>
      <w:r>
        <w:t xml:space="preserve">We are now in position to describe a RS using a five </w:t>
      </w:r>
      <w:r w:rsidR="00E164CD">
        <w:t>dimensional representation</w:t>
      </w:r>
      <w:r>
        <w:t xml:space="preserve"> (Figure 34).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w:t>
      </w:r>
      <w:r>
        <w:t xml:space="preserve"> Thus, a RS can be described as</w:t>
      </w:r>
      <w:r w:rsidRPr="00137548">
        <w:t xml:space="preserve"> a series of connected points along the</w:t>
      </w:r>
      <w:r>
        <w:t xml:space="preserve"> diagram, which intersect each of the axes. </w:t>
      </w:r>
    </w:p>
    <w:p w:rsidR="002C1FFB" w:rsidRDefault="002C1FFB" w:rsidP="002C1FFB">
      <w:pPr>
        <w:keepNext/>
        <w:spacing w:line="480" w:lineRule="auto"/>
      </w:pPr>
      <w:r>
        <w:rPr>
          <w:noProof/>
          <w:lang w:val="en-CA" w:eastAsia="en-CA"/>
        </w:rPr>
        <w:lastRenderedPageBreak/>
        <w:drawing>
          <wp:inline distT="0" distB="0" distL="0" distR="0" wp14:anchorId="42C73553" wp14:editId="6F557961">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2C1FFB" w:rsidRDefault="002C1FFB" w:rsidP="002C1FFB">
      <w:pPr>
        <w:pStyle w:val="Caption"/>
        <w:spacing w:line="480" w:lineRule="auto"/>
      </w:pPr>
      <w:bookmarkStart w:id="831" w:name="_Toc478091111"/>
      <w:bookmarkStart w:id="832" w:name="_Toc479340045"/>
      <w:r>
        <w:t xml:space="preserve">Figure </w:t>
      </w:r>
      <w:r>
        <w:fldChar w:fldCharType="begin"/>
      </w:r>
      <w:r>
        <w:instrText xml:space="preserve"> SEQ Figure \* ARABIC </w:instrText>
      </w:r>
      <w:r>
        <w:fldChar w:fldCharType="separate"/>
      </w:r>
      <w:r>
        <w:rPr>
          <w:noProof/>
        </w:rPr>
        <w:t>34</w:t>
      </w:r>
      <w:r>
        <w:fldChar w:fldCharType="end"/>
      </w:r>
      <w:r>
        <w:t xml:space="preserve"> Dimensional Plot of a Recommender System</w:t>
      </w:r>
      <w:bookmarkEnd w:id="831"/>
      <w:bookmarkEnd w:id="832"/>
    </w:p>
    <w:p w:rsidR="002C1FFB" w:rsidRDefault="002C1FFB" w:rsidP="002C1FFB">
      <w:pPr>
        <w:spacing w:line="480" w:lineRule="auto"/>
      </w:pPr>
    </w:p>
    <w:p w:rsidR="002C1FFB" w:rsidRDefault="002C1FFB" w:rsidP="002C1FFB">
      <w:pPr>
        <w:pStyle w:val="Caption"/>
        <w:keepNext/>
        <w:spacing w:line="480" w:lineRule="auto"/>
      </w:pPr>
      <w:bookmarkStart w:id="833" w:name="_Toc478091114"/>
      <w:bookmarkStart w:id="834" w:name="_Toc479340048"/>
      <w:r>
        <w:t xml:space="preserve">Table </w:t>
      </w:r>
      <w:r>
        <w:fldChar w:fldCharType="begin"/>
      </w:r>
      <w:r>
        <w:instrText xml:space="preserve"> SEQ Table \* ARABIC </w:instrText>
      </w:r>
      <w:r>
        <w:fldChar w:fldCharType="separate"/>
      </w:r>
      <w:r>
        <w:rPr>
          <w:noProof/>
        </w:rPr>
        <w:t>2</w:t>
      </w:r>
      <w:r>
        <w:fldChar w:fldCharType="end"/>
      </w:r>
      <w:r>
        <w:t xml:space="preserve"> General Dimensional Analysis of Various Approaches</w:t>
      </w:r>
      <w:bookmarkEnd w:id="833"/>
      <w:bookmarkEnd w:id="834"/>
    </w:p>
    <w:p w:rsidR="002C1FFB" w:rsidRDefault="002C1FFB" w:rsidP="002C1FFB">
      <w:pPr>
        <w:spacing w:line="480" w:lineRule="auto"/>
      </w:pPr>
      <w:r>
        <w:rPr>
          <w:noProof/>
          <w:lang w:val="en-CA" w:eastAsia="en-CA"/>
        </w:rPr>
        <w:drawing>
          <wp:inline distT="0" distB="0" distL="0" distR="0" wp14:anchorId="3D1E8256" wp14:editId="567B0012">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2C1FFB" w:rsidRDefault="002C1FFB" w:rsidP="002C1FFB">
      <w:pPr>
        <w:spacing w:line="480" w:lineRule="auto"/>
      </w:pPr>
    </w:p>
    <w:p w:rsidR="002C1FFB" w:rsidRDefault="002C1FFB" w:rsidP="002C1FFB">
      <w:pPr>
        <w:spacing w:line="480" w:lineRule="auto"/>
      </w:pPr>
      <w:r>
        <w:t xml:space="preserve">In the above table, a preliminary analysis has been provided about the possible dimension values that can be used by RSs using different approaches. The analysis is based on a review of current approaches to RSs. </w:t>
      </w:r>
    </w:p>
    <w:p w:rsidR="002C1FFB" w:rsidRPr="001F3E63" w:rsidRDefault="002C1FFB" w:rsidP="002C1FFB">
      <w:pPr>
        <w:spacing w:line="480" w:lineRule="auto"/>
      </w:pPr>
      <w:r>
        <w:t xml:space="preserve">The extent to which the evaluation metrics related to the five dimensions are high or low is denoted in the table by using two different notations. The ‘O’ symbol is used where the resulting evaluation related to a particular dimension is conceptually high and the ‘o’ notation is used for cases in which the evaluation related to a </w:t>
      </w:r>
      <w:r w:rsidR="004C2B55">
        <w:t>particular</w:t>
      </w:r>
      <w:r>
        <w:t xml:space="preserve"> dimension is relatively low.</w:t>
      </w:r>
    </w:p>
    <w:p w:rsidR="002C1FFB" w:rsidRDefault="002C1FFB" w:rsidP="002C1FFB">
      <w:pPr>
        <w:pStyle w:val="Heading3"/>
        <w:numPr>
          <w:ilvl w:val="0"/>
          <w:numId w:val="0"/>
        </w:numPr>
      </w:pPr>
      <w:bookmarkStart w:id="835" w:name="_Toc478091076"/>
      <w:bookmarkStart w:id="836" w:name="_Toc479340010"/>
      <w:r>
        <w:lastRenderedPageBreak/>
        <w:t>Applying the Evaluation Method to the Case Study</w:t>
      </w:r>
      <w:bookmarkEnd w:id="835"/>
      <w:bookmarkEnd w:id="836"/>
    </w:p>
    <w:p w:rsidR="002C1FFB" w:rsidRPr="00DD7E84" w:rsidRDefault="002C1FFB" w:rsidP="002C1FFB">
      <w:pPr>
        <w:spacing w:line="240" w:lineRule="auto"/>
      </w:pPr>
    </w:p>
    <w:p w:rsidR="002C1FFB" w:rsidRDefault="002C1FFB" w:rsidP="002C1FFB">
      <w:pPr>
        <w:pStyle w:val="BodyText"/>
        <w:keepNext/>
        <w:spacing w:line="480" w:lineRule="auto"/>
      </w:pPr>
      <w:r>
        <w:rPr>
          <w:noProof/>
          <w:lang w:val="en-CA" w:eastAsia="en-CA"/>
        </w:rPr>
        <w:drawing>
          <wp:inline distT="0" distB="0" distL="0" distR="0" wp14:anchorId="47BEA2C8" wp14:editId="7777B03D">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2C1FFB" w:rsidRDefault="002C1FFB" w:rsidP="002C1FFB">
      <w:pPr>
        <w:pStyle w:val="Caption"/>
      </w:pPr>
      <w:bookmarkStart w:id="837" w:name="_Toc478091112"/>
      <w:bookmarkStart w:id="838" w:name="_Toc479340046"/>
      <w:r>
        <w:t xml:space="preserve">Figure </w:t>
      </w:r>
      <w:r>
        <w:fldChar w:fldCharType="begin"/>
      </w:r>
      <w:r>
        <w:instrText xml:space="preserve"> SEQ Figure \* ARABIC </w:instrText>
      </w:r>
      <w:r>
        <w:fldChar w:fldCharType="separate"/>
      </w:r>
      <w:r>
        <w:rPr>
          <w:noProof/>
        </w:rPr>
        <w:t>35</w:t>
      </w:r>
      <w:r>
        <w:fldChar w:fldCharType="end"/>
      </w:r>
      <w:r>
        <w:t xml:space="preserve"> Multidimensional description of the Job Recommender System</w:t>
      </w:r>
      <w:bookmarkEnd w:id="837"/>
      <w:bookmarkEnd w:id="838"/>
    </w:p>
    <w:p w:rsidR="002C1FFB" w:rsidRDefault="002C1FFB" w:rsidP="002C1FFB">
      <w:pPr>
        <w:spacing w:line="240" w:lineRule="auto"/>
      </w:pPr>
    </w:p>
    <w:p w:rsidR="002C1FFB" w:rsidRDefault="002C1FFB" w:rsidP="002C1FFB">
      <w:pPr>
        <w:pStyle w:val="BodyText"/>
        <w:spacing w:line="480" w:lineRule="auto"/>
      </w:pPr>
      <w:r>
        <w:t>The five-dimensional representation of the job-oriented RPRS described in chapter 5 is now provided</w:t>
      </w:r>
      <w:r w:rsidR="002D7AB3">
        <w:t xml:space="preserve"> in Figure 35</w:t>
      </w:r>
      <w:r>
        <w:t>. The duration dimension is described as the period of time for which the job data and the resume were kept in the system and duration of chunk of historic data being used for generating the recommendations. It is evident from the papers that this factor is on the higher side.</w:t>
      </w:r>
    </w:p>
    <w:p w:rsidR="002C1FFB" w:rsidRDefault="002C1FFB" w:rsidP="002C1FFB">
      <w:pPr>
        <w:pStyle w:val="BodyTextFirstIndent"/>
        <w:spacing w:line="480" w:lineRule="auto"/>
        <w:ind w:firstLine="0"/>
      </w:pPr>
      <w:r>
        <w:t>The next factor to consider is the extent of usage of user data by the RS. Since the user’s personal data is highly available to the system in the form of resumes and user’s actions (such as like, favorite, and apply) recorded by the system, the extent of data usage is supposed to be at a high level.</w:t>
      </w:r>
    </w:p>
    <w:p w:rsidR="002C1FFB" w:rsidRDefault="002C1FFB" w:rsidP="002C1FFB">
      <w:pPr>
        <w:pStyle w:val="BodyTextFirstIndent"/>
        <w:spacing w:line="480" w:lineRule="auto"/>
        <w:ind w:firstLine="0"/>
      </w:pPr>
      <w:r>
        <w:t xml:space="preserve">The size of audience in this scenario is also on the higher side. It can be considered to be higher than the valuation/utilization of the two previously discussed dimensions because the data is available to </w:t>
      </w:r>
      <w:r>
        <w:lastRenderedPageBreak/>
        <w:t>many organizations and users that are accessing the system for their job search and getting recommendations from the system.</w:t>
      </w:r>
    </w:p>
    <w:p w:rsidR="002C1FFB" w:rsidRDefault="002C1FFB" w:rsidP="002C1FFB">
      <w:pPr>
        <w:pStyle w:val="BodyTextFirstIndent"/>
        <w:spacing w:line="480" w:lineRule="auto"/>
        <w:ind w:firstLine="0"/>
      </w:pPr>
      <w:r>
        <w:t>Since most of the user data that is obtained, stored and utilized by the system is in static form and involves personal information of both the job applicant and the employers, the value of user situation awareness by the RS is on the lower side.</w:t>
      </w:r>
    </w:p>
    <w:p w:rsidR="002C1FFB" w:rsidRPr="00C46A6E" w:rsidRDefault="002C1FFB" w:rsidP="002C1FFB">
      <w:pPr>
        <w:pStyle w:val="BodyTextFirstIndent"/>
        <w:spacing w:line="480" w:lineRule="auto"/>
        <w:ind w:firstLine="0"/>
      </w:pPr>
      <w:r>
        <w:t>Finally, the user intention factor of the system is at a high level in the graph because the main objective of the system is to obtain meaningful job recommendation to the user and to be aware of the user’s intention in order to display better results.</w:t>
      </w:r>
    </w:p>
    <w:p w:rsidR="002C1FFB" w:rsidDel="00033011" w:rsidRDefault="002C1FFB" w:rsidP="002C1FFB">
      <w:pPr>
        <w:pStyle w:val="BodyText"/>
        <w:spacing w:line="480" w:lineRule="auto"/>
        <w:rPr>
          <w:del w:id="839" w:author="Paulo Alencar" w:date="2017-04-07T14:35:00Z"/>
        </w:rPr>
      </w:pPr>
    </w:p>
    <w:p w:rsidR="002C1FFB" w:rsidRDefault="002C1FFB" w:rsidP="002C1FFB">
      <w:pPr>
        <w:pStyle w:val="BodyText"/>
        <w:spacing w:line="480" w:lineRule="auto"/>
      </w:pPr>
      <w:r>
        <w:t xml:space="preserve">Using this preliminary approach, a qualitative analysis can be performed over the Recommender Systems across multiple dimensions in order to find the relative optimal values for each of the existing dimension that the RS must satisfy. These values can serve as threshold values for these dimensions and the RS can be characterized based on these threshold values. This characterization of the RSs could lead to a standard for the evaluation of these systems, in </w:t>
      </w:r>
      <w:r w:rsidR="00E164CD">
        <w:t>contrast</w:t>
      </w:r>
      <w:r>
        <w:t xml:space="preserve"> with existing metrics such as accuracy and predictability. Indeed, more dimensions can be added into the </w:t>
      </w:r>
      <w:r w:rsidR="00E164CD">
        <w:t>evaluation</w:t>
      </w:r>
      <w:r>
        <w:t xml:space="preserve"> approach by figuring out additional parameters that can be potentially used for evaluating RSs across multiple platforms.</w:t>
      </w:r>
    </w:p>
    <w:p w:rsidR="00FA385A" w:rsidRPr="00E47371" w:rsidRDefault="00FA385A" w:rsidP="00FA385A">
      <w:pPr>
        <w:pStyle w:val="Caption"/>
        <w:rPr>
          <w:lang w:val="en-CA"/>
        </w:rPr>
      </w:pPr>
    </w:p>
    <w:p w:rsidR="00711A11" w:rsidRDefault="00711A11" w:rsidP="00711A11">
      <w:pPr>
        <w:pStyle w:val="BackHead"/>
      </w:pPr>
      <w:bookmarkStart w:id="840" w:name="_Toc478091077"/>
      <w:bookmarkStart w:id="841" w:name="_Toc479340011"/>
      <w:r>
        <w:lastRenderedPageBreak/>
        <w:t>Bibliography</w:t>
      </w:r>
      <w:bookmarkEnd w:id="840"/>
      <w:bookmarkEnd w:id="841"/>
    </w:p>
    <w:p w:rsidR="001E37CA" w:rsidRDefault="00711A11" w:rsidP="001E37CA">
      <w:pPr>
        <w:spacing w:after="120"/>
        <w:ind w:left="288" w:hanging="288"/>
      </w:pPr>
      <w:r>
        <w:t>[</w:t>
      </w:r>
      <w:r w:rsidR="001E37CA" w:rsidRPr="00B45FF7">
        <w:t xml:space="preserve">1] </w:t>
      </w:r>
      <w:r w:rsidR="001E37CA" w:rsidRPr="0060512B">
        <w:t>Girardi R, Marinho LB. A domain model of Web recommender systems based on usage mining and collaborative filtering. Requirements Engineering. 2007 Jan 1;12(1):23-40.</w:t>
      </w:r>
    </w:p>
    <w:p w:rsidR="001E37CA" w:rsidRDefault="001E37CA" w:rsidP="001E37CA">
      <w:pPr>
        <w:pStyle w:val="Biblio"/>
      </w:pPr>
      <w:r>
        <w:t>[2]</w:t>
      </w:r>
      <w:r w:rsidRPr="00051402">
        <w:rPr>
          <w:rFonts w:ascii="Arial" w:hAnsi="Arial" w:cs="Arial"/>
          <w:color w:val="222222"/>
          <w:sz w:val="20"/>
          <w:shd w:val="clear" w:color="auto" w:fill="FFFFFF"/>
        </w:rPr>
        <w:t xml:space="preserve"> </w:t>
      </w:r>
      <w:r w:rsidRPr="0060512B">
        <w:rPr>
          <w:lang w:val="en-CA"/>
        </w:rPr>
        <w:t>Rasmussen C, Dara R. Recommender Systems for Privacy Management: A Framework. InHigh-Assurance Systems Engineering (HASE), 2014 IEEE 15th International Symposium on 2014 Jan 9 (pp. 243-244). IEEE.</w:t>
      </w:r>
    </w:p>
    <w:p w:rsidR="001E37CA" w:rsidRDefault="001E37CA" w:rsidP="001E37CA">
      <w:pPr>
        <w:pStyle w:val="Biblio"/>
      </w:pPr>
      <w:r>
        <w:t>[3]</w:t>
      </w:r>
      <w:r w:rsidRPr="00051402">
        <w:rPr>
          <w:rFonts w:ascii="Arial" w:hAnsi="Arial" w:cs="Arial"/>
          <w:color w:val="222222"/>
          <w:sz w:val="20"/>
          <w:shd w:val="clear" w:color="auto" w:fill="FFFFFF"/>
        </w:rPr>
        <w:t xml:space="preserve"> </w:t>
      </w:r>
      <w:r w:rsidRPr="0060512B">
        <w:rPr>
          <w:lang w:val="en-CA"/>
        </w:rPr>
        <w:t>Sankar CP, Vidyaraj R, Kumar KS. Trust Based Stock Recommendation System–A Social Network Analysis Approach. Procedia Computer Science. 2015 Jan 1;46:299-305.</w:t>
      </w:r>
    </w:p>
    <w:p w:rsidR="001E37CA" w:rsidRDefault="001E37CA" w:rsidP="001E37CA">
      <w:pPr>
        <w:pStyle w:val="Biblio"/>
        <w:rPr>
          <w:lang w:val="en-CA"/>
        </w:rPr>
      </w:pPr>
      <w:r>
        <w:t>[4]</w:t>
      </w:r>
      <w:r w:rsidRPr="00051402">
        <w:rPr>
          <w:rFonts w:ascii="Arial" w:hAnsi="Arial" w:cs="Arial"/>
          <w:color w:val="222222"/>
          <w:sz w:val="20"/>
          <w:shd w:val="clear" w:color="auto" w:fill="FFFFFF"/>
        </w:rPr>
        <w:t xml:space="preserve"> </w:t>
      </w:r>
      <w:r w:rsidRPr="005E5A6E">
        <w:rPr>
          <w:lang w:val="en-CA"/>
        </w:rPr>
        <w:t xml:space="preserve">Zhao VN, Moh M, Moh TS. Contextual-Aware Hybrid Recommender System for Mixed Cold-Start Problems in Privacy Protection. InBig Data Security on Cloud (BigDataSecurity), IEEE International Conference on High Performance and Smart Computing (HPSC), and IEEE International Conference on Intelligent Data and Security (IDS), 2016 IEEE 2nd International Conference on 2016 Apr 9 (pp. 400-405). IEEE. </w:t>
      </w:r>
    </w:p>
    <w:p w:rsidR="001E37CA" w:rsidRDefault="001E37CA" w:rsidP="001E37CA">
      <w:pPr>
        <w:pStyle w:val="Biblio"/>
      </w:pPr>
      <w:r>
        <w:t>[5]</w:t>
      </w:r>
      <w:r w:rsidRPr="00051402">
        <w:rPr>
          <w:rFonts w:ascii="Arial" w:hAnsi="Arial" w:cs="Arial"/>
          <w:color w:val="222222"/>
          <w:sz w:val="20"/>
          <w:shd w:val="clear" w:color="auto" w:fill="FFFFFF"/>
        </w:rPr>
        <w:t xml:space="preserve"> </w:t>
      </w:r>
      <w:r w:rsidRPr="00AA3D2E">
        <w:rPr>
          <w:lang w:val="en-CA"/>
        </w:rPr>
        <w:t>Elmisery AM, Rho S, Botvich D. Collaborative privacy framework for minimizing privacy risks in an IPTV social recommender service. Multimedia Tools and Applications. 2016 Nov 1;75(2</w:t>
      </w:r>
      <w:r>
        <w:rPr>
          <w:lang w:val="en-CA"/>
        </w:rPr>
        <w:t>2):14927-57</w:t>
      </w:r>
      <w:r w:rsidRPr="00051402">
        <w:t>.</w:t>
      </w:r>
    </w:p>
    <w:p w:rsidR="001E37CA" w:rsidRDefault="001E37CA" w:rsidP="001E37CA">
      <w:pPr>
        <w:pStyle w:val="Biblio"/>
      </w:pPr>
      <w:r>
        <w:t>[6]</w:t>
      </w:r>
      <w:r w:rsidRPr="00051402">
        <w:rPr>
          <w:rFonts w:ascii="Arial" w:hAnsi="Arial" w:cs="Arial"/>
          <w:color w:val="222222"/>
          <w:sz w:val="20"/>
          <w:shd w:val="clear" w:color="auto" w:fill="FFFFFF"/>
        </w:rPr>
        <w:t xml:space="preserve"> </w:t>
      </w:r>
      <w:r w:rsidRPr="00AA3D2E">
        <w:rPr>
          <w:lang w:val="en-CA"/>
        </w:rPr>
        <w:t>Ma X, Li H, Ma J, Jiang Q, Gao S, Xi N, Lu D. APPLET: a privacy-preserving framework for location-aware recommender system. Science China Information Sciences. 2017 Sep 1;60(9):092101.</w:t>
      </w:r>
      <w:r w:rsidRPr="00051402">
        <w:t>1.</w:t>
      </w:r>
    </w:p>
    <w:p w:rsidR="001E37CA" w:rsidRDefault="001E37CA" w:rsidP="001E37CA">
      <w:pPr>
        <w:pStyle w:val="Biblio"/>
      </w:pPr>
      <w:r>
        <w:t>[7]</w:t>
      </w:r>
      <w:r w:rsidRPr="00051402">
        <w:rPr>
          <w:rFonts w:ascii="Arial" w:hAnsi="Arial" w:cs="Arial"/>
          <w:color w:val="222222"/>
          <w:sz w:val="20"/>
          <w:shd w:val="clear" w:color="auto" w:fill="FFFFFF"/>
        </w:rPr>
        <w:t xml:space="preserve"> </w:t>
      </w:r>
      <w:r w:rsidRPr="00AA3D2E">
        <w:rPr>
          <w:lang w:val="en-CA"/>
        </w:rPr>
        <w:t>Bouneffouf D. </w:t>
      </w:r>
      <w:r w:rsidRPr="00AA3D2E">
        <w:rPr>
          <w:i/>
          <w:iCs/>
          <w:lang w:val="en-CA"/>
        </w:rPr>
        <w:t>DRARS, A Dynamic Risk-Aware Recommender System</w:t>
      </w:r>
      <w:r w:rsidRPr="00AA3D2E">
        <w:rPr>
          <w:lang w:val="en-CA"/>
        </w:rPr>
        <w:t> (Doctoral dissertation, Institut National des Télécommunications).</w:t>
      </w:r>
    </w:p>
    <w:p w:rsidR="001E37CA" w:rsidRDefault="001E37CA" w:rsidP="001E37CA">
      <w:pPr>
        <w:pStyle w:val="Biblio"/>
      </w:pPr>
      <w:r>
        <w:t>[8]</w:t>
      </w:r>
      <w:r w:rsidRPr="00051402">
        <w:rPr>
          <w:rFonts w:ascii="Arial" w:hAnsi="Arial" w:cs="Arial"/>
          <w:color w:val="222222"/>
          <w:sz w:val="20"/>
          <w:shd w:val="clear" w:color="auto" w:fill="FFFFFF"/>
        </w:rPr>
        <w:t xml:space="preserve"> </w:t>
      </w:r>
      <w:r w:rsidRPr="00AA3D2E">
        <w:rPr>
          <w:lang w:val="en-CA"/>
        </w:rPr>
        <w:t>Wang Z, Liao J, Cao Q, Qi H, Wang Z. Friendbook: a semantic-based friend recommendation system for social networks. IEEE Transactions on Mobile Com</w:t>
      </w:r>
      <w:r>
        <w:rPr>
          <w:lang w:val="en-CA"/>
        </w:rPr>
        <w:t>puting. 2015 Mar 1;14(3):538-51</w:t>
      </w:r>
      <w:r w:rsidRPr="00051402">
        <w:t>.</w:t>
      </w:r>
    </w:p>
    <w:p w:rsidR="001E37CA" w:rsidRDefault="001E37CA" w:rsidP="001E37CA">
      <w:pPr>
        <w:pStyle w:val="Biblio"/>
      </w:pPr>
      <w:r>
        <w:t>[9]</w:t>
      </w:r>
      <w:r w:rsidRPr="00051402">
        <w:rPr>
          <w:rFonts w:ascii="Arial" w:hAnsi="Arial" w:cs="Arial"/>
          <w:color w:val="222222"/>
          <w:sz w:val="20"/>
          <w:shd w:val="clear" w:color="auto" w:fill="FFFFFF"/>
        </w:rPr>
        <w:t xml:space="preserve"> </w:t>
      </w:r>
      <w:r w:rsidRPr="006E1B0F">
        <w:rPr>
          <w:lang w:val="en-CA"/>
        </w:rPr>
        <w:t>Guo S, Alamudun F, Hammond T. RésuMatcher: A personalized résumé-job matching system. Expert Systems with Appl</w:t>
      </w:r>
      <w:r>
        <w:rPr>
          <w:lang w:val="en-CA"/>
        </w:rPr>
        <w:t>ications. 2016 Oct 30;60:169-82</w:t>
      </w:r>
      <w:r w:rsidRPr="00051402">
        <w:t>.</w:t>
      </w:r>
    </w:p>
    <w:p w:rsidR="001E37CA" w:rsidRDefault="001E37CA" w:rsidP="001E37CA">
      <w:pPr>
        <w:pStyle w:val="Biblio"/>
      </w:pPr>
      <w:r>
        <w:t>[10]</w:t>
      </w:r>
      <w:r w:rsidRPr="00051402">
        <w:rPr>
          <w:rFonts w:ascii="Arial" w:hAnsi="Arial" w:cs="Arial"/>
          <w:color w:val="222222"/>
          <w:sz w:val="20"/>
          <w:shd w:val="clear" w:color="auto" w:fill="FFFFFF"/>
        </w:rPr>
        <w:t xml:space="preserve"> </w:t>
      </w:r>
      <w:r w:rsidRPr="00D624F7">
        <w:rPr>
          <w:lang w:val="en-CA"/>
        </w:rPr>
        <w:t>Lu Y, El Helou S, Gillet D. A recommender system for job seeking and recruiting website. InProceedings of the 22nd International Conference on World Wide Web 2013 May 13 (pp. 963-966). ACM.</w:t>
      </w:r>
    </w:p>
    <w:p w:rsidR="001E37CA" w:rsidRDefault="001E37CA" w:rsidP="001E37CA">
      <w:pPr>
        <w:pStyle w:val="Biblio"/>
      </w:pPr>
      <w:r>
        <w:lastRenderedPageBreak/>
        <w:t>[11]</w:t>
      </w:r>
      <w:r w:rsidRPr="00051402">
        <w:rPr>
          <w:rFonts w:ascii="Arial" w:hAnsi="Arial" w:cs="Arial"/>
          <w:color w:val="222222"/>
          <w:sz w:val="20"/>
          <w:shd w:val="clear" w:color="auto" w:fill="FFFFFF"/>
        </w:rPr>
        <w:t xml:space="preserve"> </w:t>
      </w:r>
      <w:r w:rsidRPr="00D624F7">
        <w:rPr>
          <w:lang w:val="en-CA"/>
        </w:rPr>
        <w:t>McSherry F, Mironov I. Differentially private recommender systems: building privacy into the net. InProceedings of the 15th ACM SIGKDD international conference on Knowledge discovery and data mining 2009 Jun 28 (pp. 627-636). ACM.</w:t>
      </w:r>
    </w:p>
    <w:p w:rsidR="001E37CA" w:rsidRDefault="001E37CA" w:rsidP="001E37CA">
      <w:pPr>
        <w:pStyle w:val="Biblio"/>
      </w:pPr>
      <w:r>
        <w:t>[12]</w:t>
      </w:r>
      <w:r w:rsidRPr="00051402">
        <w:rPr>
          <w:rFonts w:ascii="Arial" w:hAnsi="Arial" w:cs="Arial"/>
          <w:color w:val="222222"/>
          <w:sz w:val="20"/>
          <w:shd w:val="clear" w:color="auto" w:fill="FFFFFF"/>
        </w:rPr>
        <w:t xml:space="preserve"> </w:t>
      </w:r>
      <w:r w:rsidRPr="00D624F7">
        <w:rPr>
          <w:lang w:val="en-CA"/>
        </w:rPr>
        <w:t>Shokri R, Pedarsani P, Theodorakopoulos G, Hubaux JP. Preserving privacy in collaborative filtering through distributed aggregation of offline profiles. InProceedings of the third ACM conference on Recommender systems 2009 Oct 23 (pp. 157-164). ACM.</w:t>
      </w:r>
    </w:p>
    <w:p w:rsidR="001E37CA" w:rsidRDefault="001E37CA" w:rsidP="001E37CA">
      <w:pPr>
        <w:pStyle w:val="Biblio"/>
        <w:rPr>
          <w:lang w:val="en-CA"/>
        </w:rPr>
      </w:pPr>
      <w:r>
        <w:t>[13]</w:t>
      </w:r>
      <w:r w:rsidRPr="00051402">
        <w:rPr>
          <w:rFonts w:ascii="Arial" w:hAnsi="Arial" w:cs="Arial"/>
          <w:color w:val="222222"/>
          <w:sz w:val="20"/>
          <w:shd w:val="clear" w:color="auto" w:fill="FFFFFF"/>
        </w:rPr>
        <w:t xml:space="preserve"> </w:t>
      </w:r>
      <w:r w:rsidRPr="00D624F7">
        <w:rPr>
          <w:lang w:val="en-CA"/>
        </w:rPr>
        <w:t xml:space="preserve">Shang S, Hui Y, Hui P, Cuff P, Kulkarni S. Beyond personalization and anonymity: Towards a group-based recommender system. InProceedings of the 29th Annual ACM Symposium on Applied Computing 2014 Mar 24 (pp. 266-273). ACM. </w:t>
      </w:r>
    </w:p>
    <w:p w:rsidR="001E37CA" w:rsidRDefault="001E37CA" w:rsidP="001E37CA">
      <w:pPr>
        <w:pStyle w:val="Biblio"/>
      </w:pPr>
      <w:r>
        <w:t>[14]</w:t>
      </w:r>
      <w:r w:rsidRPr="00051402">
        <w:rPr>
          <w:rFonts w:ascii="Arial" w:hAnsi="Arial" w:cs="Arial"/>
          <w:color w:val="222222"/>
          <w:sz w:val="20"/>
          <w:shd w:val="clear" w:color="auto" w:fill="FFFFFF"/>
        </w:rPr>
        <w:t xml:space="preserve"> </w:t>
      </w:r>
      <w:r w:rsidRPr="00D624F7">
        <w:rPr>
          <w:lang w:val="en-CA"/>
        </w:rPr>
        <w:t>Zhang B, Wang N, Jin H. Privacy concerns in online recommender systems: influences of control and user data input. InSymposium on Usable Privacy and Security (SOUPS) 2014 Jul 9 (pp. 159-173).</w:t>
      </w:r>
    </w:p>
    <w:p w:rsidR="001E37CA" w:rsidRDefault="001E37CA" w:rsidP="001E37CA">
      <w:pPr>
        <w:pStyle w:val="Biblio"/>
      </w:pPr>
      <w:r>
        <w:t>[15]</w:t>
      </w:r>
      <w:r w:rsidRPr="00051402">
        <w:rPr>
          <w:rFonts w:ascii="Arial" w:hAnsi="Arial" w:cs="Arial"/>
          <w:color w:val="222222"/>
          <w:sz w:val="20"/>
          <w:shd w:val="clear" w:color="auto" w:fill="FFFFFF"/>
        </w:rPr>
        <w:t xml:space="preserve"> </w:t>
      </w:r>
      <w:r w:rsidRPr="00D624F7">
        <w:rPr>
          <w:lang w:val="en-CA"/>
        </w:rPr>
        <w:t>Zimmermann T, Bird C. Collaborative software development in ten years: Diversity, tools, and remix culture. InProceedings of the Workshop on The Future of Collaborative Software Development 2012.</w:t>
      </w:r>
    </w:p>
    <w:p w:rsidR="001E37CA" w:rsidRDefault="001E37CA" w:rsidP="001E37CA">
      <w:pPr>
        <w:pStyle w:val="Biblio"/>
      </w:pPr>
      <w:r>
        <w:t>[16]</w:t>
      </w:r>
      <w:r w:rsidRPr="00622C3C">
        <w:rPr>
          <w:rFonts w:ascii="Arial" w:hAnsi="Arial" w:cs="Arial"/>
          <w:color w:val="222222"/>
          <w:sz w:val="20"/>
          <w:shd w:val="clear" w:color="auto" w:fill="FFFFFF"/>
        </w:rPr>
        <w:t xml:space="preserve"> </w:t>
      </w:r>
      <w:r w:rsidRPr="00D624F7">
        <w:rPr>
          <w:lang w:val="en-CA"/>
        </w:rPr>
        <w:t>El Helou S, Salzmann C, Sire S, Gillet D. The 3A contextual ranking system: simultaneously recommending actors, assets, and group activities. InProceedings of the third ACM conference on Recommender systems 2009 Oct 23 (pp. 373-376). ACM.</w:t>
      </w:r>
    </w:p>
    <w:p w:rsidR="001E37CA" w:rsidRDefault="001E37CA" w:rsidP="001E37CA">
      <w:pPr>
        <w:pStyle w:val="Biblio"/>
      </w:pPr>
      <w:r>
        <w:t>[17]</w:t>
      </w:r>
      <w:r w:rsidRPr="00537BE7">
        <w:rPr>
          <w:rFonts w:ascii="Arial" w:hAnsi="Arial" w:cs="Arial"/>
          <w:color w:val="222222"/>
          <w:sz w:val="20"/>
          <w:shd w:val="clear" w:color="auto" w:fill="FFFFFF"/>
        </w:rPr>
        <w:t xml:space="preserve"> </w:t>
      </w:r>
      <w:r w:rsidRPr="00D624F7">
        <w:rPr>
          <w:lang w:val="en-CA"/>
        </w:rPr>
        <w:t>Adomavicius G, Tuzhilin A. Toward the next generation of recommender systems: A survey of the state-of-the-art and possible extensions. IEEE transactions on knowledge and data engineering. 2005 Jun;17(6):734-49.</w:t>
      </w:r>
    </w:p>
    <w:p w:rsidR="001E37CA" w:rsidRDefault="001E37CA" w:rsidP="001E37CA">
      <w:pPr>
        <w:pStyle w:val="Biblio"/>
      </w:pPr>
      <w:r>
        <w:t>[18]</w:t>
      </w:r>
      <w:r w:rsidRPr="003A06F4">
        <w:rPr>
          <w:rFonts w:ascii="Arial" w:hAnsi="Arial" w:cs="Arial"/>
          <w:color w:val="222222"/>
          <w:sz w:val="20"/>
          <w:shd w:val="clear" w:color="auto" w:fill="FFFFFF"/>
        </w:rPr>
        <w:t xml:space="preserve"> </w:t>
      </w:r>
      <w:r w:rsidRPr="00D624F7">
        <w:rPr>
          <w:lang w:val="en-CA"/>
        </w:rPr>
        <w:t>Beel J, Gipp B, Langer S, Breitinger C. Research-paper recommender systems: a literature survey. International Journal on Digital Libraries. 2016 Nov 1;17(4):305-38.</w:t>
      </w:r>
    </w:p>
    <w:p w:rsidR="001E37CA" w:rsidRDefault="001E37CA" w:rsidP="001E37CA">
      <w:pPr>
        <w:pStyle w:val="Biblio"/>
      </w:pPr>
      <w:r>
        <w:t>[19]</w:t>
      </w:r>
      <w:r w:rsidRPr="005C5E0E">
        <w:rPr>
          <w:rFonts w:ascii="Arial" w:hAnsi="Arial" w:cs="Arial"/>
          <w:color w:val="222222"/>
          <w:sz w:val="20"/>
          <w:shd w:val="clear" w:color="auto" w:fill="FFFFFF"/>
        </w:rPr>
        <w:t xml:space="preserve"> </w:t>
      </w:r>
      <w:r w:rsidRPr="00D624F7">
        <w:rPr>
          <w:lang w:val="en-CA"/>
        </w:rPr>
        <w:t>Jeckmans AJ, Beye M, Erkin Z, Hartel P, Lagendijk RL, Tang Q. Privacy in recommender systems. InSocial media retrieval 2013 (pp. 263-281). Springer London.</w:t>
      </w:r>
    </w:p>
    <w:p w:rsidR="001E37CA" w:rsidRDefault="001E37CA" w:rsidP="001E37CA">
      <w:pPr>
        <w:pStyle w:val="Biblio"/>
      </w:pPr>
      <w:r>
        <w:t xml:space="preserve">[20] </w:t>
      </w:r>
      <w:r w:rsidRPr="00D624F7">
        <w:rPr>
          <w:lang w:val="en-CA"/>
        </w:rPr>
        <w:t>Jafarkarimi H, Sim AT, Saadatdoost R. A naive recommendation model for large databases. International Journal of Information and Education Technology. 2012 Jun 1;2(3):216.</w:t>
      </w:r>
    </w:p>
    <w:p w:rsidR="001E37CA" w:rsidRDefault="001E37CA" w:rsidP="001E37CA">
      <w:pPr>
        <w:pStyle w:val="Biblio"/>
      </w:pPr>
      <w:r>
        <w:t>[21]</w:t>
      </w:r>
      <w:r w:rsidRPr="00DA6389">
        <w:rPr>
          <w:rFonts w:ascii="Arial" w:hAnsi="Arial" w:cs="Arial"/>
          <w:color w:val="222222"/>
          <w:sz w:val="20"/>
          <w:shd w:val="clear" w:color="auto" w:fill="FFFFFF"/>
        </w:rPr>
        <w:t xml:space="preserve"> </w:t>
      </w:r>
      <w:r w:rsidRPr="00D624F7">
        <w:rPr>
          <w:lang w:val="en-CA"/>
        </w:rPr>
        <w:t>Dey AK. Understanding and using context. Personal and ubiquitous computing. 2001 Jan 2;5(1):4-7.</w:t>
      </w:r>
    </w:p>
    <w:p w:rsidR="001E37CA" w:rsidRDefault="001E37CA" w:rsidP="001E37CA">
      <w:pPr>
        <w:pStyle w:val="Biblio"/>
      </w:pPr>
      <w:r>
        <w:lastRenderedPageBreak/>
        <w:t>[22]</w:t>
      </w:r>
      <w:r w:rsidRPr="0088164D">
        <w:rPr>
          <w:rFonts w:ascii="Arial" w:hAnsi="Arial" w:cs="Arial"/>
          <w:color w:val="222222"/>
          <w:sz w:val="20"/>
          <w:shd w:val="clear" w:color="auto" w:fill="FFFFFF"/>
        </w:rPr>
        <w:t xml:space="preserve"> </w:t>
      </w:r>
      <w:r w:rsidRPr="00D624F7">
        <w:rPr>
          <w:lang w:val="en-CA"/>
        </w:rPr>
        <w:t>Melville P, Sindhwani V. Recommender systems. InEncyclopedia of machine learning 2011 (pp. 829-838). Springer US.</w:t>
      </w:r>
    </w:p>
    <w:p w:rsidR="001E37CA" w:rsidRDefault="001E37CA" w:rsidP="001E37CA">
      <w:pPr>
        <w:pStyle w:val="Biblio"/>
      </w:pPr>
      <w:r>
        <w:t>[23]</w:t>
      </w:r>
      <w:r w:rsidRPr="00825D8E">
        <w:rPr>
          <w:rFonts w:ascii="Arial" w:hAnsi="Arial" w:cs="Arial"/>
          <w:color w:val="222222"/>
          <w:sz w:val="20"/>
          <w:shd w:val="clear" w:color="auto" w:fill="FFFFFF"/>
        </w:rPr>
        <w:t xml:space="preserve"> </w:t>
      </w:r>
      <w:r w:rsidRPr="00D624F7">
        <w:rPr>
          <w:lang w:val="en-CA"/>
        </w:rPr>
        <w:t>Mooney RJ, Roy L. Content-based book recommending using learning for text categorization. InProceedings of the fifth ACM conference on Digital librarie</w:t>
      </w:r>
      <w:r>
        <w:rPr>
          <w:lang w:val="en-CA"/>
        </w:rPr>
        <w:t>s 2000 Jun 1 (pp. 195-204). ACM</w:t>
      </w:r>
      <w:r w:rsidRPr="00825D8E">
        <w:t>.</w:t>
      </w:r>
    </w:p>
    <w:p w:rsidR="001E37CA" w:rsidRDefault="001E37CA" w:rsidP="001E37CA">
      <w:pPr>
        <w:pStyle w:val="Biblio"/>
      </w:pPr>
      <w:r>
        <w:t>[24]</w:t>
      </w:r>
      <w:r w:rsidRPr="005A0F3B">
        <w:rPr>
          <w:rFonts w:ascii="Arial" w:hAnsi="Arial" w:cs="Arial"/>
          <w:color w:val="222222"/>
          <w:sz w:val="20"/>
          <w:shd w:val="clear" w:color="auto" w:fill="FFFFFF"/>
        </w:rPr>
        <w:t xml:space="preserve"> </w:t>
      </w:r>
      <w:r w:rsidRPr="00D624F7">
        <w:rPr>
          <w:lang w:val="en-CA"/>
        </w:rPr>
        <w:t xml:space="preserve">Grudin J. Partitioning digital worlds: focal and peripheral awareness in multiple monitor use. InProceedings of the SIGCHI conference on Human factors in computing systems 2001 Mar 1 (pp. 458-465). ACM. </w:t>
      </w: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1E37CA" w:rsidRDefault="001E37CA" w:rsidP="001E37CA">
      <w:pPr>
        <w:pStyle w:val="Biblio"/>
      </w:pPr>
      <w:r>
        <w:t>[26]</w:t>
      </w:r>
      <w:r w:rsidRPr="0066524A">
        <w:rPr>
          <w:rFonts w:ascii="Arial" w:hAnsi="Arial" w:cs="Arial"/>
          <w:color w:val="222222"/>
          <w:sz w:val="20"/>
          <w:shd w:val="clear" w:color="auto" w:fill="FFFFFF"/>
        </w:rPr>
        <w:t xml:space="preserve"> </w:t>
      </w:r>
      <w:r w:rsidRPr="00546EF1">
        <w:rPr>
          <w:lang w:val="en-CA"/>
        </w:rPr>
        <w:t>Palen L, Dourish P. Unpacking privacy for a networked world. InProceedings of the SIGCHI conference on Human factors in computing system</w:t>
      </w:r>
      <w:r>
        <w:rPr>
          <w:lang w:val="en-CA"/>
        </w:rPr>
        <w:t>s 2003 Apr 5 (pp. 129-136). ACM</w:t>
      </w:r>
      <w:r w:rsidRPr="0066524A">
        <w:t>.</w:t>
      </w:r>
    </w:p>
    <w:p w:rsidR="001E37CA" w:rsidRDefault="001E37CA" w:rsidP="001E37CA">
      <w:pPr>
        <w:pStyle w:val="Biblio"/>
      </w:pPr>
      <w:r>
        <w:t>[27]</w:t>
      </w:r>
      <w:r w:rsidRPr="00982FCD">
        <w:rPr>
          <w:rFonts w:ascii="Arial" w:hAnsi="Arial" w:cs="Arial"/>
          <w:color w:val="222222"/>
          <w:sz w:val="20"/>
          <w:shd w:val="clear" w:color="auto" w:fill="FFFFFF"/>
        </w:rPr>
        <w:t xml:space="preserve"> </w:t>
      </w:r>
      <w:r w:rsidRPr="00546EF1">
        <w:rPr>
          <w:lang w:val="en-CA"/>
        </w:rPr>
        <w:t>Hong JI, Landay JA. An architecture for privacy-sensitive ubiquitous computing. InProceedings of the 2nd international conference on Mobile systems, applications, and services 2004 Jun 6 (pp. 177-189). ACM.</w:t>
      </w:r>
    </w:p>
    <w:p w:rsidR="001E37CA" w:rsidRDefault="001E37CA" w:rsidP="001E37CA">
      <w:pPr>
        <w:pStyle w:val="Biblio"/>
      </w:pPr>
      <w:r>
        <w:t>[28]</w:t>
      </w:r>
      <w:r w:rsidRPr="000E5AEA">
        <w:rPr>
          <w:rFonts w:ascii="Arial" w:hAnsi="Arial" w:cs="Arial"/>
          <w:color w:val="222222"/>
          <w:sz w:val="20"/>
          <w:shd w:val="clear" w:color="auto" w:fill="FFFFFF"/>
        </w:rPr>
        <w:t xml:space="preserve"> </w:t>
      </w:r>
      <w:r w:rsidRPr="00767F05">
        <w:rPr>
          <w:lang w:val="en-CA"/>
        </w:rPr>
        <w:t>Gross R, Acquisti A. Information revelation and privacy in online social networks. InProceedings of the 2005 ACM workshop on Privacy in the electronic society 2005 Nov 7 (pp. 71-80). ACM.</w:t>
      </w:r>
    </w:p>
    <w:p w:rsidR="001E37CA" w:rsidRDefault="001E37CA" w:rsidP="001E37CA">
      <w:pPr>
        <w:pStyle w:val="Biblio"/>
      </w:pPr>
      <w:r>
        <w:t>[29]</w:t>
      </w:r>
      <w:r w:rsidRPr="000E5AEA">
        <w:rPr>
          <w:rFonts w:ascii="Arial" w:hAnsi="Arial" w:cs="Arial"/>
          <w:color w:val="222222"/>
          <w:sz w:val="20"/>
          <w:shd w:val="clear" w:color="auto" w:fill="FFFFFF"/>
        </w:rPr>
        <w:t xml:space="preserve"> </w:t>
      </w:r>
      <w:r w:rsidRPr="00767F05">
        <w:rPr>
          <w:lang w:val="en-CA"/>
        </w:rPr>
        <w:t>Tufekci Z. Can you see me now? Audience and disclosure regulation in online social network sites. Bulletin of Science, Technology &amp; Society. 2008 Feb 1;28(1):20-36.</w:t>
      </w:r>
    </w:p>
    <w:p w:rsidR="001E37CA" w:rsidRDefault="001E37CA" w:rsidP="001E37CA">
      <w:pPr>
        <w:pStyle w:val="Biblio"/>
      </w:pPr>
      <w:r>
        <w:t>[30]</w:t>
      </w:r>
      <w:r w:rsidRPr="009F307C">
        <w:rPr>
          <w:rFonts w:ascii="Arial" w:hAnsi="Arial" w:cs="Arial"/>
          <w:color w:val="222222"/>
          <w:sz w:val="20"/>
          <w:shd w:val="clear" w:color="auto" w:fill="FFFFFF"/>
        </w:rPr>
        <w:t xml:space="preserve"> </w:t>
      </w:r>
      <w:r w:rsidRPr="00767F05">
        <w:rPr>
          <w:lang w:val="en-CA"/>
        </w:rPr>
        <w:t>Lam S, Frankowski D, Riedl J. Do you trust your recommendations? An exploration of security and privacy issues in recommender systems. Emerging Trends in Information and Communication Security. 2006:14-29.</w:t>
      </w:r>
    </w:p>
    <w:p w:rsidR="001E37CA" w:rsidRDefault="001E37CA" w:rsidP="001E37CA">
      <w:pPr>
        <w:pStyle w:val="Biblio"/>
      </w:pPr>
      <w:r>
        <w:t>[31]</w:t>
      </w:r>
      <w:r w:rsidRPr="00D322CC">
        <w:rPr>
          <w:rFonts w:ascii="Arial" w:hAnsi="Arial" w:cs="Arial"/>
          <w:color w:val="222222"/>
          <w:sz w:val="20"/>
          <w:shd w:val="clear" w:color="auto" w:fill="FFFFFF"/>
        </w:rPr>
        <w:t xml:space="preserve"> </w:t>
      </w:r>
      <w:r w:rsidRPr="00767F05">
        <w:rPr>
          <w:lang w:val="en-CA"/>
        </w:rPr>
        <w:t>Konstas I, Stathopoulos V, Jose JM. On social networks and collaborative recommendation. InProceedings of the 32nd international ACM SIGIR conference on Research and development in information retrieval 2009 Jul 19 (pp. 195-202). ACM.</w:t>
      </w:r>
    </w:p>
    <w:p w:rsidR="001E37CA" w:rsidRDefault="001E37CA" w:rsidP="001E37CA">
      <w:pPr>
        <w:pStyle w:val="Biblio"/>
      </w:pPr>
      <w:r>
        <w:t xml:space="preserve">[32] </w:t>
      </w:r>
      <w:r w:rsidRPr="00767F05">
        <w:rPr>
          <w:lang w:val="en-CA"/>
        </w:rPr>
        <w:t>Ramakrishnan N, Keller BJ, Mirza BJ, Grama AY, Karypis G. Privacy risks in recommender systems. IEEE Internet Computing. 2001 Nov 1;5(6):54.</w:t>
      </w:r>
    </w:p>
    <w:p w:rsidR="001E37CA" w:rsidRDefault="001E37CA" w:rsidP="001E37CA">
      <w:pPr>
        <w:pStyle w:val="Biblio"/>
      </w:pPr>
      <w:r>
        <w:t>[33]</w:t>
      </w:r>
      <w:r w:rsidRPr="00E53C28">
        <w:rPr>
          <w:rFonts w:ascii="Arial" w:hAnsi="Arial" w:cs="Arial"/>
          <w:color w:val="222222"/>
          <w:sz w:val="20"/>
          <w:shd w:val="clear" w:color="auto" w:fill="FFFFFF"/>
        </w:rPr>
        <w:t xml:space="preserve"> </w:t>
      </w:r>
      <w:r w:rsidRPr="00767F05">
        <w:rPr>
          <w:lang w:val="en-CA"/>
        </w:rPr>
        <w:t>Rosenblum D. What anyone can know: The privacy risks of social networking sites. IEEE Security &amp; Privacy. 2007 May;5(3).</w:t>
      </w:r>
    </w:p>
    <w:p w:rsidR="001E37CA" w:rsidRDefault="001E37CA" w:rsidP="001E37CA">
      <w:pPr>
        <w:pStyle w:val="Biblio"/>
      </w:pPr>
      <w:r>
        <w:lastRenderedPageBreak/>
        <w:t>[34]</w:t>
      </w:r>
      <w:r w:rsidRPr="004E064B">
        <w:rPr>
          <w:rFonts w:ascii="Arial" w:hAnsi="Arial" w:cs="Arial"/>
          <w:color w:val="222222"/>
          <w:sz w:val="20"/>
          <w:shd w:val="clear" w:color="auto" w:fill="FFFFFF"/>
        </w:rPr>
        <w:t xml:space="preserve"> </w:t>
      </w:r>
      <w:r w:rsidRPr="00767F05">
        <w:rPr>
          <w:lang w:val="en-CA"/>
        </w:rPr>
        <w:t>Cissée R, Albayrak S. An agent-based approach for privacy-preserving recommender systems. InProceedings of the 6th international joint conference on Autonomous agents and multiagent systems 2007 May 14 (p. 182). ACM.</w:t>
      </w:r>
    </w:p>
    <w:p w:rsidR="001E37CA" w:rsidRDefault="001E37CA" w:rsidP="001E37CA">
      <w:pPr>
        <w:pStyle w:val="Biblio"/>
      </w:pPr>
      <w:r>
        <w:t>[35]</w:t>
      </w:r>
      <w:r w:rsidRPr="004E064B">
        <w:rPr>
          <w:rFonts w:ascii="Arial" w:hAnsi="Arial" w:cs="Arial"/>
          <w:color w:val="222222"/>
          <w:sz w:val="20"/>
          <w:shd w:val="clear" w:color="auto" w:fill="FFFFFF"/>
        </w:rPr>
        <w:t xml:space="preserve"> </w:t>
      </w:r>
      <w:r w:rsidRPr="00767F05">
        <w:rPr>
          <w:lang w:val="en-CA"/>
        </w:rPr>
        <w:t>Polat H, Du W. SVD-based collaborative filtering with privacy. InProceedings of the 2005 ACM symposium on Applied computing 2005 Mar 13 (pp. 791-795). ACM.</w:t>
      </w:r>
    </w:p>
    <w:p w:rsidR="001E37CA" w:rsidRDefault="001E37CA" w:rsidP="001E37CA">
      <w:pPr>
        <w:pStyle w:val="Biblio"/>
      </w:pPr>
      <w:r>
        <w:t>[36]</w:t>
      </w:r>
      <w:r w:rsidRPr="005B781B">
        <w:rPr>
          <w:rFonts w:ascii="Arial" w:hAnsi="Arial" w:cs="Arial"/>
          <w:color w:val="222222"/>
          <w:sz w:val="20"/>
          <w:shd w:val="clear" w:color="auto" w:fill="FFFFFF"/>
        </w:rPr>
        <w:t xml:space="preserve"> </w:t>
      </w:r>
      <w:r w:rsidRPr="00767F05">
        <w:rPr>
          <w:lang w:val="en-CA"/>
        </w:rPr>
        <w:t>Polat H, Du W. Privacy</w:t>
      </w:r>
      <w:r w:rsidRPr="00767F05">
        <w:rPr>
          <w:rFonts w:ascii="Cambria Math" w:hAnsi="Cambria Math" w:cs="Cambria Math"/>
          <w:lang w:val="en-CA"/>
        </w:rPr>
        <w:t>‐</w:t>
      </w:r>
      <w:r w:rsidRPr="00767F05">
        <w:rPr>
          <w:lang w:val="en-CA"/>
        </w:rPr>
        <w:t>preserving top</w:t>
      </w:r>
      <w:r w:rsidRPr="00767F05">
        <w:rPr>
          <w:rFonts w:ascii="Cambria Math" w:hAnsi="Cambria Math" w:cs="Cambria Math"/>
          <w:lang w:val="en-CA"/>
        </w:rPr>
        <w:t>‐</w:t>
      </w:r>
      <w:r w:rsidRPr="00767F05">
        <w:rPr>
          <w:lang w:val="en-CA"/>
        </w:rPr>
        <w:t>N recommendation on distributed data. Journal of the American Society for Information Science and Technology. 2008 May 1;59(7):1093-108.</w:t>
      </w:r>
    </w:p>
    <w:p w:rsidR="001E37CA" w:rsidRDefault="001E37CA" w:rsidP="001E37CA">
      <w:pPr>
        <w:pStyle w:val="Biblio"/>
      </w:pPr>
      <w:r>
        <w:t>[37]</w:t>
      </w:r>
      <w:r w:rsidRPr="00300BD9">
        <w:rPr>
          <w:rFonts w:ascii="Arial" w:hAnsi="Arial" w:cs="Arial"/>
          <w:color w:val="222222"/>
          <w:sz w:val="20"/>
          <w:shd w:val="clear" w:color="auto" w:fill="FFFFFF"/>
        </w:rPr>
        <w:t xml:space="preserve"> </w:t>
      </w:r>
      <w:r w:rsidRPr="00767F05">
        <w:rPr>
          <w:lang w:val="en-CA"/>
        </w:rPr>
        <w:t>Berkovsky S, Eytani Y, Kuflik T, Ricci F. Enhancing privacy and preserving accuracy of a distributed collaborative filtering. InProceedings of the 2007 ACM conference on Recommender systems 2007 Oct 19 (pp. 9-16). ACM.</w:t>
      </w:r>
    </w:p>
    <w:p w:rsidR="001E37CA" w:rsidRDefault="001E37CA" w:rsidP="001E37CA">
      <w:pPr>
        <w:pStyle w:val="Biblio"/>
      </w:pPr>
      <w:r>
        <w:t>[38]</w:t>
      </w:r>
      <w:r w:rsidRPr="00300BD9">
        <w:rPr>
          <w:rFonts w:ascii="Arial" w:hAnsi="Arial" w:cs="Arial"/>
          <w:color w:val="222222"/>
          <w:sz w:val="20"/>
          <w:shd w:val="clear" w:color="auto" w:fill="FFFFFF"/>
        </w:rPr>
        <w:t xml:space="preserve"> </w:t>
      </w:r>
      <w:r w:rsidRPr="00A7613F">
        <w:rPr>
          <w:lang w:val="en-CA"/>
        </w:rPr>
        <w:t>Shokri R, Pedarsani P, Theodorakopoulos G, Hubaux JP. Preserving privacy in collaborative filtering through distributed aggregation of offline profiles. InProceedings of the third ACM conference on Recommender systems 2009 Oct 23 (pp. 157-164). ACM.</w:t>
      </w:r>
    </w:p>
    <w:p w:rsidR="001E37CA" w:rsidRDefault="001E37CA" w:rsidP="001E37CA">
      <w:pPr>
        <w:pStyle w:val="Biblio"/>
      </w:pPr>
      <w:r>
        <w:t>[39]</w:t>
      </w:r>
      <w:r w:rsidRPr="00300BD9">
        <w:rPr>
          <w:rFonts w:ascii="Arial" w:hAnsi="Arial" w:cs="Arial"/>
          <w:color w:val="222222"/>
          <w:sz w:val="20"/>
          <w:shd w:val="clear" w:color="auto" w:fill="FFFFFF"/>
        </w:rPr>
        <w:t xml:space="preserve"> </w:t>
      </w:r>
      <w:r w:rsidRPr="00A7613F">
        <w:rPr>
          <w:lang w:val="en-CA"/>
        </w:rPr>
        <w:t>Bugliesi M, Preneel B, Sassone V, Wegener I, editors. Automata, Languages and Programming: 33rd International Colloquium, ICALP 2006, Venice, Italy, July 10-14, 2006, Proceedings. Springer; 2006 Jun 29.</w:t>
      </w:r>
    </w:p>
    <w:p w:rsidR="001E37CA" w:rsidRDefault="001E37CA" w:rsidP="001E37CA">
      <w:pPr>
        <w:pStyle w:val="Biblio"/>
      </w:pPr>
      <w:r>
        <w:t>[40]</w:t>
      </w:r>
      <w:r w:rsidRPr="00985C90">
        <w:rPr>
          <w:rFonts w:ascii="Arial" w:hAnsi="Arial" w:cs="Arial"/>
          <w:color w:val="222222"/>
          <w:sz w:val="20"/>
          <w:shd w:val="clear" w:color="auto" w:fill="FFFFFF"/>
        </w:rPr>
        <w:t xml:space="preserve"> </w:t>
      </w:r>
      <w:r w:rsidRPr="0089387D">
        <w:rPr>
          <w:lang w:val="en-CA"/>
        </w:rPr>
        <w:t>McSherry F, Mironov I. Differentially private recommender systems: building privacy into the net. InProceedings of the 15th ACM SIGKDD international conference on Knowledge discovery and data mining 2009 Jun 28 (pp. 627-636). ACM.</w:t>
      </w:r>
    </w:p>
    <w:p w:rsidR="001E37CA" w:rsidRDefault="001E37CA" w:rsidP="001E37CA">
      <w:pPr>
        <w:pStyle w:val="Biblio"/>
      </w:pPr>
      <w:r>
        <w:t>[41]</w:t>
      </w:r>
      <w:r w:rsidRPr="0082601E">
        <w:rPr>
          <w:rFonts w:ascii="Arial" w:hAnsi="Arial" w:cs="Arial"/>
          <w:color w:val="222222"/>
          <w:sz w:val="20"/>
          <w:shd w:val="clear" w:color="auto" w:fill="FFFFFF"/>
        </w:rPr>
        <w:t xml:space="preserve"> </w:t>
      </w:r>
      <w:r w:rsidRPr="0089387D">
        <w:rPr>
          <w:lang w:val="en-CA"/>
        </w:rPr>
        <w:t>Lampe C, Ellison NB, Steinfield C. Changes in use and perception of Facebook. InProceedings of the 2008 ACM conference on Computer supported cooperative work 2008 Nov 8 (pp. 721-730). ACM.</w:t>
      </w:r>
    </w:p>
    <w:p w:rsidR="001E37CA" w:rsidRDefault="001E37CA" w:rsidP="001E37CA">
      <w:pPr>
        <w:pStyle w:val="Biblio"/>
      </w:pPr>
      <w:r>
        <w:t>[42]</w:t>
      </w:r>
      <w:r w:rsidRPr="00B82977">
        <w:rPr>
          <w:rFonts w:ascii="Arial" w:hAnsi="Arial" w:cs="Arial"/>
          <w:color w:val="222222"/>
          <w:sz w:val="20"/>
          <w:shd w:val="clear" w:color="auto" w:fill="FFFFFF"/>
        </w:rPr>
        <w:t xml:space="preserve"> </w:t>
      </w:r>
      <w:r w:rsidRPr="0089387D">
        <w:rPr>
          <w:lang w:val="en-CA"/>
        </w:rPr>
        <w:t>Knijnenburg BP, Kobsa A. Making decisions about privacy: information disclosure in context-aware recommender systems. ACM Transactions on Interactive Intelligent Systems (TiiS). 2013 Oct 1;3(3):20.</w:t>
      </w:r>
    </w:p>
    <w:p w:rsidR="001E37CA" w:rsidRDefault="001E37CA" w:rsidP="001E37CA">
      <w:pPr>
        <w:pStyle w:val="Biblio"/>
      </w:pPr>
      <w:r>
        <w:t>[43]</w:t>
      </w:r>
      <w:r w:rsidRPr="00B87B24">
        <w:rPr>
          <w:rFonts w:ascii="Arial" w:hAnsi="Arial" w:cs="Arial"/>
          <w:color w:val="222222"/>
          <w:sz w:val="20"/>
          <w:shd w:val="clear" w:color="auto" w:fill="FFFFFF"/>
        </w:rPr>
        <w:t xml:space="preserve"> </w:t>
      </w:r>
      <w:r w:rsidRPr="0089387D">
        <w:rPr>
          <w:lang w:val="en-CA"/>
        </w:rPr>
        <w:t>Filar JA, Krass D, Ross KW. Percentile performance criteria for limiting average Markov decision processes. IEEE Transactions on Automatic Control. 1995 Jan;40(1):2-10.</w:t>
      </w:r>
    </w:p>
    <w:p w:rsidR="001E37CA" w:rsidRDefault="001E37CA" w:rsidP="001E37CA">
      <w:pPr>
        <w:pStyle w:val="Biblio"/>
      </w:pPr>
      <w:r>
        <w:lastRenderedPageBreak/>
        <w:t>[44]</w:t>
      </w:r>
      <w:r w:rsidRPr="00B87B24">
        <w:rPr>
          <w:rFonts w:ascii="Arial" w:hAnsi="Arial" w:cs="Arial"/>
          <w:color w:val="222222"/>
          <w:sz w:val="20"/>
          <w:shd w:val="clear" w:color="auto" w:fill="FFFFFF"/>
        </w:rPr>
        <w:t xml:space="preserve"> </w:t>
      </w:r>
      <w:r w:rsidRPr="0089387D">
        <w:rPr>
          <w:lang w:val="en-CA"/>
        </w:rPr>
        <w:t>Marcus SI, Fernández-Gaucherand E, Hernández-Hernandez D, Coraluppi S, Fard P. Risk sensitive Markov decision processes. InSystems and control in the twenty-first century 1997 (pp. 263-279). Birkhäuser Boston.</w:t>
      </w:r>
    </w:p>
    <w:p w:rsidR="001E37CA" w:rsidRDefault="001E37CA" w:rsidP="001E37CA">
      <w:pPr>
        <w:pStyle w:val="Biblio"/>
      </w:pPr>
      <w:r>
        <w:t>[45]</w:t>
      </w:r>
      <w:r w:rsidRPr="000E6B78">
        <w:rPr>
          <w:rFonts w:ascii="Arial" w:hAnsi="Arial" w:cs="Arial"/>
          <w:color w:val="222222"/>
          <w:sz w:val="20"/>
          <w:shd w:val="clear" w:color="auto" w:fill="FFFFFF"/>
        </w:rPr>
        <w:t xml:space="preserve"> </w:t>
      </w:r>
      <w:r w:rsidRPr="0089387D">
        <w:rPr>
          <w:lang w:val="en-CA"/>
        </w:rPr>
        <w:t>Geibel P, Wysotzki F. Risk-sensitive reinforcement learning applied to control under constraints. J. Artif. Intell. Res.(JAIR). 2005 Jul 1;24:81-108.</w:t>
      </w:r>
    </w:p>
    <w:p w:rsidR="001E37CA" w:rsidRDefault="001E37CA" w:rsidP="001E37CA">
      <w:pPr>
        <w:pStyle w:val="Biblio"/>
      </w:pPr>
      <w:r>
        <w:t>[46]</w:t>
      </w:r>
      <w:r w:rsidRPr="00123D77">
        <w:rPr>
          <w:rFonts w:ascii="Arial" w:hAnsi="Arial" w:cs="Arial"/>
          <w:color w:val="222222"/>
          <w:sz w:val="20"/>
          <w:shd w:val="clear" w:color="auto" w:fill="FFFFFF"/>
        </w:rPr>
        <w:t xml:space="preserve"> </w:t>
      </w:r>
      <w:r w:rsidRPr="0089387D">
        <w:rPr>
          <w:lang w:val="en-CA"/>
        </w:rPr>
        <w:t>Yu X, Li Y, Wang X, Zhao K. An autonomous robust fault tolerant control system. InInformation Acquisition, 2006 IEEE International Conference on 2006 Aug 20 (pp. 1191-1196). IEEE.</w:t>
      </w:r>
    </w:p>
    <w:p w:rsidR="001E37CA" w:rsidRDefault="001E37CA" w:rsidP="001E37CA">
      <w:pPr>
        <w:pStyle w:val="Biblio"/>
      </w:pPr>
      <w:r>
        <w:t>[47]</w:t>
      </w:r>
      <w:r w:rsidRPr="00D506D9">
        <w:rPr>
          <w:rFonts w:ascii="Arial" w:hAnsi="Arial" w:cs="Arial"/>
          <w:color w:val="222222"/>
          <w:sz w:val="20"/>
          <w:shd w:val="clear" w:color="auto" w:fill="FFFFFF"/>
        </w:rPr>
        <w:t xml:space="preserve"> </w:t>
      </w:r>
      <w:r w:rsidRPr="0089387D">
        <w:rPr>
          <w:lang w:val="en-CA"/>
        </w:rPr>
        <w:t>Hans A, Schneegaß D, Schäfer AM, Udluft S. Safe exploration for reinforcement learning. InESANN 2008 Apr (pp. 143-148).</w:t>
      </w:r>
    </w:p>
    <w:p w:rsidR="001E37CA" w:rsidRDefault="001E37CA" w:rsidP="001E37CA">
      <w:pPr>
        <w:pStyle w:val="Biblio"/>
      </w:pPr>
      <w:r>
        <w:t>[48]</w:t>
      </w:r>
      <w:r w:rsidRPr="00A25FA6">
        <w:rPr>
          <w:rFonts w:ascii="Arial" w:hAnsi="Arial" w:cs="Arial"/>
          <w:color w:val="222222"/>
          <w:sz w:val="20"/>
          <w:shd w:val="clear" w:color="auto" w:fill="FFFFFF"/>
        </w:rPr>
        <w:t xml:space="preserve"> </w:t>
      </w:r>
      <w:r w:rsidRPr="0089387D">
        <w:rPr>
          <w:lang w:val="en-CA"/>
        </w:rPr>
        <w:t>Castro DD, Tamar A, Mannor S. Policy gradients with variance related risk criteria. InProceedings of the 29th International Conference on Machine Learning (ICML-12) 2012 (pp. 935-942).</w:t>
      </w:r>
    </w:p>
    <w:p w:rsidR="001E37CA" w:rsidRDefault="001E37CA" w:rsidP="001E37CA">
      <w:pPr>
        <w:pStyle w:val="Biblio"/>
      </w:pPr>
      <w:r>
        <w:t>[49]</w:t>
      </w:r>
      <w:r w:rsidRPr="00A83E71">
        <w:rPr>
          <w:rFonts w:ascii="Arial" w:hAnsi="Arial" w:cs="Arial"/>
          <w:color w:val="222222"/>
          <w:sz w:val="20"/>
          <w:shd w:val="clear" w:color="auto" w:fill="FFFFFF"/>
        </w:rPr>
        <w:t xml:space="preserve"> </w:t>
      </w:r>
      <w:r w:rsidRPr="009F5DB5">
        <w:rPr>
          <w:lang w:val="en-CA"/>
        </w:rPr>
        <w:t>Gao S, Ma J, Shi W, Zhan G, Sun C. TrPF: A trajectory privacy-preserving framework for participatory sensing. IEEE Transactions on Information Forensics and Security. 2013 Jun;8(6):874-87.</w:t>
      </w:r>
    </w:p>
    <w:p w:rsidR="001E37CA" w:rsidRDefault="001E37CA" w:rsidP="001E37CA">
      <w:pPr>
        <w:pStyle w:val="Biblio"/>
      </w:pPr>
      <w:r>
        <w:t>[50]</w:t>
      </w:r>
      <w:r w:rsidRPr="00A83E71">
        <w:rPr>
          <w:rFonts w:ascii="Arial" w:hAnsi="Arial" w:cs="Arial"/>
          <w:color w:val="222222"/>
          <w:sz w:val="20"/>
          <w:shd w:val="clear" w:color="auto" w:fill="FFFFFF"/>
        </w:rPr>
        <w:t xml:space="preserve"> </w:t>
      </w:r>
      <w:r w:rsidRPr="009F5DB5">
        <w:rPr>
          <w:lang w:val="en-CA"/>
        </w:rPr>
        <w:t>Niu B, Li Q, Zhu X, Cao G, Li H. Enhancing privacy through caching in location-based services. InComputer Communications (INFOCOM), 2015 IEEE Conference on 2015 Apr 26 (pp. 1017-1025). IEEE.</w:t>
      </w:r>
    </w:p>
    <w:p w:rsidR="001E37CA" w:rsidRDefault="001E37CA" w:rsidP="001E37CA">
      <w:pPr>
        <w:pStyle w:val="Biblio"/>
      </w:pPr>
      <w:r>
        <w:t>[51]</w:t>
      </w:r>
      <w:r w:rsidRPr="00A83E71">
        <w:rPr>
          <w:rFonts w:ascii="Arial" w:hAnsi="Arial" w:cs="Arial"/>
          <w:color w:val="222222"/>
          <w:sz w:val="20"/>
          <w:shd w:val="clear" w:color="auto" w:fill="FFFFFF"/>
        </w:rPr>
        <w:t xml:space="preserve"> </w:t>
      </w:r>
      <w:r w:rsidRPr="009F5DB5">
        <w:rPr>
          <w:lang w:val="en-CA"/>
        </w:rPr>
        <w:t>Cicek AE, Nergiz ME, Saygin Y. Ensuring location diversity in privacy-preserving spatio-temporal data publishing. The VLDB Journal. 2014 Aug 1;23(4):609-25.</w:t>
      </w:r>
    </w:p>
    <w:p w:rsidR="001E37CA" w:rsidRDefault="001E37CA" w:rsidP="001E37CA">
      <w:pPr>
        <w:pStyle w:val="Biblio"/>
      </w:pPr>
      <w:r>
        <w:t>[52]</w:t>
      </w:r>
      <w:r w:rsidRPr="00A83E71">
        <w:rPr>
          <w:rFonts w:ascii="Arial" w:hAnsi="Arial" w:cs="Arial"/>
          <w:color w:val="222222"/>
          <w:sz w:val="20"/>
          <w:shd w:val="clear" w:color="auto" w:fill="FFFFFF"/>
        </w:rPr>
        <w:t xml:space="preserve"> </w:t>
      </w:r>
      <w:r w:rsidRPr="009F5DB5">
        <w:rPr>
          <w:lang w:val="en-CA"/>
        </w:rPr>
        <w:t>Andrés ME, Bordenabe NE, Chatzikokolakis K, Palamidessi C. Geo-indistinguishability: Differential privacy for location-based systems. InProceedings of the 2013 ACM SIGSAC conference on Computer &amp; communications security 2013 Nov 4 (pp. 901-914). ACM.</w:t>
      </w:r>
    </w:p>
    <w:p w:rsidR="001E37CA" w:rsidRDefault="001E37CA" w:rsidP="001E37CA">
      <w:pPr>
        <w:pStyle w:val="Biblio"/>
      </w:pPr>
      <w:r>
        <w:t>[53]</w:t>
      </w:r>
      <w:r w:rsidRPr="00A83E71">
        <w:rPr>
          <w:rFonts w:ascii="Arial" w:hAnsi="Arial" w:cs="Arial"/>
          <w:color w:val="222222"/>
          <w:sz w:val="20"/>
          <w:shd w:val="clear" w:color="auto" w:fill="FFFFFF"/>
        </w:rPr>
        <w:t xml:space="preserve"> </w:t>
      </w:r>
      <w:r w:rsidRPr="009F5DB5">
        <w:rPr>
          <w:lang w:val="en-CA"/>
        </w:rPr>
        <w:t>Xiao Y, Xiong L. Protecting locations with differential privacy under temporal correlations. InProceedings of the 22nd ACM SIGSAC Conference on Computer and Communications Security 2015 Oct 12 (pp. 1298-1309). ACM.</w:t>
      </w:r>
    </w:p>
    <w:p w:rsidR="001E37CA" w:rsidRDefault="001E37CA" w:rsidP="001E37CA">
      <w:pPr>
        <w:pStyle w:val="Biblio"/>
      </w:pPr>
      <w:r>
        <w:t>[54]</w:t>
      </w:r>
      <w:r w:rsidRPr="00A83E71">
        <w:rPr>
          <w:rFonts w:ascii="Arial" w:hAnsi="Arial" w:cs="Arial"/>
          <w:color w:val="222222"/>
          <w:sz w:val="20"/>
          <w:shd w:val="clear" w:color="auto" w:fill="FFFFFF"/>
        </w:rPr>
        <w:t xml:space="preserve"> </w:t>
      </w:r>
      <w:r w:rsidRPr="009F5DB5">
        <w:rPr>
          <w:lang w:val="en-CA"/>
        </w:rPr>
        <w:t>To H, Ghinita G, Shahabi C. A framework for protecting worker location privacy in spatial crowdsourcing. Proceedings of the VLDB Endowment. 2014 Jun 1;7(10):919-30.</w:t>
      </w:r>
    </w:p>
    <w:p w:rsidR="001E37CA" w:rsidRDefault="001E37CA" w:rsidP="001E37CA">
      <w:pPr>
        <w:pStyle w:val="Biblio"/>
      </w:pPr>
      <w:r>
        <w:lastRenderedPageBreak/>
        <w:t>[55]</w:t>
      </w:r>
      <w:r w:rsidRPr="00B11C34">
        <w:rPr>
          <w:rFonts w:ascii="Arial" w:hAnsi="Arial" w:cs="Arial"/>
          <w:color w:val="222222"/>
          <w:sz w:val="20"/>
          <w:shd w:val="clear" w:color="auto" w:fill="FFFFFF"/>
        </w:rPr>
        <w:t xml:space="preserve"> </w:t>
      </w:r>
      <w:r w:rsidRPr="009F5DB5">
        <w:rPr>
          <w:lang w:val="en-CA"/>
        </w:rPr>
        <w:t>Shao J, Lu R, Lin X. Fine: A fine-grained privacy-preserving location-based service framework for mobile devices. InINFOCOM, 2014 Proceedings IEEE 2014 Apr 27 (pp. 244-252). IEEE.</w:t>
      </w:r>
    </w:p>
    <w:p w:rsidR="001E37CA" w:rsidRDefault="001E37CA" w:rsidP="001E37CA">
      <w:pPr>
        <w:pStyle w:val="Biblio"/>
      </w:pPr>
      <w:r>
        <w:t>[56]</w:t>
      </w:r>
      <w:r w:rsidRPr="00E73E76">
        <w:rPr>
          <w:rFonts w:ascii="Arial" w:hAnsi="Arial" w:cs="Arial"/>
          <w:color w:val="222222"/>
          <w:sz w:val="20"/>
          <w:shd w:val="clear" w:color="auto" w:fill="FFFFFF"/>
        </w:rPr>
        <w:t xml:space="preserve"> </w:t>
      </w:r>
      <w:r w:rsidRPr="009F5DB5">
        <w:rPr>
          <w:lang w:val="en-CA"/>
        </w:rPr>
        <w:t>Popa RA, Redfield C, Zeldovich N, Balakrishnan H. CryptDB: processing queries on an encrypted database. Communications of the ACM. 2012 Sep 1;55(9):103-11.</w:t>
      </w:r>
    </w:p>
    <w:p w:rsidR="001E37CA" w:rsidRDefault="001E37CA" w:rsidP="001E37CA">
      <w:pPr>
        <w:pStyle w:val="Biblio"/>
      </w:pPr>
      <w:r>
        <w:t>[57]</w:t>
      </w:r>
      <w:r w:rsidRPr="00E73E76">
        <w:rPr>
          <w:rFonts w:ascii="Arial" w:hAnsi="Arial" w:cs="Arial"/>
          <w:color w:val="222222"/>
          <w:sz w:val="20"/>
          <w:shd w:val="clear" w:color="auto" w:fill="FFFFFF"/>
        </w:rPr>
        <w:t xml:space="preserve"> </w:t>
      </w:r>
      <w:r w:rsidRPr="009F5DB5">
        <w:rPr>
          <w:lang w:val="en-CA"/>
        </w:rPr>
        <w:t>Calandrino JA, Kilzer A, Narayanan A, Felten EW, Shmatikov V. " You Might Also Like:" Privacy Risks of Collaborative Filtering. InSecurity and Privacy (SP), 2011 IEEE Symposium on 2011 May 22 (pp. 231-246). IEEE.</w:t>
      </w:r>
    </w:p>
    <w:p w:rsidR="001E37CA" w:rsidRDefault="001E37CA" w:rsidP="001E37CA">
      <w:pPr>
        <w:pStyle w:val="Biblio"/>
      </w:pPr>
      <w:r>
        <w:t>[58]</w:t>
      </w:r>
      <w:r w:rsidRPr="00B24A7B">
        <w:rPr>
          <w:rFonts w:ascii="Arial" w:hAnsi="Arial" w:cs="Arial"/>
          <w:color w:val="222222"/>
          <w:sz w:val="20"/>
          <w:shd w:val="clear" w:color="auto" w:fill="FFFFFF"/>
        </w:rPr>
        <w:t xml:space="preserve"> </w:t>
      </w:r>
      <w:r w:rsidRPr="009F5DB5">
        <w:rPr>
          <w:lang w:val="en-CA"/>
        </w:rPr>
        <w:t>Bhagat S, Weinsberg U, Ioannidis S, Taft N. Recommending with an agenda: Active learning of private attributes using matrix factorization. InProceedings of the 8th ACM Conference on Recommender systems 2014 Oct 6 (pp. 65-72). ACM.</w:t>
      </w:r>
    </w:p>
    <w:p w:rsidR="001E37CA" w:rsidRDefault="001E37CA" w:rsidP="001E37CA">
      <w:pPr>
        <w:pStyle w:val="Biblio"/>
      </w:pPr>
      <w:r>
        <w:t>[59]</w:t>
      </w:r>
      <w:r w:rsidRPr="007A2AF3">
        <w:rPr>
          <w:rFonts w:ascii="Arial" w:hAnsi="Arial" w:cs="Arial"/>
          <w:color w:val="222222"/>
          <w:sz w:val="20"/>
          <w:shd w:val="clear" w:color="auto" w:fill="FFFFFF"/>
        </w:rPr>
        <w:t xml:space="preserve"> </w:t>
      </w:r>
      <w:r w:rsidRPr="009F5DB5">
        <w:rPr>
          <w:lang w:val="en-CA"/>
        </w:rPr>
        <w:t>Staff CA. Recommendation algorithms, online privacy, and more. Communications of the ACM. 2009 May 1;52(5):10-1.</w:t>
      </w:r>
    </w:p>
    <w:p w:rsidR="001E37CA" w:rsidRDefault="001E37CA" w:rsidP="001E37CA">
      <w:pPr>
        <w:pStyle w:val="Biblio"/>
      </w:pPr>
      <w:r>
        <w:t>[60]</w:t>
      </w:r>
      <w:r w:rsidRPr="00C84E2B">
        <w:rPr>
          <w:rFonts w:ascii="Arial" w:hAnsi="Arial" w:cs="Arial"/>
          <w:color w:val="222222"/>
          <w:sz w:val="20"/>
          <w:shd w:val="clear" w:color="auto" w:fill="FFFFFF"/>
        </w:rPr>
        <w:t xml:space="preserve"> </w:t>
      </w:r>
      <w:r w:rsidRPr="009F5DB5">
        <w:rPr>
          <w:lang w:val="en-CA"/>
        </w:rPr>
        <w:t>Celdrán AH, Pérez MG, Clemente FG, Pérez GM. PRECISE: Privacy-aware recommender based on context information for cloud service environments. IEEE Communications Magazine. 2014 Aug;52(8):90-6.</w:t>
      </w:r>
    </w:p>
    <w:p w:rsidR="001E37CA" w:rsidRDefault="001E37CA" w:rsidP="001E37CA">
      <w:pPr>
        <w:pStyle w:val="Biblio"/>
      </w:pPr>
      <w:r>
        <w:t>[61]</w:t>
      </w:r>
      <w:r w:rsidRPr="009C7E42">
        <w:rPr>
          <w:rFonts w:ascii="Arial" w:hAnsi="Arial" w:cs="Arial"/>
          <w:color w:val="222222"/>
          <w:sz w:val="20"/>
          <w:shd w:val="clear" w:color="auto" w:fill="FFFFFF"/>
        </w:rPr>
        <w:t xml:space="preserve"> </w:t>
      </w:r>
      <w:r w:rsidRPr="00CE0777">
        <w:rPr>
          <w:lang w:val="en-CA"/>
        </w:rPr>
        <w:t>Zhu J, He P, Zheng Z, Lyu MR. A privacy-preserving qos prediction framework for web service recommendation. InWeb Services (ICWS), 2015 IEEE International Conference on 2015 Jun 27 (pp. 241-248). IEEE.</w:t>
      </w:r>
    </w:p>
    <w:p w:rsidR="001E37CA" w:rsidRDefault="001E37CA" w:rsidP="001E37CA">
      <w:pPr>
        <w:pStyle w:val="Biblio"/>
      </w:pPr>
      <w:r>
        <w:t>[62]</w:t>
      </w:r>
      <w:r w:rsidRPr="003E7810">
        <w:rPr>
          <w:rFonts w:ascii="Arial" w:hAnsi="Arial" w:cs="Arial"/>
          <w:color w:val="222222"/>
          <w:sz w:val="20"/>
          <w:shd w:val="clear" w:color="auto" w:fill="FFFFFF"/>
        </w:rPr>
        <w:t xml:space="preserve"> </w:t>
      </w:r>
      <w:r w:rsidRPr="00CE0777">
        <w:rPr>
          <w:lang w:val="en-CA"/>
        </w:rPr>
        <w:t>Jorgensen Z, Yu T. A Privacy-Preserving Framework for Personalized, Social Recommendations. InEDBT 2014 (pp. 571-582).</w:t>
      </w:r>
    </w:p>
    <w:p w:rsidR="001E37CA" w:rsidRDefault="001E37CA" w:rsidP="001E37CA">
      <w:pPr>
        <w:pStyle w:val="Biblio"/>
        <w:rPr>
          <w:lang w:val="en-CA"/>
        </w:rPr>
      </w:pPr>
      <w:r>
        <w:t>[63]</w:t>
      </w:r>
      <w:r w:rsidRPr="004A6ABD">
        <w:rPr>
          <w:rFonts w:ascii="Arial" w:hAnsi="Arial" w:cs="Arial"/>
          <w:color w:val="222222"/>
          <w:sz w:val="20"/>
          <w:shd w:val="clear" w:color="auto" w:fill="FFFFFF"/>
        </w:rPr>
        <w:t xml:space="preserve"> </w:t>
      </w:r>
      <w:r w:rsidRPr="00CE0777">
        <w:rPr>
          <w:lang w:val="en-CA"/>
        </w:rPr>
        <w:t xml:space="preserve">Guerraoui R, Kermarrec AM, Patra R, Taziki M. D 2 P: distance-based differential privacy in recommenders. Proceedings of the VLDB Endowment. 2015 Apr 1;8(8):862-73. </w:t>
      </w:r>
    </w:p>
    <w:p w:rsidR="001E37CA" w:rsidRDefault="001E37CA" w:rsidP="001E37CA">
      <w:pPr>
        <w:pStyle w:val="Biblio"/>
      </w:pPr>
      <w:r>
        <w:t>[64]</w:t>
      </w:r>
      <w:r w:rsidRPr="004A6ABD">
        <w:rPr>
          <w:rFonts w:ascii="Arial" w:hAnsi="Arial" w:cs="Arial"/>
          <w:color w:val="222222"/>
          <w:sz w:val="20"/>
          <w:shd w:val="clear" w:color="auto" w:fill="FFFFFF"/>
        </w:rPr>
        <w:t xml:space="preserve"> </w:t>
      </w:r>
      <w:r w:rsidRPr="00CE0777">
        <w:rPr>
          <w:lang w:val="en-CA"/>
        </w:rPr>
        <w:t>Shen Y, Jin H. Privacy-preserving personalized recommendation: An instance-based approach via differential privacy. InData Mining (ICDM), 2014 IEEE International Conference on 2014 Dec 14 (pp. 540-549). IEEE.</w:t>
      </w:r>
    </w:p>
    <w:p w:rsidR="001E37CA" w:rsidRDefault="001E37CA" w:rsidP="001E37CA">
      <w:pPr>
        <w:pStyle w:val="Biblio"/>
      </w:pPr>
      <w:r>
        <w:t>[65]</w:t>
      </w:r>
      <w:r w:rsidRPr="00572AD4">
        <w:rPr>
          <w:rFonts w:ascii="Arial" w:hAnsi="Arial" w:cs="Arial"/>
          <w:color w:val="222222"/>
          <w:sz w:val="20"/>
          <w:shd w:val="clear" w:color="auto" w:fill="FFFFFF"/>
        </w:rPr>
        <w:t xml:space="preserve"> </w:t>
      </w:r>
      <w:r w:rsidRPr="00CE0777">
        <w:rPr>
          <w:lang w:val="en-CA"/>
        </w:rPr>
        <w:t>Liu B, Hengartner U. pTwitterRec: a privacy-preserving personalized tweet recommendation framework. InProceedings of the 9th ACM symposium on Information, computer and communications security 2014 Jun 4 (pp. 365-376). ACM.</w:t>
      </w:r>
    </w:p>
    <w:p w:rsidR="001E37CA" w:rsidRDefault="001E37CA" w:rsidP="001E37CA">
      <w:pPr>
        <w:pStyle w:val="Biblio"/>
      </w:pPr>
      <w:r>
        <w:lastRenderedPageBreak/>
        <w:t>[66]</w:t>
      </w:r>
      <w:r w:rsidRPr="00572AD4">
        <w:rPr>
          <w:rFonts w:ascii="Arial" w:hAnsi="Arial" w:cs="Arial"/>
          <w:color w:val="222222"/>
          <w:sz w:val="20"/>
          <w:shd w:val="clear" w:color="auto" w:fill="FFFFFF"/>
        </w:rPr>
        <w:t xml:space="preserve"> </w:t>
      </w:r>
      <w:r w:rsidRPr="00CE0777">
        <w:rPr>
          <w:lang w:val="en-CA"/>
        </w:rPr>
        <w:t>Samanthula BK, Cen L, Jiang W, Si L. Privacy-Preserving and Efficient Friend Recommendation in Online Social Networks. Trans. Data Privacy. 2015 Aug 1;8(2):141-71.</w:t>
      </w:r>
    </w:p>
    <w:p w:rsidR="001E37CA" w:rsidRDefault="001E37CA" w:rsidP="001E37CA">
      <w:pPr>
        <w:pStyle w:val="Biblio"/>
      </w:pPr>
      <w:r>
        <w:t>[67]</w:t>
      </w:r>
      <w:r w:rsidRPr="0082267B">
        <w:rPr>
          <w:rFonts w:ascii="Arial" w:hAnsi="Arial" w:cs="Arial"/>
          <w:color w:val="222222"/>
          <w:sz w:val="20"/>
          <w:shd w:val="clear" w:color="auto" w:fill="FFFFFF"/>
        </w:rPr>
        <w:t xml:space="preserve"> </w:t>
      </w:r>
      <w:r w:rsidRPr="00CE0777">
        <w:rPr>
          <w:lang w:val="en-CA"/>
        </w:rPr>
        <w:t>Gong Y, Cai Y, Guo Y, Fang Y. A privacy-preserving scheme for incentive-based demand response in the smart grid. IEEE Transactions on Smart Grid. 2016 May;7(3):1304-13.</w:t>
      </w:r>
    </w:p>
    <w:p w:rsidR="001E37CA" w:rsidRDefault="001E37CA" w:rsidP="001E37CA">
      <w:pPr>
        <w:pStyle w:val="Biblio"/>
      </w:pPr>
      <w:r>
        <w:t>[68]</w:t>
      </w:r>
      <w:r w:rsidRPr="009D7431">
        <w:rPr>
          <w:rFonts w:ascii="Arial" w:hAnsi="Arial" w:cs="Arial"/>
          <w:color w:val="222222"/>
          <w:sz w:val="20"/>
          <w:shd w:val="clear" w:color="auto" w:fill="FFFFFF"/>
        </w:rPr>
        <w:t xml:space="preserve"> </w:t>
      </w:r>
      <w:r w:rsidRPr="00CE0777">
        <w:rPr>
          <w:lang w:val="en-CA"/>
        </w:rPr>
        <w:t>Hoens TR, Blanton M, Steele A, Chawla NV. Reliable medical recommendation systems with patient privacy. ACM Transactions on Intelligent Systems and Technology (TIST). 2013 Sep 1;4(4):67.</w:t>
      </w:r>
    </w:p>
    <w:p w:rsidR="001E37CA" w:rsidRDefault="001E37CA" w:rsidP="001E37CA">
      <w:pPr>
        <w:pStyle w:val="Biblio"/>
      </w:pPr>
      <w:r>
        <w:t>[69]</w:t>
      </w:r>
      <w:r w:rsidRPr="009D7431">
        <w:rPr>
          <w:rFonts w:ascii="Arial" w:hAnsi="Arial" w:cs="Arial"/>
          <w:color w:val="222222"/>
          <w:sz w:val="20"/>
          <w:shd w:val="clear" w:color="auto" w:fill="FFFFFF"/>
        </w:rPr>
        <w:t xml:space="preserve"> </w:t>
      </w:r>
      <w:r w:rsidRPr="00CE0777">
        <w:rPr>
          <w:lang w:val="en-CA"/>
        </w:rPr>
        <w:t>Guo L, Zhang C, Fang Y. A trust-based privacy-preserving friend recommendation scheme for online social networks. IEEE Transactions on Dependable and Secure Computing. 2015 Jul 1;12(4):413-27.</w:t>
      </w:r>
    </w:p>
    <w:p w:rsidR="001E37CA" w:rsidRDefault="001E37CA" w:rsidP="001E37CA">
      <w:pPr>
        <w:pStyle w:val="Biblio"/>
      </w:pPr>
      <w:r>
        <w:t>[70]</w:t>
      </w:r>
      <w:r w:rsidRPr="009D7431">
        <w:rPr>
          <w:rFonts w:ascii="Arial" w:hAnsi="Arial" w:cs="Arial"/>
          <w:color w:val="222222"/>
          <w:sz w:val="20"/>
          <w:shd w:val="clear" w:color="auto" w:fill="FFFFFF"/>
        </w:rPr>
        <w:t xml:space="preserve"> </w:t>
      </w:r>
      <w:r w:rsidRPr="00CE0777">
        <w:rPr>
          <w:rFonts w:ascii="Arial" w:hAnsi="Arial" w:cs="Arial"/>
          <w:color w:val="222222"/>
          <w:sz w:val="20"/>
          <w:shd w:val="clear" w:color="auto" w:fill="FFFFFF"/>
          <w:lang w:val="en-CA"/>
        </w:rPr>
        <w:t>Xin Y, Jaakkola T. Controlling privacy in recommender systems. InAdvances in Neural Information Processing Systems 2014 (pp. 2618-2626).</w:t>
      </w:r>
    </w:p>
    <w:p w:rsidR="001E37CA" w:rsidRDefault="001E37CA" w:rsidP="001E37CA">
      <w:pPr>
        <w:pStyle w:val="Biblio"/>
      </w:pPr>
      <w:r>
        <w:t>[71]</w:t>
      </w:r>
      <w:r w:rsidRPr="00643AEF">
        <w:rPr>
          <w:rFonts w:ascii="Arial" w:hAnsi="Arial" w:cs="Arial"/>
          <w:color w:val="222222"/>
          <w:sz w:val="20"/>
          <w:shd w:val="clear" w:color="auto" w:fill="FFFFFF"/>
        </w:rPr>
        <w:t xml:space="preserve"> </w:t>
      </w:r>
      <w:r w:rsidRPr="00CE0777">
        <w:rPr>
          <w:lang w:val="en-CA"/>
        </w:rPr>
        <w:t>Tinghuai MA, Jinjuan ZH, Meili TA, Yuan TI, Abdullah AD, Mznah AR, Sungyoung LE. Social network and tag sources based augmenting collaborative recommender system. IEICE transactions on Information and Systems. 2015 Apr 1;98(4):902-10.</w:t>
      </w:r>
    </w:p>
    <w:p w:rsidR="001E37CA" w:rsidRDefault="001E37CA" w:rsidP="001E37CA">
      <w:pPr>
        <w:pStyle w:val="Biblio"/>
      </w:pPr>
      <w:r>
        <w:t>[72]</w:t>
      </w:r>
      <w:r w:rsidRPr="00643AEF">
        <w:rPr>
          <w:rFonts w:ascii="Arial" w:hAnsi="Arial" w:cs="Arial"/>
          <w:color w:val="222222"/>
          <w:sz w:val="20"/>
          <w:shd w:val="clear" w:color="auto" w:fill="FFFFFF"/>
        </w:rPr>
        <w:t xml:space="preserve"> </w:t>
      </w:r>
      <w:r w:rsidRPr="00CE0777">
        <w:rPr>
          <w:lang w:val="en-CA"/>
        </w:rPr>
        <w:t>Aïmeur E, Brassard G, Fernandez JM, Onana FS. Alambic: a privacy-preserving recommender system for electronic commerce. International Journal of Information Security. 2008 Oct 1;7(5):307-34.</w:t>
      </w:r>
    </w:p>
    <w:p w:rsidR="001E37CA" w:rsidRDefault="001E37CA" w:rsidP="001E37CA">
      <w:pPr>
        <w:pStyle w:val="Biblio"/>
        <w:rPr>
          <w:lang w:val="en-CA"/>
        </w:rPr>
      </w:pPr>
      <w:r>
        <w:t>[73]</w:t>
      </w:r>
      <w:r w:rsidRPr="00724B0D">
        <w:rPr>
          <w:rFonts w:ascii="Arial" w:hAnsi="Arial" w:cs="Arial"/>
          <w:color w:val="222222"/>
          <w:sz w:val="20"/>
          <w:shd w:val="clear" w:color="auto" w:fill="FFFFFF"/>
        </w:rPr>
        <w:t xml:space="preserve"> </w:t>
      </w:r>
      <w:r w:rsidRPr="009C1734">
        <w:rPr>
          <w:lang w:val="en-CA"/>
        </w:rPr>
        <w:t xml:space="preserve">Zhu H, Xiong H, Ge Y, Chen E. Mobile app recommendations with security and privacy awareness. InProceedings of the 20th ACM SIGKDD international conference on Knowledge discovery and data mining 2014 Aug 24 (pp. 951-960). ACM. </w:t>
      </w:r>
    </w:p>
    <w:p w:rsidR="001E37CA" w:rsidRPr="00D714CB" w:rsidRDefault="001E37CA" w:rsidP="001E37CA">
      <w:pPr>
        <w:pStyle w:val="Biblio"/>
        <w:rPr>
          <w:lang w:val="en-CA"/>
        </w:rPr>
      </w:pPr>
      <w:r w:rsidRPr="00D714CB">
        <w:rPr>
          <w:lang w:val="en-CA"/>
        </w:rPr>
        <w:t xml:space="preserve">[74] </w:t>
      </w:r>
      <w:r w:rsidRPr="009C1734">
        <w:rPr>
          <w:lang w:val="en-CA"/>
        </w:rPr>
        <w:t>Lao N. </w:t>
      </w:r>
      <w:r w:rsidRPr="009C1734">
        <w:rPr>
          <w:i/>
          <w:iCs/>
          <w:lang w:val="en-CA"/>
        </w:rPr>
        <w:t>Efficient random walk inference with knowledge bases</w:t>
      </w:r>
      <w:r w:rsidRPr="009C1734">
        <w:rPr>
          <w:lang w:val="en-CA"/>
        </w:rPr>
        <w:t> (Doctoral dissertation, Carnegie Mellon University).</w:t>
      </w:r>
    </w:p>
    <w:p w:rsidR="001E37CA" w:rsidRPr="00D714CB" w:rsidRDefault="001E37CA" w:rsidP="001E37CA">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1E37CA" w:rsidRPr="00D714CB" w:rsidRDefault="001E37CA" w:rsidP="001E37CA">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1E37CA" w:rsidRPr="00D714CB" w:rsidRDefault="001E37CA" w:rsidP="001E37CA">
      <w:pPr>
        <w:pStyle w:val="Biblio"/>
        <w:rPr>
          <w:lang w:val="en-CA"/>
        </w:rPr>
      </w:pPr>
      <w:r w:rsidRPr="00D714CB">
        <w:rPr>
          <w:lang w:val="en-CA"/>
        </w:rPr>
        <w:lastRenderedPageBreak/>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1E37CA" w:rsidRPr="00D714CB" w:rsidRDefault="001E37CA" w:rsidP="001E37CA">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1E37CA" w:rsidRDefault="001E37CA" w:rsidP="001E37CA">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1E37CA" w:rsidRPr="00893EC2" w:rsidRDefault="001E37CA" w:rsidP="001E37CA">
      <w:pPr>
        <w:pStyle w:val="Biblio"/>
        <w:rPr>
          <w:lang w:val="en-CA"/>
        </w:rPr>
      </w:pPr>
      <w:r w:rsidRPr="00893EC2">
        <w:rPr>
          <w:lang w:val="en-CA"/>
        </w:rPr>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1E37CA" w:rsidRPr="00893EC2" w:rsidRDefault="001E37CA" w:rsidP="001E37CA">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1E37CA" w:rsidRPr="00893EC2" w:rsidRDefault="001E37CA" w:rsidP="001E37CA">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1E37CA" w:rsidRPr="00893EC2" w:rsidRDefault="001E37CA" w:rsidP="001E37CA">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1E37CA" w:rsidRPr="00893EC2" w:rsidRDefault="001E37CA" w:rsidP="001E37CA">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1E37CA" w:rsidRPr="00893EC2" w:rsidRDefault="001E37CA" w:rsidP="001E37CA">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1E37CA" w:rsidRPr="00893EC2" w:rsidRDefault="001E37CA" w:rsidP="001E37CA">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1E37CA" w:rsidRPr="00893EC2" w:rsidRDefault="001E37CA" w:rsidP="001E37CA">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1E37CA" w:rsidRPr="00893EC2" w:rsidRDefault="001E37CA" w:rsidP="001E37CA">
      <w:pPr>
        <w:pStyle w:val="Biblio"/>
        <w:rPr>
          <w:lang w:val="en-CA"/>
        </w:rPr>
      </w:pPr>
      <w:r w:rsidRPr="00893EC2">
        <w:rPr>
          <w:lang w:val="en-CA"/>
        </w:rPr>
        <w:lastRenderedPageBreak/>
        <w:t xml:space="preserve">[88] S. E. Middleton, H. Alani, and D. C. De Roure, “Exploiting synergy between ontologies and </w:t>
      </w:r>
      <w:r>
        <w:rPr>
          <w:lang w:val="en-CA"/>
        </w:rPr>
        <w:t>Recommender Systems</w:t>
      </w:r>
      <w:r w:rsidRPr="00893EC2">
        <w:rPr>
          <w:lang w:val="en-CA"/>
        </w:rPr>
        <w:t xml:space="preserve">,” in </w:t>
      </w:r>
      <w:r w:rsidRPr="00893EC2">
        <w:rPr>
          <w:i/>
          <w:iCs/>
          <w:lang w:val="en-CA"/>
        </w:rPr>
        <w:t>Proceedings of the Semantic Web Workshop</w:t>
      </w:r>
      <w:r w:rsidRPr="00893EC2">
        <w:rPr>
          <w:lang w:val="en-CA"/>
        </w:rPr>
        <w:t xml:space="preserve">, 2002, pp. 1–10. </w:t>
      </w:r>
    </w:p>
    <w:p w:rsidR="001E37CA" w:rsidRPr="00893EC2" w:rsidRDefault="001E37CA" w:rsidP="001E37CA">
      <w:pPr>
        <w:pStyle w:val="Biblio"/>
        <w:rPr>
          <w:lang w:val="en-CA"/>
        </w:rPr>
      </w:pPr>
      <w:r w:rsidRPr="00893EC2">
        <w:rPr>
          <w:lang w:val="en-CA"/>
        </w:rPr>
        <w:t xml:space="preserve">[89] S. E. Middleton, D. De Roure, and N. R. Shadbolt, “Ontology-based </w:t>
      </w:r>
      <w:r>
        <w:rPr>
          <w:lang w:val="en-CA"/>
        </w:rPr>
        <w:t>Recommender Systems</w:t>
      </w:r>
      <w:r w:rsidRPr="00893EC2">
        <w:rPr>
          <w:lang w:val="en-CA"/>
        </w:rPr>
        <w:t xml:space="preserve">,” in </w:t>
      </w:r>
      <w:r w:rsidRPr="00893EC2">
        <w:rPr>
          <w:i/>
          <w:iCs/>
          <w:lang w:val="en-CA"/>
        </w:rPr>
        <w:t>Handbook on Ontologies</w:t>
      </w:r>
      <w:r w:rsidRPr="00893EC2">
        <w:rPr>
          <w:lang w:val="en-CA"/>
        </w:rPr>
        <w:t xml:space="preserve">, Springer, 2009, pp. 779–796. </w:t>
      </w:r>
    </w:p>
    <w:p w:rsidR="001E37CA" w:rsidRPr="00893EC2" w:rsidRDefault="001E37CA" w:rsidP="001E37CA">
      <w:pPr>
        <w:pStyle w:val="Biblio"/>
        <w:rPr>
          <w:lang w:val="en-CA"/>
        </w:rPr>
      </w:pPr>
      <w:r w:rsidRPr="00893EC2">
        <w:rPr>
          <w:lang w:val="en-CA"/>
        </w:rPr>
        <w:t xml:space="preserve">[90] S. E. Middleton, D. C. De Roure, and N. R. Shadbolt, “Foxtrot </w:t>
      </w:r>
      <w:r>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1E37CA" w:rsidRPr="00893EC2" w:rsidRDefault="001E37CA" w:rsidP="001E37CA">
      <w:pPr>
        <w:pStyle w:val="Biblio"/>
        <w:rPr>
          <w:lang w:val="en-CA"/>
        </w:rPr>
      </w:pPr>
      <w:r w:rsidRPr="00893EC2">
        <w:rPr>
          <w:lang w:val="en-CA"/>
        </w:rPr>
        <w:t xml:space="preserve">[91] S. E. Middleton, D. C. De Roure, and N. R. Shadbolt, “Capturing knowledge of user preferences: ontologies in </w:t>
      </w:r>
      <w:r>
        <w:rPr>
          <w:lang w:val="en-CA"/>
        </w:rPr>
        <w:t>Recommender Systems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1E37CA" w:rsidRPr="00893EC2" w:rsidRDefault="001E37CA" w:rsidP="001E37CA">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1E37CA" w:rsidRPr="00893EC2" w:rsidRDefault="001E37CA" w:rsidP="001E37CA">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1E37CA" w:rsidRPr="00893EC2" w:rsidRDefault="001E37CA" w:rsidP="001E37CA">
      <w:pPr>
        <w:pStyle w:val="Biblio"/>
        <w:rPr>
          <w:lang w:val="en-CA"/>
        </w:rPr>
      </w:pPr>
      <w:r w:rsidRPr="00893EC2">
        <w:rPr>
          <w:lang w:val="en-CA"/>
        </w:rPr>
        <w:t xml:space="preserve">[94] S. E. Middleton, N. R. Shadbolt, and D. C. De Roure, “Ontological user profiling in </w:t>
      </w:r>
      <w:r>
        <w:rPr>
          <w:lang w:val="en-CA"/>
        </w:rPr>
        <w:t>Recommender Systems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1E37CA" w:rsidRPr="00893EC2" w:rsidRDefault="001E37CA" w:rsidP="001E37CA">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1E37CA" w:rsidRDefault="001E37CA" w:rsidP="001E37CA">
      <w:pPr>
        <w:pStyle w:val="Biblio"/>
        <w:rPr>
          <w:lang w:val="en-CA"/>
        </w:rPr>
      </w:pPr>
      <w:r w:rsidRPr="00893EC2">
        <w:rPr>
          <w:lang w:val="en-CA"/>
        </w:rPr>
        <w:t>[96] A. Naak, “Papyres: un système de gestion et de recommandation d’articles de recherche,” Master Thesis. Université de Montréal, 2009.</w:t>
      </w:r>
    </w:p>
    <w:p w:rsidR="001E37CA" w:rsidRPr="007117A2" w:rsidRDefault="001E37CA" w:rsidP="001E37CA">
      <w:pPr>
        <w:pStyle w:val="Biblio"/>
        <w:rPr>
          <w:lang w:val="en-CA"/>
        </w:rPr>
      </w:pPr>
      <w:r w:rsidRPr="007117A2">
        <w:rPr>
          <w:lang w:val="en-CA"/>
        </w:rPr>
        <w:t>[97] A. W. Neumann, “</w:t>
      </w:r>
      <w:r>
        <w:rPr>
          <w:lang w:val="en-CA"/>
        </w:rPr>
        <w:t>Recommender Systems</w:t>
      </w:r>
      <w:r w:rsidRPr="007117A2">
        <w:rPr>
          <w:lang w:val="en-CA"/>
        </w:rPr>
        <w:t xml:space="preserve"> for Information Providers,” Springer, 2009, pp. 91–119. </w:t>
      </w:r>
    </w:p>
    <w:p w:rsidR="001E37CA" w:rsidRPr="007117A2" w:rsidRDefault="001E37CA" w:rsidP="001E37CA">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1E37CA" w:rsidRPr="007117A2" w:rsidRDefault="001E37CA" w:rsidP="001E37CA">
      <w:pPr>
        <w:pStyle w:val="Biblio"/>
        <w:rPr>
          <w:lang w:val="en-CA"/>
        </w:rPr>
      </w:pPr>
      <w:r w:rsidRPr="007117A2">
        <w:rPr>
          <w:lang w:val="en-CA"/>
        </w:rPr>
        <w:lastRenderedPageBreak/>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1E37CA" w:rsidRPr="007117A2" w:rsidRDefault="001E37CA" w:rsidP="001E37CA">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1E37CA" w:rsidRPr="007117A2" w:rsidRDefault="001E37CA" w:rsidP="001E37CA">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1E37CA" w:rsidRPr="007117A2" w:rsidRDefault="001E37CA" w:rsidP="001E37CA">
      <w:pPr>
        <w:pStyle w:val="Biblio"/>
        <w:rPr>
          <w:lang w:val="en-CA"/>
        </w:rPr>
      </w:pPr>
      <w:r w:rsidRPr="007117A2">
        <w:rPr>
          <w:lang w:val="en-CA"/>
        </w:rPr>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1E37CA" w:rsidRPr="007117A2" w:rsidRDefault="001E37CA" w:rsidP="001E37CA">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1E37CA" w:rsidRPr="007117A2" w:rsidRDefault="001E37CA" w:rsidP="001E37CA">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1E37CA" w:rsidRPr="007117A2" w:rsidRDefault="001E37CA" w:rsidP="001E37CA">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1E37CA" w:rsidRPr="007117A2" w:rsidRDefault="001E37CA" w:rsidP="001E37CA">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1E37CA" w:rsidRPr="007117A2" w:rsidRDefault="001E37CA" w:rsidP="001E37CA">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1E37CA" w:rsidRPr="007117A2" w:rsidRDefault="001E37CA" w:rsidP="001E37CA">
      <w:pPr>
        <w:pStyle w:val="Biblio"/>
        <w:rPr>
          <w:lang w:val="en-CA"/>
        </w:rPr>
      </w:pPr>
      <w:r w:rsidRPr="007117A2">
        <w:rPr>
          <w:lang w:val="en-CA"/>
        </w:rPr>
        <w:lastRenderedPageBreak/>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1E37CA" w:rsidRPr="007117A2" w:rsidRDefault="001E37CA" w:rsidP="001E37CA">
      <w:pPr>
        <w:pStyle w:val="Biblio"/>
        <w:rPr>
          <w:lang w:val="en-CA"/>
        </w:rPr>
      </w:pPr>
      <w:r w:rsidRPr="007117A2">
        <w:rPr>
          <w:lang w:val="en-CA"/>
        </w:rPr>
        <w:t xml:space="preserve">[109] S. Pohl, “Using Access Data for Paper Recommendations on ArXiv. org,” Master Thesis. Technical University of Darmstadt, 2007. </w:t>
      </w:r>
    </w:p>
    <w:p w:rsidR="001E37CA" w:rsidRPr="007117A2" w:rsidRDefault="001E37CA" w:rsidP="001E37CA">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1E37CA" w:rsidRPr="007117A2" w:rsidRDefault="001E37CA" w:rsidP="001E37CA">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1E37CA" w:rsidRDefault="001E37CA" w:rsidP="001E37CA">
      <w:pPr>
        <w:pStyle w:val="Biblio"/>
        <w:rPr>
          <w:lang w:val="en-CA"/>
        </w:rPr>
      </w:pPr>
      <w:r w:rsidRPr="007117A2">
        <w:rPr>
          <w:lang w:val="en-CA"/>
        </w:rPr>
        <w:t>[112] L. Rokach, P. Mitra, S. Kataria, W. Huang, and L. Giles, “A Supervised Learning Method for Context-Aware Citation Recommendation in a Large Corpus,” in</w:t>
      </w:r>
      <w:r>
        <w:rPr>
          <w:lang w:val="en-CA"/>
        </w:rPr>
        <w:t xml:space="preserve"> </w:t>
      </w:r>
      <w:r w:rsidRPr="0004420B">
        <w:rPr>
          <w:i/>
          <w:iCs/>
          <w:lang w:val="en-CA"/>
        </w:rPr>
        <w:t>Proceedings of the Large-Scale and Distributed Systems for Information Retrieval Workshop (LSDS-IR)</w:t>
      </w:r>
      <w:r w:rsidRPr="0004420B">
        <w:rPr>
          <w:lang w:val="en-CA"/>
        </w:rPr>
        <w:t>, 2013, pp. 17–22.</w:t>
      </w:r>
    </w:p>
    <w:p w:rsidR="001E37CA" w:rsidRPr="00B44E3A" w:rsidRDefault="001E37CA" w:rsidP="001E37C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1E37CA" w:rsidRPr="00B44E3A" w:rsidRDefault="001E37CA" w:rsidP="001E37C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1E37CA" w:rsidRPr="00B44E3A" w:rsidRDefault="001E37CA" w:rsidP="001E37C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1E37CA" w:rsidRPr="00B44E3A" w:rsidRDefault="001E37CA" w:rsidP="001E37C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1E37CA" w:rsidRPr="00B44E3A" w:rsidRDefault="001E37CA" w:rsidP="001E37C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1E37CA" w:rsidRPr="00B44E3A" w:rsidRDefault="001E37CA" w:rsidP="001E37CA">
      <w:pPr>
        <w:pStyle w:val="Biblio"/>
        <w:rPr>
          <w:lang w:val="en-CA"/>
        </w:rPr>
      </w:pPr>
      <w:r w:rsidRPr="00B44E3A">
        <w:rPr>
          <w:lang w:val="en-CA"/>
        </w:rPr>
        <w:lastRenderedPageBreak/>
        <w:t xml:space="preserve">[118] K. Uchiyama, H. Nanba, A. Aizawa, and T. Sagara, “OSUSUME: cross-lingual </w:t>
      </w:r>
      <w:r>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1E37CA" w:rsidRPr="00B44E3A" w:rsidRDefault="001E37CA" w:rsidP="001E37C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1E37CA" w:rsidRPr="00B44E3A" w:rsidRDefault="001E37CA" w:rsidP="001E37C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1E37CA" w:rsidRPr="00B44E3A" w:rsidRDefault="001E37CA" w:rsidP="001E37C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1E37CA" w:rsidRPr="00B44E3A" w:rsidRDefault="001E37CA" w:rsidP="001E37CA">
      <w:pPr>
        <w:pStyle w:val="Biblio"/>
        <w:rPr>
          <w:lang w:val="en-CA"/>
        </w:rPr>
      </w:pPr>
      <w:r w:rsidRPr="00B44E3A">
        <w:rPr>
          <w:lang w:val="en-CA"/>
        </w:rPr>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1E37CA" w:rsidRPr="00B44E3A" w:rsidRDefault="001E37CA" w:rsidP="001E37C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1E37CA" w:rsidRPr="00B44E3A" w:rsidRDefault="001E37CA" w:rsidP="001E37CA">
      <w:pPr>
        <w:pStyle w:val="Biblio"/>
        <w:rPr>
          <w:lang w:val="en-CA"/>
        </w:rPr>
      </w:pPr>
      <w:r w:rsidRPr="00B44E3A">
        <w:rPr>
          <w:lang w:val="en-CA"/>
        </w:rPr>
        <w:t xml:space="preserve">[124] C. Yang, B. Wei, J. Wu, Y. Zhang, and L. Zhang, “CARES: a ranking-oriented CADAL </w:t>
      </w:r>
      <w:r>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1E37CA" w:rsidRPr="00B44E3A" w:rsidRDefault="001E37CA" w:rsidP="001E37C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1E37CA" w:rsidRPr="00B44E3A" w:rsidRDefault="001E37CA" w:rsidP="001E37C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1E37CA" w:rsidRDefault="001E37CA" w:rsidP="001E37CA">
      <w:pPr>
        <w:pStyle w:val="Biblio"/>
        <w:rPr>
          <w:lang w:val="en-CA"/>
        </w:rPr>
      </w:pPr>
      <w:r w:rsidRPr="00B44E3A">
        <w:rPr>
          <w:lang w:val="en-CA"/>
        </w:rPr>
        <w:lastRenderedPageBreak/>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1E37CA" w:rsidRDefault="001E37CA" w:rsidP="001E37CA">
      <w:pPr>
        <w:pStyle w:val="Biblio"/>
      </w:pPr>
      <w:r>
        <w:rPr>
          <w:lang w:val="en-CA"/>
        </w:rPr>
        <w:t>[128]</w:t>
      </w:r>
      <w:r w:rsidRPr="004E6DD6">
        <w:rPr>
          <w:rFonts w:ascii="Arial" w:hAnsi="Arial" w:cs="Arial"/>
          <w:color w:val="222222"/>
          <w:sz w:val="20"/>
          <w:shd w:val="clear" w:color="auto" w:fill="FFFFFF"/>
        </w:rPr>
        <w:t xml:space="preserve"> </w:t>
      </w:r>
      <w:r w:rsidRPr="009C1734">
        <w:rPr>
          <w:lang w:val="en-CA"/>
        </w:rPr>
        <w:t>Adomavicius G, Tuzhilin A. Context-aware recommender systems. InRecommender systems handbook 2015 (pp. 191-226). Springer US.</w:t>
      </w:r>
    </w:p>
    <w:p w:rsidR="001E37CA" w:rsidRDefault="001E37CA" w:rsidP="001E37CA">
      <w:pPr>
        <w:pStyle w:val="Biblio"/>
        <w:rPr>
          <w:lang w:val="en-CA"/>
        </w:rPr>
      </w:pPr>
      <w:r>
        <w:t>[129]</w:t>
      </w:r>
      <w:r w:rsidRPr="0077615D">
        <w:rPr>
          <w:rFonts w:ascii="Arial" w:hAnsi="Arial" w:cs="Arial"/>
          <w:color w:val="222222"/>
          <w:sz w:val="20"/>
          <w:shd w:val="clear" w:color="auto" w:fill="FFFFFF"/>
        </w:rPr>
        <w:t xml:space="preserve"> </w:t>
      </w:r>
      <w:r w:rsidRPr="009C1734">
        <w:rPr>
          <w:lang w:val="en-CA"/>
        </w:rPr>
        <w:t xml:space="preserve">Zhan J, Hsieh CL, Wang IC, Hsu TS, Liau CJ, Wang DW. Privacy-preserving collaborative recommender systems. IEEE Transactions on Systems, Man, and Cybernetics, Part C (Applications and Reviews). 2010 Jul;40(4):472-6. </w:t>
      </w:r>
    </w:p>
    <w:p w:rsidR="001E37CA" w:rsidRPr="00B45FF7" w:rsidRDefault="001E37CA" w:rsidP="001E37CA">
      <w:pPr>
        <w:pStyle w:val="Biblio"/>
      </w:pPr>
      <w:r>
        <w:t>[130]</w:t>
      </w:r>
      <w:r w:rsidRPr="0070762B">
        <w:rPr>
          <w:rFonts w:ascii="Arial" w:hAnsi="Arial" w:cs="Arial"/>
          <w:color w:val="222222"/>
          <w:sz w:val="20"/>
          <w:shd w:val="clear" w:color="auto" w:fill="FFFFFF"/>
        </w:rPr>
        <w:t xml:space="preserve"> </w:t>
      </w:r>
      <w:r w:rsidRPr="009C1734">
        <w:rPr>
          <w:lang w:val="en-CA"/>
        </w:rPr>
        <w:t>Zhou T, Kuscsik Z, Liu JG, Medo M, Wakeling JR, Zhang YC. Solving the apparent diversity-accuracy dilemma of recommender systems. Proceedings of the National Academy of Sciences. 2010 Mar 9;107(10):4511-5.</w:t>
      </w:r>
    </w:p>
    <w:p w:rsidR="003154EA" w:rsidRPr="004B727C" w:rsidRDefault="003154EA" w:rsidP="00711A11">
      <w:pPr>
        <w:pStyle w:val="Caption"/>
      </w:pPr>
    </w:p>
    <w:sectPr w:rsidR="003154EA" w:rsidRPr="004B72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8A6" w:rsidRDefault="008328A6">
      <w:pPr>
        <w:spacing w:line="240" w:lineRule="auto"/>
      </w:pPr>
      <w:r>
        <w:separator/>
      </w:r>
    </w:p>
  </w:endnote>
  <w:endnote w:type="continuationSeparator" w:id="0">
    <w:p w:rsidR="008328A6" w:rsidRDefault="008328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7A62F0">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7A62F0">
    <w:pPr>
      <w:pStyle w:val="Footer"/>
    </w:pPr>
    <w:r>
      <w:tab/>
    </w:r>
    <w:r>
      <w:rPr>
        <w:rStyle w:val="PageNumber"/>
      </w:rPr>
      <w:fldChar w:fldCharType="begin"/>
    </w:r>
    <w:r>
      <w:rPr>
        <w:rStyle w:val="PageNumber"/>
      </w:rPr>
      <w:instrText xml:space="preserve"> PAGE </w:instrText>
    </w:r>
    <w:r>
      <w:rPr>
        <w:rStyle w:val="PageNumber"/>
      </w:rPr>
      <w:fldChar w:fldCharType="separate"/>
    </w:r>
    <w:r w:rsidR="00602079">
      <w:rPr>
        <w:rStyle w:val="PageNumber"/>
        <w:noProof/>
      </w:rPr>
      <w:t>vii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7A62F0">
    <w:pPr>
      <w:pStyle w:val="Footer"/>
    </w:pPr>
    <w:r>
      <w:tab/>
    </w:r>
    <w:r>
      <w:rPr>
        <w:rStyle w:val="PageNumber"/>
      </w:rPr>
      <w:fldChar w:fldCharType="begin"/>
    </w:r>
    <w:r>
      <w:rPr>
        <w:rStyle w:val="PageNumber"/>
      </w:rPr>
      <w:instrText xml:space="preserve"> PAGE </w:instrText>
    </w:r>
    <w:r>
      <w:rPr>
        <w:rStyle w:val="PageNumber"/>
      </w:rPr>
      <w:fldChar w:fldCharType="separate"/>
    </w:r>
    <w:r w:rsidR="00602079">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7A62F0">
    <w:pPr>
      <w:pStyle w:val="Footer"/>
    </w:pPr>
    <w:r>
      <w:tab/>
    </w:r>
    <w:r>
      <w:rPr>
        <w:rStyle w:val="PageNumber"/>
      </w:rPr>
      <w:fldChar w:fldCharType="begin"/>
    </w:r>
    <w:r>
      <w:rPr>
        <w:rStyle w:val="PageNumber"/>
      </w:rPr>
      <w:instrText xml:space="preserve"> PAGE </w:instrText>
    </w:r>
    <w:r>
      <w:rPr>
        <w:rStyle w:val="PageNumber"/>
      </w:rPr>
      <w:fldChar w:fldCharType="separate"/>
    </w:r>
    <w:r w:rsidR="00602079">
      <w:rPr>
        <w:rStyle w:val="PageNumber"/>
        <w:noProof/>
      </w:rPr>
      <w:t>61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8A6" w:rsidRDefault="008328A6">
      <w:pPr>
        <w:spacing w:line="240" w:lineRule="auto"/>
      </w:pPr>
      <w:r>
        <w:separator/>
      </w:r>
    </w:p>
  </w:footnote>
  <w:footnote w:type="continuationSeparator" w:id="0">
    <w:p w:rsidR="008328A6" w:rsidRDefault="008328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7A62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Pr="00CB0253" w:rsidRDefault="007A62F0"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Pr="00CB0253" w:rsidRDefault="007A62F0"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Alencar">
    <w15:presenceInfo w15:providerId="None" w15:userId="Paulo Alencar"/>
  </w15:person>
  <w15:person w15:author="v2srivas">
    <w15:presenceInfo w15:providerId="AD" w15:userId="S-1-5-21-860606365-2559132667-2327032736-15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5AFA"/>
    <w:rsid w:val="00006A44"/>
    <w:rsid w:val="00006AAE"/>
    <w:rsid w:val="00013EBC"/>
    <w:rsid w:val="0001444D"/>
    <w:rsid w:val="000154FF"/>
    <w:rsid w:val="000166EE"/>
    <w:rsid w:val="0001740D"/>
    <w:rsid w:val="00017CB1"/>
    <w:rsid w:val="00020498"/>
    <w:rsid w:val="00021416"/>
    <w:rsid w:val="00023AF6"/>
    <w:rsid w:val="00025709"/>
    <w:rsid w:val="0002594A"/>
    <w:rsid w:val="00027DB6"/>
    <w:rsid w:val="00027F2C"/>
    <w:rsid w:val="00030C68"/>
    <w:rsid w:val="000324DC"/>
    <w:rsid w:val="00033011"/>
    <w:rsid w:val="000341F8"/>
    <w:rsid w:val="0003507E"/>
    <w:rsid w:val="000423DF"/>
    <w:rsid w:val="000432CB"/>
    <w:rsid w:val="0004420B"/>
    <w:rsid w:val="000509D3"/>
    <w:rsid w:val="00050D0C"/>
    <w:rsid w:val="00051402"/>
    <w:rsid w:val="00053287"/>
    <w:rsid w:val="00057A53"/>
    <w:rsid w:val="00060260"/>
    <w:rsid w:val="000626E1"/>
    <w:rsid w:val="00063F59"/>
    <w:rsid w:val="00064C4E"/>
    <w:rsid w:val="00082966"/>
    <w:rsid w:val="00086237"/>
    <w:rsid w:val="000872E1"/>
    <w:rsid w:val="0008769B"/>
    <w:rsid w:val="00087B3C"/>
    <w:rsid w:val="000925ED"/>
    <w:rsid w:val="00093519"/>
    <w:rsid w:val="00095ABA"/>
    <w:rsid w:val="000A4C3B"/>
    <w:rsid w:val="000B0BDC"/>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0A19"/>
    <w:rsid w:val="000E1D9F"/>
    <w:rsid w:val="000E56F6"/>
    <w:rsid w:val="000E5AEA"/>
    <w:rsid w:val="000E6B78"/>
    <w:rsid w:val="000F27C0"/>
    <w:rsid w:val="000F76DF"/>
    <w:rsid w:val="000F7FEE"/>
    <w:rsid w:val="001012CF"/>
    <w:rsid w:val="00101ED8"/>
    <w:rsid w:val="00102B2B"/>
    <w:rsid w:val="00106C29"/>
    <w:rsid w:val="00111878"/>
    <w:rsid w:val="00112168"/>
    <w:rsid w:val="0011648B"/>
    <w:rsid w:val="00120AC6"/>
    <w:rsid w:val="00123D77"/>
    <w:rsid w:val="00125A57"/>
    <w:rsid w:val="00130A83"/>
    <w:rsid w:val="00130D18"/>
    <w:rsid w:val="001326E9"/>
    <w:rsid w:val="00132776"/>
    <w:rsid w:val="00134403"/>
    <w:rsid w:val="00134D6D"/>
    <w:rsid w:val="00135042"/>
    <w:rsid w:val="00135BB5"/>
    <w:rsid w:val="00135F68"/>
    <w:rsid w:val="00136CDE"/>
    <w:rsid w:val="001374D9"/>
    <w:rsid w:val="00137548"/>
    <w:rsid w:val="001416B4"/>
    <w:rsid w:val="00142F82"/>
    <w:rsid w:val="001441CA"/>
    <w:rsid w:val="0014435D"/>
    <w:rsid w:val="001500AE"/>
    <w:rsid w:val="00151B79"/>
    <w:rsid w:val="00157168"/>
    <w:rsid w:val="0016568E"/>
    <w:rsid w:val="00171C64"/>
    <w:rsid w:val="00172443"/>
    <w:rsid w:val="00173A23"/>
    <w:rsid w:val="00173B8B"/>
    <w:rsid w:val="00174B19"/>
    <w:rsid w:val="00175E3D"/>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251F"/>
    <w:rsid w:val="001C56A8"/>
    <w:rsid w:val="001D273B"/>
    <w:rsid w:val="001D2B0E"/>
    <w:rsid w:val="001E12D4"/>
    <w:rsid w:val="001E157F"/>
    <w:rsid w:val="001E15A0"/>
    <w:rsid w:val="001E37CA"/>
    <w:rsid w:val="001F0335"/>
    <w:rsid w:val="001F037C"/>
    <w:rsid w:val="001F040B"/>
    <w:rsid w:val="001F121A"/>
    <w:rsid w:val="001F2537"/>
    <w:rsid w:val="001F3E63"/>
    <w:rsid w:val="001F3ECF"/>
    <w:rsid w:val="001F5BE1"/>
    <w:rsid w:val="00200BFA"/>
    <w:rsid w:val="00211D80"/>
    <w:rsid w:val="002129E8"/>
    <w:rsid w:val="00212F27"/>
    <w:rsid w:val="00214ECA"/>
    <w:rsid w:val="00220329"/>
    <w:rsid w:val="0022078C"/>
    <w:rsid w:val="00224FF6"/>
    <w:rsid w:val="00225124"/>
    <w:rsid w:val="002265FF"/>
    <w:rsid w:val="00226DB4"/>
    <w:rsid w:val="00227ECC"/>
    <w:rsid w:val="002307BE"/>
    <w:rsid w:val="002308C2"/>
    <w:rsid w:val="00232E33"/>
    <w:rsid w:val="00234BCE"/>
    <w:rsid w:val="002379AE"/>
    <w:rsid w:val="0024112B"/>
    <w:rsid w:val="00241FFB"/>
    <w:rsid w:val="002446BF"/>
    <w:rsid w:val="002453EC"/>
    <w:rsid w:val="002514EC"/>
    <w:rsid w:val="00254120"/>
    <w:rsid w:val="00254E6F"/>
    <w:rsid w:val="00254F57"/>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1FFB"/>
    <w:rsid w:val="002C5ACC"/>
    <w:rsid w:val="002D08C2"/>
    <w:rsid w:val="002D1737"/>
    <w:rsid w:val="002D7713"/>
    <w:rsid w:val="002D7AB3"/>
    <w:rsid w:val="002E006D"/>
    <w:rsid w:val="002E4A3F"/>
    <w:rsid w:val="002E4CA2"/>
    <w:rsid w:val="002E7A2F"/>
    <w:rsid w:val="002E7E82"/>
    <w:rsid w:val="002F05E5"/>
    <w:rsid w:val="002F0BEF"/>
    <w:rsid w:val="002F1B7F"/>
    <w:rsid w:val="002F2ADB"/>
    <w:rsid w:val="002F5242"/>
    <w:rsid w:val="00300A8E"/>
    <w:rsid w:val="00300BD9"/>
    <w:rsid w:val="00301582"/>
    <w:rsid w:val="003036FE"/>
    <w:rsid w:val="00304F60"/>
    <w:rsid w:val="00305E88"/>
    <w:rsid w:val="00306EBC"/>
    <w:rsid w:val="00307DB4"/>
    <w:rsid w:val="00312237"/>
    <w:rsid w:val="00312A4B"/>
    <w:rsid w:val="003154EA"/>
    <w:rsid w:val="003162D7"/>
    <w:rsid w:val="003202A1"/>
    <w:rsid w:val="00332796"/>
    <w:rsid w:val="003333E8"/>
    <w:rsid w:val="003340ED"/>
    <w:rsid w:val="003354E9"/>
    <w:rsid w:val="00336372"/>
    <w:rsid w:val="00337A9D"/>
    <w:rsid w:val="00337D41"/>
    <w:rsid w:val="00342A61"/>
    <w:rsid w:val="00344312"/>
    <w:rsid w:val="0034642A"/>
    <w:rsid w:val="00346B8D"/>
    <w:rsid w:val="00347228"/>
    <w:rsid w:val="0035072F"/>
    <w:rsid w:val="00351420"/>
    <w:rsid w:val="00354824"/>
    <w:rsid w:val="00356895"/>
    <w:rsid w:val="00356EA4"/>
    <w:rsid w:val="00361CD6"/>
    <w:rsid w:val="00364700"/>
    <w:rsid w:val="00364805"/>
    <w:rsid w:val="00367AF4"/>
    <w:rsid w:val="00374477"/>
    <w:rsid w:val="00375443"/>
    <w:rsid w:val="00376798"/>
    <w:rsid w:val="00376BD8"/>
    <w:rsid w:val="0037786D"/>
    <w:rsid w:val="00381000"/>
    <w:rsid w:val="00382174"/>
    <w:rsid w:val="003827DE"/>
    <w:rsid w:val="0038369D"/>
    <w:rsid w:val="00383E1C"/>
    <w:rsid w:val="00385279"/>
    <w:rsid w:val="00386485"/>
    <w:rsid w:val="00390006"/>
    <w:rsid w:val="00392A4E"/>
    <w:rsid w:val="00393342"/>
    <w:rsid w:val="003947E7"/>
    <w:rsid w:val="00396682"/>
    <w:rsid w:val="00397A65"/>
    <w:rsid w:val="00397B6E"/>
    <w:rsid w:val="003A02CE"/>
    <w:rsid w:val="003A06F4"/>
    <w:rsid w:val="003A0D85"/>
    <w:rsid w:val="003A21E1"/>
    <w:rsid w:val="003A4B23"/>
    <w:rsid w:val="003A4F41"/>
    <w:rsid w:val="003A58E8"/>
    <w:rsid w:val="003B04FE"/>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3F75"/>
    <w:rsid w:val="003D59AD"/>
    <w:rsid w:val="003E0237"/>
    <w:rsid w:val="003E253B"/>
    <w:rsid w:val="003E2D26"/>
    <w:rsid w:val="003E45C7"/>
    <w:rsid w:val="003E6563"/>
    <w:rsid w:val="003E778B"/>
    <w:rsid w:val="003E7810"/>
    <w:rsid w:val="003F17C9"/>
    <w:rsid w:val="003F19D1"/>
    <w:rsid w:val="003F1DFD"/>
    <w:rsid w:val="003F23B4"/>
    <w:rsid w:val="003F3AE6"/>
    <w:rsid w:val="003F697E"/>
    <w:rsid w:val="003F69F6"/>
    <w:rsid w:val="003F7286"/>
    <w:rsid w:val="00401578"/>
    <w:rsid w:val="0040186D"/>
    <w:rsid w:val="00402B10"/>
    <w:rsid w:val="004058F1"/>
    <w:rsid w:val="00407538"/>
    <w:rsid w:val="004108DF"/>
    <w:rsid w:val="004116DB"/>
    <w:rsid w:val="00420E0D"/>
    <w:rsid w:val="00422C90"/>
    <w:rsid w:val="004235D5"/>
    <w:rsid w:val="00425E9C"/>
    <w:rsid w:val="00427080"/>
    <w:rsid w:val="004307BD"/>
    <w:rsid w:val="00432130"/>
    <w:rsid w:val="004328E8"/>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66AEB"/>
    <w:rsid w:val="00472387"/>
    <w:rsid w:val="004746DF"/>
    <w:rsid w:val="00476A20"/>
    <w:rsid w:val="00477A41"/>
    <w:rsid w:val="004828CA"/>
    <w:rsid w:val="00486091"/>
    <w:rsid w:val="00487064"/>
    <w:rsid w:val="004875FB"/>
    <w:rsid w:val="004903CD"/>
    <w:rsid w:val="004905EE"/>
    <w:rsid w:val="00490CEE"/>
    <w:rsid w:val="00491CFE"/>
    <w:rsid w:val="00494AEF"/>
    <w:rsid w:val="00496D90"/>
    <w:rsid w:val="004A0C69"/>
    <w:rsid w:val="004A31F2"/>
    <w:rsid w:val="004A3EF5"/>
    <w:rsid w:val="004A3F1E"/>
    <w:rsid w:val="004A65E8"/>
    <w:rsid w:val="004A6ABD"/>
    <w:rsid w:val="004B4DF4"/>
    <w:rsid w:val="004B607E"/>
    <w:rsid w:val="004B727C"/>
    <w:rsid w:val="004B7C36"/>
    <w:rsid w:val="004C2B55"/>
    <w:rsid w:val="004C72FB"/>
    <w:rsid w:val="004C7DFD"/>
    <w:rsid w:val="004D04D8"/>
    <w:rsid w:val="004D2538"/>
    <w:rsid w:val="004D3BBC"/>
    <w:rsid w:val="004D3E3D"/>
    <w:rsid w:val="004D677D"/>
    <w:rsid w:val="004D6BDD"/>
    <w:rsid w:val="004D782F"/>
    <w:rsid w:val="004E064B"/>
    <w:rsid w:val="004E06E3"/>
    <w:rsid w:val="004E1CAB"/>
    <w:rsid w:val="004E1F63"/>
    <w:rsid w:val="004E486E"/>
    <w:rsid w:val="004E529E"/>
    <w:rsid w:val="004E654E"/>
    <w:rsid w:val="004E6DD6"/>
    <w:rsid w:val="004E7B80"/>
    <w:rsid w:val="004F1109"/>
    <w:rsid w:val="004F1785"/>
    <w:rsid w:val="004F4C11"/>
    <w:rsid w:val="004F6AC2"/>
    <w:rsid w:val="004F77A8"/>
    <w:rsid w:val="00500FA4"/>
    <w:rsid w:val="00500FA5"/>
    <w:rsid w:val="0050338E"/>
    <w:rsid w:val="005046E9"/>
    <w:rsid w:val="00511C16"/>
    <w:rsid w:val="00517A4F"/>
    <w:rsid w:val="00521ACC"/>
    <w:rsid w:val="00521D2E"/>
    <w:rsid w:val="00521E19"/>
    <w:rsid w:val="005227B9"/>
    <w:rsid w:val="00524A79"/>
    <w:rsid w:val="00525A22"/>
    <w:rsid w:val="00534363"/>
    <w:rsid w:val="00534DC2"/>
    <w:rsid w:val="00537BE7"/>
    <w:rsid w:val="00541A09"/>
    <w:rsid w:val="0054482E"/>
    <w:rsid w:val="0054763B"/>
    <w:rsid w:val="00547DA1"/>
    <w:rsid w:val="00553D70"/>
    <w:rsid w:val="00554EF0"/>
    <w:rsid w:val="005569E8"/>
    <w:rsid w:val="0056110B"/>
    <w:rsid w:val="00561DBF"/>
    <w:rsid w:val="00563276"/>
    <w:rsid w:val="005654A4"/>
    <w:rsid w:val="005707C4"/>
    <w:rsid w:val="00570E67"/>
    <w:rsid w:val="00571E09"/>
    <w:rsid w:val="00572AD4"/>
    <w:rsid w:val="00572BBE"/>
    <w:rsid w:val="0057513C"/>
    <w:rsid w:val="00580245"/>
    <w:rsid w:val="00582C25"/>
    <w:rsid w:val="005910AA"/>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17B8"/>
    <w:rsid w:val="005F27CC"/>
    <w:rsid w:val="005F27EC"/>
    <w:rsid w:val="005F5B98"/>
    <w:rsid w:val="005F698E"/>
    <w:rsid w:val="00601F5F"/>
    <w:rsid w:val="00602079"/>
    <w:rsid w:val="006034A2"/>
    <w:rsid w:val="00606450"/>
    <w:rsid w:val="00606601"/>
    <w:rsid w:val="00607B8B"/>
    <w:rsid w:val="0061117F"/>
    <w:rsid w:val="00611D3D"/>
    <w:rsid w:val="00614DEC"/>
    <w:rsid w:val="00616D56"/>
    <w:rsid w:val="00622C3C"/>
    <w:rsid w:val="00624C7B"/>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524A"/>
    <w:rsid w:val="00671A44"/>
    <w:rsid w:val="00674F5E"/>
    <w:rsid w:val="0068115D"/>
    <w:rsid w:val="00682CE8"/>
    <w:rsid w:val="00693639"/>
    <w:rsid w:val="0069673F"/>
    <w:rsid w:val="00696A99"/>
    <w:rsid w:val="00697191"/>
    <w:rsid w:val="006A1431"/>
    <w:rsid w:val="006A196C"/>
    <w:rsid w:val="006A1AB4"/>
    <w:rsid w:val="006A2E54"/>
    <w:rsid w:val="006A3DA2"/>
    <w:rsid w:val="006B1B7A"/>
    <w:rsid w:val="006B2442"/>
    <w:rsid w:val="006B270D"/>
    <w:rsid w:val="006B2E5A"/>
    <w:rsid w:val="006B480D"/>
    <w:rsid w:val="006B5B3E"/>
    <w:rsid w:val="006C19FE"/>
    <w:rsid w:val="006C263B"/>
    <w:rsid w:val="006C29CC"/>
    <w:rsid w:val="006C48FA"/>
    <w:rsid w:val="006C4C15"/>
    <w:rsid w:val="006C6419"/>
    <w:rsid w:val="006C6A2A"/>
    <w:rsid w:val="006C6D9C"/>
    <w:rsid w:val="006D0A04"/>
    <w:rsid w:val="006D14D4"/>
    <w:rsid w:val="006D1528"/>
    <w:rsid w:val="006D62A8"/>
    <w:rsid w:val="006D6C47"/>
    <w:rsid w:val="006D729C"/>
    <w:rsid w:val="006D7681"/>
    <w:rsid w:val="006E4730"/>
    <w:rsid w:val="006E5347"/>
    <w:rsid w:val="006E75FA"/>
    <w:rsid w:val="006F0762"/>
    <w:rsid w:val="006F09CB"/>
    <w:rsid w:val="006F1AB1"/>
    <w:rsid w:val="006F23F7"/>
    <w:rsid w:val="006F42D3"/>
    <w:rsid w:val="006F738F"/>
    <w:rsid w:val="006F75E5"/>
    <w:rsid w:val="007009AD"/>
    <w:rsid w:val="00701D10"/>
    <w:rsid w:val="00702231"/>
    <w:rsid w:val="00704AFB"/>
    <w:rsid w:val="0070608D"/>
    <w:rsid w:val="0070762B"/>
    <w:rsid w:val="00707ED4"/>
    <w:rsid w:val="007117A2"/>
    <w:rsid w:val="00711A11"/>
    <w:rsid w:val="00713C80"/>
    <w:rsid w:val="0071647A"/>
    <w:rsid w:val="007173C9"/>
    <w:rsid w:val="00721E06"/>
    <w:rsid w:val="007231DC"/>
    <w:rsid w:val="00724B0D"/>
    <w:rsid w:val="00725217"/>
    <w:rsid w:val="00725D42"/>
    <w:rsid w:val="00725E26"/>
    <w:rsid w:val="00725F12"/>
    <w:rsid w:val="00735D85"/>
    <w:rsid w:val="00736580"/>
    <w:rsid w:val="00737515"/>
    <w:rsid w:val="0073769A"/>
    <w:rsid w:val="0074075D"/>
    <w:rsid w:val="007412EA"/>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51DD"/>
    <w:rsid w:val="00767796"/>
    <w:rsid w:val="00767B6C"/>
    <w:rsid w:val="00770F4F"/>
    <w:rsid w:val="007738D9"/>
    <w:rsid w:val="00774AD1"/>
    <w:rsid w:val="00776034"/>
    <w:rsid w:val="0077615D"/>
    <w:rsid w:val="0078257A"/>
    <w:rsid w:val="00782591"/>
    <w:rsid w:val="00782D23"/>
    <w:rsid w:val="0078394B"/>
    <w:rsid w:val="007843DC"/>
    <w:rsid w:val="00794449"/>
    <w:rsid w:val="00794BD6"/>
    <w:rsid w:val="007952C0"/>
    <w:rsid w:val="007978F0"/>
    <w:rsid w:val="007A0453"/>
    <w:rsid w:val="007A0B5F"/>
    <w:rsid w:val="007A1F6E"/>
    <w:rsid w:val="007A273E"/>
    <w:rsid w:val="007A2AF3"/>
    <w:rsid w:val="007A4934"/>
    <w:rsid w:val="007A51E3"/>
    <w:rsid w:val="007A62F0"/>
    <w:rsid w:val="007A6EEF"/>
    <w:rsid w:val="007A784D"/>
    <w:rsid w:val="007B179B"/>
    <w:rsid w:val="007B5C1F"/>
    <w:rsid w:val="007B668B"/>
    <w:rsid w:val="007B7F6D"/>
    <w:rsid w:val="007C0DF8"/>
    <w:rsid w:val="007C1E38"/>
    <w:rsid w:val="007C29F0"/>
    <w:rsid w:val="007C2F77"/>
    <w:rsid w:val="007D19FC"/>
    <w:rsid w:val="007D1F3F"/>
    <w:rsid w:val="007D5726"/>
    <w:rsid w:val="007D7887"/>
    <w:rsid w:val="007E0DF2"/>
    <w:rsid w:val="007E108B"/>
    <w:rsid w:val="007E11B3"/>
    <w:rsid w:val="007E128A"/>
    <w:rsid w:val="007E525D"/>
    <w:rsid w:val="007F011F"/>
    <w:rsid w:val="007F4E16"/>
    <w:rsid w:val="007F5FDF"/>
    <w:rsid w:val="007F6CC2"/>
    <w:rsid w:val="00802A3B"/>
    <w:rsid w:val="0080336A"/>
    <w:rsid w:val="008033D6"/>
    <w:rsid w:val="00803AD2"/>
    <w:rsid w:val="008042F1"/>
    <w:rsid w:val="00804A09"/>
    <w:rsid w:val="00805AEA"/>
    <w:rsid w:val="00806D85"/>
    <w:rsid w:val="00810156"/>
    <w:rsid w:val="0081165C"/>
    <w:rsid w:val="0081360F"/>
    <w:rsid w:val="0081448B"/>
    <w:rsid w:val="0082023A"/>
    <w:rsid w:val="00821389"/>
    <w:rsid w:val="0082267B"/>
    <w:rsid w:val="00822687"/>
    <w:rsid w:val="00823832"/>
    <w:rsid w:val="00825D8E"/>
    <w:rsid w:val="0082601E"/>
    <w:rsid w:val="00826BB3"/>
    <w:rsid w:val="00826E9F"/>
    <w:rsid w:val="00830F64"/>
    <w:rsid w:val="0083141F"/>
    <w:rsid w:val="00831E8F"/>
    <w:rsid w:val="008328A6"/>
    <w:rsid w:val="008339EB"/>
    <w:rsid w:val="0083419C"/>
    <w:rsid w:val="008352C6"/>
    <w:rsid w:val="008377DC"/>
    <w:rsid w:val="008455D4"/>
    <w:rsid w:val="00852EC8"/>
    <w:rsid w:val="00854905"/>
    <w:rsid w:val="00855180"/>
    <w:rsid w:val="00857EC7"/>
    <w:rsid w:val="00860365"/>
    <w:rsid w:val="00865833"/>
    <w:rsid w:val="00866117"/>
    <w:rsid w:val="00866177"/>
    <w:rsid w:val="00872C27"/>
    <w:rsid w:val="00875D29"/>
    <w:rsid w:val="008815B3"/>
    <w:rsid w:val="0088164D"/>
    <w:rsid w:val="00882982"/>
    <w:rsid w:val="00885242"/>
    <w:rsid w:val="0088670F"/>
    <w:rsid w:val="00886758"/>
    <w:rsid w:val="008872C8"/>
    <w:rsid w:val="0089003D"/>
    <w:rsid w:val="0089112A"/>
    <w:rsid w:val="008916A8"/>
    <w:rsid w:val="00891E8F"/>
    <w:rsid w:val="00892C3C"/>
    <w:rsid w:val="00893EC2"/>
    <w:rsid w:val="008A2647"/>
    <w:rsid w:val="008A2664"/>
    <w:rsid w:val="008A4C42"/>
    <w:rsid w:val="008A6FB9"/>
    <w:rsid w:val="008B2E6A"/>
    <w:rsid w:val="008B74FE"/>
    <w:rsid w:val="008B7592"/>
    <w:rsid w:val="008C02B6"/>
    <w:rsid w:val="008C23C3"/>
    <w:rsid w:val="008C746B"/>
    <w:rsid w:val="008D0C63"/>
    <w:rsid w:val="008D14EA"/>
    <w:rsid w:val="008D3FAC"/>
    <w:rsid w:val="008D451C"/>
    <w:rsid w:val="008D4BE2"/>
    <w:rsid w:val="008D5706"/>
    <w:rsid w:val="008E1311"/>
    <w:rsid w:val="008E229D"/>
    <w:rsid w:val="008E45D9"/>
    <w:rsid w:val="008E4F12"/>
    <w:rsid w:val="008E6268"/>
    <w:rsid w:val="008E7C60"/>
    <w:rsid w:val="008F2BA0"/>
    <w:rsid w:val="008F3374"/>
    <w:rsid w:val="008F38AF"/>
    <w:rsid w:val="008F7524"/>
    <w:rsid w:val="00902D6F"/>
    <w:rsid w:val="00902FAD"/>
    <w:rsid w:val="009066BE"/>
    <w:rsid w:val="00906CBA"/>
    <w:rsid w:val="0091002D"/>
    <w:rsid w:val="00912E72"/>
    <w:rsid w:val="00913B47"/>
    <w:rsid w:val="00914F25"/>
    <w:rsid w:val="009151A9"/>
    <w:rsid w:val="00924E78"/>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4AF3"/>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0F4"/>
    <w:rsid w:val="009A5CC5"/>
    <w:rsid w:val="009B19CB"/>
    <w:rsid w:val="009B2158"/>
    <w:rsid w:val="009B2F26"/>
    <w:rsid w:val="009B3899"/>
    <w:rsid w:val="009C0BFE"/>
    <w:rsid w:val="009C1ED5"/>
    <w:rsid w:val="009C6184"/>
    <w:rsid w:val="009C7E42"/>
    <w:rsid w:val="009D0544"/>
    <w:rsid w:val="009D14E1"/>
    <w:rsid w:val="009D6E22"/>
    <w:rsid w:val="009D7431"/>
    <w:rsid w:val="009D743A"/>
    <w:rsid w:val="009E1F72"/>
    <w:rsid w:val="009E2B64"/>
    <w:rsid w:val="009E5299"/>
    <w:rsid w:val="009E602F"/>
    <w:rsid w:val="009E64A4"/>
    <w:rsid w:val="009E6FB5"/>
    <w:rsid w:val="009E7C25"/>
    <w:rsid w:val="009F0923"/>
    <w:rsid w:val="009F1A11"/>
    <w:rsid w:val="009F307C"/>
    <w:rsid w:val="00A00295"/>
    <w:rsid w:val="00A02BB0"/>
    <w:rsid w:val="00A02F79"/>
    <w:rsid w:val="00A04272"/>
    <w:rsid w:val="00A04B7C"/>
    <w:rsid w:val="00A053FB"/>
    <w:rsid w:val="00A07BC4"/>
    <w:rsid w:val="00A1040B"/>
    <w:rsid w:val="00A11BBE"/>
    <w:rsid w:val="00A122E3"/>
    <w:rsid w:val="00A12F55"/>
    <w:rsid w:val="00A15B3B"/>
    <w:rsid w:val="00A242AB"/>
    <w:rsid w:val="00A25FA6"/>
    <w:rsid w:val="00A26054"/>
    <w:rsid w:val="00A2620E"/>
    <w:rsid w:val="00A27007"/>
    <w:rsid w:val="00A277FE"/>
    <w:rsid w:val="00A31611"/>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005F"/>
    <w:rsid w:val="00A72713"/>
    <w:rsid w:val="00A72FB8"/>
    <w:rsid w:val="00A74DE7"/>
    <w:rsid w:val="00A751C6"/>
    <w:rsid w:val="00A82512"/>
    <w:rsid w:val="00A83E71"/>
    <w:rsid w:val="00A847CA"/>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7C9"/>
    <w:rsid w:val="00AE29B9"/>
    <w:rsid w:val="00AE2D26"/>
    <w:rsid w:val="00AE3F33"/>
    <w:rsid w:val="00AE4032"/>
    <w:rsid w:val="00AE4131"/>
    <w:rsid w:val="00AE4E11"/>
    <w:rsid w:val="00AE6633"/>
    <w:rsid w:val="00AE7543"/>
    <w:rsid w:val="00AF0326"/>
    <w:rsid w:val="00AF5A15"/>
    <w:rsid w:val="00AF78B3"/>
    <w:rsid w:val="00B00BF0"/>
    <w:rsid w:val="00B00F34"/>
    <w:rsid w:val="00B02354"/>
    <w:rsid w:val="00B032EB"/>
    <w:rsid w:val="00B04727"/>
    <w:rsid w:val="00B112C2"/>
    <w:rsid w:val="00B11C34"/>
    <w:rsid w:val="00B17151"/>
    <w:rsid w:val="00B20AA0"/>
    <w:rsid w:val="00B237D3"/>
    <w:rsid w:val="00B23A95"/>
    <w:rsid w:val="00B24209"/>
    <w:rsid w:val="00B24A7B"/>
    <w:rsid w:val="00B25B03"/>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6B24"/>
    <w:rsid w:val="00B57780"/>
    <w:rsid w:val="00B605D4"/>
    <w:rsid w:val="00B65DFF"/>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D29"/>
    <w:rsid w:val="00B91FB0"/>
    <w:rsid w:val="00B92996"/>
    <w:rsid w:val="00B94B1E"/>
    <w:rsid w:val="00B95478"/>
    <w:rsid w:val="00B95C99"/>
    <w:rsid w:val="00B97D8D"/>
    <w:rsid w:val="00BA13C8"/>
    <w:rsid w:val="00BA54D0"/>
    <w:rsid w:val="00BA5669"/>
    <w:rsid w:val="00BA5F26"/>
    <w:rsid w:val="00BB014E"/>
    <w:rsid w:val="00BB1D55"/>
    <w:rsid w:val="00BB36A4"/>
    <w:rsid w:val="00BB398D"/>
    <w:rsid w:val="00BB5D22"/>
    <w:rsid w:val="00BB6328"/>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62FB5"/>
    <w:rsid w:val="00C67408"/>
    <w:rsid w:val="00C70DFE"/>
    <w:rsid w:val="00C71003"/>
    <w:rsid w:val="00C71FED"/>
    <w:rsid w:val="00C7350C"/>
    <w:rsid w:val="00C75286"/>
    <w:rsid w:val="00C774FB"/>
    <w:rsid w:val="00C84E2B"/>
    <w:rsid w:val="00C87F37"/>
    <w:rsid w:val="00C913D7"/>
    <w:rsid w:val="00C91F53"/>
    <w:rsid w:val="00C92CAC"/>
    <w:rsid w:val="00C9792B"/>
    <w:rsid w:val="00CA3196"/>
    <w:rsid w:val="00CA72CC"/>
    <w:rsid w:val="00CA76F2"/>
    <w:rsid w:val="00CB0253"/>
    <w:rsid w:val="00CB5255"/>
    <w:rsid w:val="00CB5D6A"/>
    <w:rsid w:val="00CB6A0F"/>
    <w:rsid w:val="00CD1CCC"/>
    <w:rsid w:val="00CD6B74"/>
    <w:rsid w:val="00CE12C1"/>
    <w:rsid w:val="00CE3DA9"/>
    <w:rsid w:val="00CE5F5A"/>
    <w:rsid w:val="00CF4902"/>
    <w:rsid w:val="00CF66BE"/>
    <w:rsid w:val="00D04FA0"/>
    <w:rsid w:val="00D0541A"/>
    <w:rsid w:val="00D0586F"/>
    <w:rsid w:val="00D0769B"/>
    <w:rsid w:val="00D100D7"/>
    <w:rsid w:val="00D10D3E"/>
    <w:rsid w:val="00D12AA1"/>
    <w:rsid w:val="00D147B1"/>
    <w:rsid w:val="00D15D99"/>
    <w:rsid w:val="00D15F59"/>
    <w:rsid w:val="00D16391"/>
    <w:rsid w:val="00D16949"/>
    <w:rsid w:val="00D17C17"/>
    <w:rsid w:val="00D24154"/>
    <w:rsid w:val="00D26863"/>
    <w:rsid w:val="00D273D5"/>
    <w:rsid w:val="00D2746D"/>
    <w:rsid w:val="00D3136A"/>
    <w:rsid w:val="00D31DF8"/>
    <w:rsid w:val="00D322CC"/>
    <w:rsid w:val="00D32A49"/>
    <w:rsid w:val="00D32AA8"/>
    <w:rsid w:val="00D35214"/>
    <w:rsid w:val="00D35701"/>
    <w:rsid w:val="00D35CF3"/>
    <w:rsid w:val="00D43BAB"/>
    <w:rsid w:val="00D46F50"/>
    <w:rsid w:val="00D47DAC"/>
    <w:rsid w:val="00D506D9"/>
    <w:rsid w:val="00D514D2"/>
    <w:rsid w:val="00D52E25"/>
    <w:rsid w:val="00D60100"/>
    <w:rsid w:val="00D60647"/>
    <w:rsid w:val="00D6385B"/>
    <w:rsid w:val="00D643EE"/>
    <w:rsid w:val="00D6462C"/>
    <w:rsid w:val="00D671C6"/>
    <w:rsid w:val="00D70903"/>
    <w:rsid w:val="00D70FF8"/>
    <w:rsid w:val="00D7148D"/>
    <w:rsid w:val="00D714CB"/>
    <w:rsid w:val="00D742D5"/>
    <w:rsid w:val="00D75EB6"/>
    <w:rsid w:val="00D75EF6"/>
    <w:rsid w:val="00D7681A"/>
    <w:rsid w:val="00D80E0D"/>
    <w:rsid w:val="00D85448"/>
    <w:rsid w:val="00D85B76"/>
    <w:rsid w:val="00D8759F"/>
    <w:rsid w:val="00D9199E"/>
    <w:rsid w:val="00D91D4D"/>
    <w:rsid w:val="00D926E4"/>
    <w:rsid w:val="00D935CC"/>
    <w:rsid w:val="00D9481C"/>
    <w:rsid w:val="00D9493F"/>
    <w:rsid w:val="00D94B2C"/>
    <w:rsid w:val="00D97644"/>
    <w:rsid w:val="00DA11A4"/>
    <w:rsid w:val="00DA1B41"/>
    <w:rsid w:val="00DA219C"/>
    <w:rsid w:val="00DA28EC"/>
    <w:rsid w:val="00DA3CDD"/>
    <w:rsid w:val="00DA402C"/>
    <w:rsid w:val="00DA4540"/>
    <w:rsid w:val="00DA6389"/>
    <w:rsid w:val="00DA7A33"/>
    <w:rsid w:val="00DB2946"/>
    <w:rsid w:val="00DB39C9"/>
    <w:rsid w:val="00DB4745"/>
    <w:rsid w:val="00DC0250"/>
    <w:rsid w:val="00DC259A"/>
    <w:rsid w:val="00DC418A"/>
    <w:rsid w:val="00DC6053"/>
    <w:rsid w:val="00DC7264"/>
    <w:rsid w:val="00DD1344"/>
    <w:rsid w:val="00DD53CE"/>
    <w:rsid w:val="00DD6996"/>
    <w:rsid w:val="00DD7E84"/>
    <w:rsid w:val="00DE048C"/>
    <w:rsid w:val="00DE2460"/>
    <w:rsid w:val="00DE4D50"/>
    <w:rsid w:val="00DE58C6"/>
    <w:rsid w:val="00DF7B86"/>
    <w:rsid w:val="00E01C9C"/>
    <w:rsid w:val="00E025EC"/>
    <w:rsid w:val="00E1344C"/>
    <w:rsid w:val="00E14D1F"/>
    <w:rsid w:val="00E164CD"/>
    <w:rsid w:val="00E16ADE"/>
    <w:rsid w:val="00E179E6"/>
    <w:rsid w:val="00E25891"/>
    <w:rsid w:val="00E30AC9"/>
    <w:rsid w:val="00E314B9"/>
    <w:rsid w:val="00E31AD3"/>
    <w:rsid w:val="00E32060"/>
    <w:rsid w:val="00E3464A"/>
    <w:rsid w:val="00E35613"/>
    <w:rsid w:val="00E35EC0"/>
    <w:rsid w:val="00E37B3D"/>
    <w:rsid w:val="00E40D5A"/>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1FF"/>
    <w:rsid w:val="00E777C9"/>
    <w:rsid w:val="00E77819"/>
    <w:rsid w:val="00E77FFB"/>
    <w:rsid w:val="00E81261"/>
    <w:rsid w:val="00E83AA9"/>
    <w:rsid w:val="00E842EB"/>
    <w:rsid w:val="00E84627"/>
    <w:rsid w:val="00E9003E"/>
    <w:rsid w:val="00E90523"/>
    <w:rsid w:val="00E9102D"/>
    <w:rsid w:val="00E94268"/>
    <w:rsid w:val="00E958A1"/>
    <w:rsid w:val="00EA0A85"/>
    <w:rsid w:val="00EA22BA"/>
    <w:rsid w:val="00EB57C8"/>
    <w:rsid w:val="00EC222C"/>
    <w:rsid w:val="00EC2F21"/>
    <w:rsid w:val="00EC55CA"/>
    <w:rsid w:val="00EC59C4"/>
    <w:rsid w:val="00ED1EAE"/>
    <w:rsid w:val="00ED7E26"/>
    <w:rsid w:val="00EE11DD"/>
    <w:rsid w:val="00EE193F"/>
    <w:rsid w:val="00EE1948"/>
    <w:rsid w:val="00EE2C44"/>
    <w:rsid w:val="00EE3D6E"/>
    <w:rsid w:val="00EE4D7C"/>
    <w:rsid w:val="00EE5658"/>
    <w:rsid w:val="00EF35BC"/>
    <w:rsid w:val="00EF60EA"/>
    <w:rsid w:val="00EF7CA0"/>
    <w:rsid w:val="00F02483"/>
    <w:rsid w:val="00F03030"/>
    <w:rsid w:val="00F053D5"/>
    <w:rsid w:val="00F107F6"/>
    <w:rsid w:val="00F134E4"/>
    <w:rsid w:val="00F13723"/>
    <w:rsid w:val="00F14F1A"/>
    <w:rsid w:val="00F254AD"/>
    <w:rsid w:val="00F26EDE"/>
    <w:rsid w:val="00F27DAD"/>
    <w:rsid w:val="00F333F8"/>
    <w:rsid w:val="00F3646B"/>
    <w:rsid w:val="00F40573"/>
    <w:rsid w:val="00F40E43"/>
    <w:rsid w:val="00F460B4"/>
    <w:rsid w:val="00F460E1"/>
    <w:rsid w:val="00F503D7"/>
    <w:rsid w:val="00F53E69"/>
    <w:rsid w:val="00F55B74"/>
    <w:rsid w:val="00F61F81"/>
    <w:rsid w:val="00F6591E"/>
    <w:rsid w:val="00F70158"/>
    <w:rsid w:val="00F733F3"/>
    <w:rsid w:val="00F73466"/>
    <w:rsid w:val="00F76AAE"/>
    <w:rsid w:val="00F81B71"/>
    <w:rsid w:val="00F85097"/>
    <w:rsid w:val="00F869E0"/>
    <w:rsid w:val="00F9041E"/>
    <w:rsid w:val="00F91E8D"/>
    <w:rsid w:val="00F93118"/>
    <w:rsid w:val="00F934D7"/>
    <w:rsid w:val="00F9377B"/>
    <w:rsid w:val="00F953F3"/>
    <w:rsid w:val="00F96190"/>
    <w:rsid w:val="00F970A4"/>
    <w:rsid w:val="00FA133B"/>
    <w:rsid w:val="00FA2F81"/>
    <w:rsid w:val="00FA385A"/>
    <w:rsid w:val="00FA44D9"/>
    <w:rsid w:val="00FB515D"/>
    <w:rsid w:val="00FB6E4E"/>
    <w:rsid w:val="00FC0148"/>
    <w:rsid w:val="00FC060D"/>
    <w:rsid w:val="00FC1026"/>
    <w:rsid w:val="00FC33C3"/>
    <w:rsid w:val="00FC4CE6"/>
    <w:rsid w:val="00FD03EB"/>
    <w:rsid w:val="00FD09B5"/>
    <w:rsid w:val="00FD4293"/>
    <w:rsid w:val="00FD5AA5"/>
    <w:rsid w:val="00FD6305"/>
    <w:rsid w:val="00FE4226"/>
    <w:rsid w:val="00FE4652"/>
    <w:rsid w:val="00FE5580"/>
    <w:rsid w:val="00FE680D"/>
    <w:rsid w:val="00FF1721"/>
    <w:rsid w:val="00FF20A3"/>
    <w:rsid w:val="00FF27C0"/>
    <w:rsid w:val="00FF79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E25"/>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link w:val="Heading2Char"/>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link w:val="Heading3Char"/>
    <w:qFormat/>
    <w:rsid w:val="00B37C98"/>
    <w:pPr>
      <w:keepNext/>
      <w:numPr>
        <w:ilvl w:val="2"/>
        <w:numId w:val="2"/>
      </w:numPr>
      <w:spacing w:before="240" w:after="60"/>
      <w:outlineLvl w:val="2"/>
    </w:pPr>
    <w:rPr>
      <w:rFonts w:ascii="Arial" w:hAnsi="Arial"/>
      <w:b/>
    </w:rPr>
  </w:style>
  <w:style w:type="paragraph" w:styleId="Heading4">
    <w:name w:val="heading 4"/>
    <w:basedOn w:val="Normal"/>
    <w:next w:val="BodyText"/>
    <w:link w:val="Heading4Char"/>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link w:val="Heading5Char"/>
    <w:qFormat/>
    <w:rsid w:val="00B37C98"/>
    <w:pPr>
      <w:numPr>
        <w:ilvl w:val="4"/>
        <w:numId w:val="2"/>
      </w:numPr>
      <w:spacing w:before="240" w:after="60"/>
      <w:outlineLvl w:val="4"/>
    </w:pPr>
  </w:style>
  <w:style w:type="paragraph" w:styleId="Heading6">
    <w:name w:val="heading 6"/>
    <w:basedOn w:val="Normal"/>
    <w:next w:val="BlockText"/>
    <w:link w:val="Heading6Char"/>
    <w:qFormat/>
    <w:rsid w:val="00B37C98"/>
    <w:pPr>
      <w:numPr>
        <w:ilvl w:val="5"/>
        <w:numId w:val="2"/>
      </w:numPr>
      <w:spacing w:before="240" w:after="60"/>
      <w:outlineLvl w:val="5"/>
    </w:pPr>
  </w:style>
  <w:style w:type="paragraph" w:styleId="Heading7">
    <w:name w:val="heading 7"/>
    <w:basedOn w:val="Normal"/>
    <w:next w:val="Normal"/>
    <w:link w:val="Heading7Char"/>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link w:val="BodyTextFirstIndentChar"/>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link w:val="HeaderChar"/>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link w:val="FooterChar"/>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 w:type="character" w:customStyle="1" w:styleId="Heading2Char">
    <w:name w:val="Heading 2 Char"/>
    <w:basedOn w:val="DefaultParagraphFont"/>
    <w:link w:val="Heading2"/>
    <w:rsid w:val="00D52E25"/>
    <w:rPr>
      <w:rFonts w:ascii="Arial" w:hAnsi="Arial"/>
      <w:b/>
      <w:sz w:val="24"/>
      <w:lang w:val="en-US" w:eastAsia="en-US"/>
    </w:rPr>
  </w:style>
  <w:style w:type="character" w:customStyle="1" w:styleId="Heading3Char">
    <w:name w:val="Heading 3 Char"/>
    <w:basedOn w:val="DefaultParagraphFont"/>
    <w:link w:val="Heading3"/>
    <w:rsid w:val="00D52E25"/>
    <w:rPr>
      <w:rFonts w:ascii="Arial" w:hAnsi="Arial"/>
      <w:b/>
      <w:sz w:val="22"/>
      <w:lang w:val="en-US" w:eastAsia="en-US"/>
    </w:rPr>
  </w:style>
  <w:style w:type="character" w:customStyle="1" w:styleId="Heading4Char">
    <w:name w:val="Heading 4 Char"/>
    <w:basedOn w:val="DefaultParagraphFont"/>
    <w:link w:val="Heading4"/>
    <w:rsid w:val="00D52E25"/>
    <w:rPr>
      <w:rFonts w:ascii="Arial" w:hAnsi="Arial"/>
      <w:sz w:val="22"/>
      <w:lang w:val="en-US" w:eastAsia="en-US"/>
    </w:rPr>
  </w:style>
  <w:style w:type="character" w:customStyle="1" w:styleId="Heading5Char">
    <w:name w:val="Heading 5 Char"/>
    <w:basedOn w:val="DefaultParagraphFont"/>
    <w:link w:val="Heading5"/>
    <w:rsid w:val="00D52E25"/>
    <w:rPr>
      <w:sz w:val="22"/>
      <w:lang w:val="en-US" w:eastAsia="en-US"/>
    </w:rPr>
  </w:style>
  <w:style w:type="character" w:customStyle="1" w:styleId="Heading6Char">
    <w:name w:val="Heading 6 Char"/>
    <w:basedOn w:val="DefaultParagraphFont"/>
    <w:link w:val="Heading6"/>
    <w:rsid w:val="00D52E25"/>
    <w:rPr>
      <w:sz w:val="22"/>
      <w:lang w:val="en-US" w:eastAsia="en-US"/>
    </w:rPr>
  </w:style>
  <w:style w:type="character" w:customStyle="1" w:styleId="Heading7Char">
    <w:name w:val="Heading 7 Char"/>
    <w:basedOn w:val="DefaultParagraphFont"/>
    <w:link w:val="Heading7"/>
    <w:rsid w:val="00D52E25"/>
    <w:rPr>
      <w:rFonts w:ascii="Arial" w:hAnsi="Arial"/>
      <w:lang w:val="en-US" w:eastAsia="en-US"/>
    </w:rPr>
  </w:style>
  <w:style w:type="character" w:customStyle="1" w:styleId="Heading8Char">
    <w:name w:val="Heading 8 Char"/>
    <w:basedOn w:val="DefaultParagraphFont"/>
    <w:link w:val="Heading8"/>
    <w:rsid w:val="00D52E25"/>
    <w:rPr>
      <w:rFonts w:ascii="Arial" w:hAnsi="Arial"/>
      <w:i/>
      <w:lang w:val="en-US" w:eastAsia="en-US"/>
    </w:rPr>
  </w:style>
  <w:style w:type="character" w:customStyle="1" w:styleId="Heading9Char">
    <w:name w:val="Heading 9 Char"/>
    <w:basedOn w:val="DefaultParagraphFont"/>
    <w:link w:val="Heading9"/>
    <w:rsid w:val="00D52E25"/>
    <w:rPr>
      <w:rFonts w:ascii="Arial" w:hAnsi="Arial"/>
      <w:b/>
      <w:i/>
      <w:sz w:val="18"/>
      <w:lang w:val="en-US" w:eastAsia="en-US"/>
    </w:rPr>
  </w:style>
  <w:style w:type="character" w:customStyle="1" w:styleId="BodyTextFirstIndentChar">
    <w:name w:val="Body Text First Indent Char"/>
    <w:basedOn w:val="BodyTextChar"/>
    <w:link w:val="BodyTextFirstIndent"/>
    <w:rsid w:val="00D52E25"/>
    <w:rPr>
      <w:sz w:val="22"/>
      <w:lang w:val="en-US" w:eastAsia="en-US"/>
    </w:rPr>
  </w:style>
  <w:style w:type="character" w:customStyle="1" w:styleId="HeaderChar">
    <w:name w:val="Header Char"/>
    <w:basedOn w:val="DefaultParagraphFont"/>
    <w:link w:val="Header"/>
    <w:rsid w:val="00D52E25"/>
    <w:rPr>
      <w:sz w:val="22"/>
      <w:lang w:val="en-US" w:eastAsia="en-US"/>
    </w:rPr>
  </w:style>
  <w:style w:type="character" w:customStyle="1" w:styleId="FooterChar">
    <w:name w:val="Footer Char"/>
    <w:basedOn w:val="DefaultParagraphFont"/>
    <w:link w:val="Footer"/>
    <w:rsid w:val="00D52E25"/>
    <w:rPr>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5.xml><?xml version="1.0" encoding="utf-8"?>
<ds:datastoreItem xmlns:ds="http://schemas.openxmlformats.org/officeDocument/2006/customXml" ds:itemID="{AEBD5F5F-10A1-4B75-9F5D-2BEE5AC35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995</TotalTime>
  <Pages>79</Pages>
  <Words>15075</Words>
  <Characters>85929</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100803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216</cp:revision>
  <cp:lastPrinted>2017-03-24T15:14:00Z</cp:lastPrinted>
  <dcterms:created xsi:type="dcterms:W3CDTF">2017-03-24T03:20:00Z</dcterms:created>
  <dcterms:modified xsi:type="dcterms:W3CDTF">2017-04-07T18:50:00Z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