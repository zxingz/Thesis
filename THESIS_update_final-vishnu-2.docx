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9241874"/>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9241875"/>
      <w:r>
        <w:lastRenderedPageBreak/>
        <w:t>Abstract</w:t>
      </w:r>
      <w:bookmarkEnd w:id="1"/>
    </w:p>
    <w:p w:rsidR="00B73D49" w:rsidRDefault="00F9377B" w:rsidP="00866177">
      <w:pPr>
        <w:pStyle w:val="BodyText"/>
        <w:spacing w:line="480" w:lineRule="auto"/>
      </w:pPr>
      <w:r>
        <w:t xml:space="preserve">Recent progress in the field of </w:t>
      </w:r>
      <w:r w:rsidR="00407538">
        <w:t>r</w:t>
      </w:r>
      <w:r w:rsidR="00390006">
        <w:t xml:space="preserve">ecommender </w:t>
      </w:r>
      <w:r w:rsidR="00407538">
        <w:t>s</w:t>
      </w:r>
      <w:r w:rsidR="00390006">
        <w:t>ystem</w:t>
      </w:r>
      <w:r w:rsidR="00EC59C4">
        <w:t>s</w:t>
      </w:r>
      <w:r>
        <w:t xml:space="preserve"> has led to</w:t>
      </w:r>
      <w:r w:rsidR="0037786D">
        <w:t xml:space="preserve"> </w:t>
      </w:r>
      <w:r>
        <w:t>increase</w:t>
      </w:r>
      <w:r w:rsidR="00407538">
        <w:t>s</w:t>
      </w:r>
      <w:r>
        <w:t xml:space="preserve"> in the accuracy and </w:t>
      </w:r>
      <w:r w:rsidR="00407538">
        <w:t>improvements in the</w:t>
      </w:r>
      <w:r>
        <w:t xml:space="preserve"> personalization of the </w:t>
      </w:r>
      <w:r w:rsidR="00407538">
        <w:t xml:space="preserve">supported </w:t>
      </w:r>
      <w:r>
        <w:t>recommendations</w:t>
      </w:r>
      <w:r w:rsidR="008872C8">
        <w:t xml:space="preserve"> </w:t>
      </w:r>
      <w:r w:rsidR="000B7A20">
        <w:t>[18]</w:t>
      </w:r>
      <w:r>
        <w:t>. These results are being achieved</w:t>
      </w:r>
      <w:ins w:id="2" w:author="palencar1-pc.cs" w:date="2017-04-05T12:59:00Z">
        <w:r w:rsidR="00494A27">
          <w:t xml:space="preserve"> in general</w:t>
        </w:r>
      </w:ins>
      <w:r>
        <w:t xml:space="preserve"> by gathering more user data and generating </w:t>
      </w:r>
      <w:r w:rsidR="00407538">
        <w:t xml:space="preserve">relevant </w:t>
      </w:r>
      <w:r>
        <w:t>insights from it.</w:t>
      </w:r>
      <w:r w:rsidR="00BA5F26">
        <w:t xml:space="preserve"> However</w:t>
      </w:r>
      <w:r w:rsidR="00407538">
        <w:t>,</w:t>
      </w:r>
      <w:r w:rsidR="00BA5F26">
        <w:t xml:space="preserve"> </w:t>
      </w:r>
      <w:r w:rsidR="00407538">
        <w:t xml:space="preserve">user privacy concerns </w:t>
      </w:r>
      <w:r w:rsidR="001500AE">
        <w:t>are often under</w:t>
      </w:r>
      <w:r w:rsidR="00BA5F26">
        <w:t xml:space="preserve">estimated and </w:t>
      </w:r>
      <w:r w:rsidR="00407538">
        <w:t xml:space="preserve">recommendation risks are not </w:t>
      </w:r>
      <w:ins w:id="3" w:author="palencar1-pc.cs" w:date="2017-04-05T12:59:00Z">
        <w:r w:rsidR="00494A27">
          <w:t xml:space="preserve">usually </w:t>
        </w:r>
      </w:ins>
      <w:r w:rsidR="00407538">
        <w:t>addressed</w:t>
      </w:r>
      <w:r w:rsidR="00BA5F26">
        <w:t>. In fact, many users ar</w:t>
      </w:r>
      <w:r w:rsidR="001500AE">
        <w:t xml:space="preserve">e not sufficiently aware of </w:t>
      </w:r>
      <w:ins w:id="4" w:author="palencar1-pc.cs" w:date="2017-04-05T13:00:00Z">
        <w:r w:rsidR="00494A27">
          <w:t>what data is collected about them and how the data is collected</w:t>
        </w:r>
      </w:ins>
      <w:ins w:id="5" w:author="palencar1-pc.cs" w:date="2017-04-05T13:02:00Z">
        <w:r w:rsidR="00246DEE">
          <w:t xml:space="preserve"> (e.g., whether third parties are collecting and selling their personal information)</w:t>
        </w:r>
      </w:ins>
      <w:ins w:id="6" w:author="palencar1-pc.cs" w:date="2017-04-05T13:00:00Z">
        <w:r w:rsidR="00494A27">
          <w:t>.</w:t>
        </w:r>
      </w:ins>
      <w:del w:id="7" w:author="palencar1-pc.cs" w:date="2017-04-05T13:00:00Z">
        <w:r w:rsidR="001500AE" w:rsidDel="00494A27">
          <w:delText>the</w:delText>
        </w:r>
        <w:r w:rsidR="009278C9" w:rsidDel="00494A27">
          <w:delText xml:space="preserve"> </w:delText>
        </w:r>
        <w:r w:rsidR="00BA5F26" w:rsidDel="00494A27">
          <w:delText xml:space="preserve">data that is collected </w:delText>
        </w:r>
        <w:r w:rsidR="00407538" w:rsidDel="00494A27">
          <w:delText xml:space="preserve">about them and whether </w:delText>
        </w:r>
        <w:r w:rsidR="00BA5F26" w:rsidDel="00494A27">
          <w:delText>such data is sold to</w:delText>
        </w:r>
        <w:r w:rsidR="009278C9" w:rsidDel="00494A27">
          <w:delText xml:space="preserve"> the</w:delText>
        </w:r>
        <w:r w:rsidR="00BA5F26" w:rsidDel="00494A27">
          <w:delText xml:space="preserve"> third part</w:delText>
        </w:r>
        <w:r w:rsidR="00407538" w:rsidDel="00494A27">
          <w:delText>ies</w:delText>
        </w:r>
      </w:del>
      <w:r w:rsidR="00BA5F26">
        <w:t>.</w:t>
      </w:r>
      <w:r w:rsidR="00E552FE">
        <w:t xml:space="preserve"> </w:t>
      </w:r>
    </w:p>
    <w:p w:rsidR="00130A83" w:rsidRPr="00130A83" w:rsidRDefault="001500AE" w:rsidP="00866177">
      <w:pPr>
        <w:pStyle w:val="BodyTextFirstIndent"/>
        <w:spacing w:line="480" w:lineRule="auto"/>
      </w:pPr>
      <w:r>
        <w:t xml:space="preserve">Research in the area </w:t>
      </w:r>
      <w:del w:id="8" w:author="v2srivas" w:date="2017-04-06T11:33:00Z">
        <w:r w:rsidDel="00B81EEF">
          <w:delText xml:space="preserve">of </w:delText>
        </w:r>
        <w:r w:rsidR="004656CF" w:rsidDel="00B81EEF">
          <w:delText xml:space="preserve"> </w:delText>
        </w:r>
        <w:r w:rsidR="00407538" w:rsidDel="00B81EEF">
          <w:delText>r</w:delText>
        </w:r>
        <w:r w:rsidR="00390006" w:rsidDel="00B81EEF">
          <w:delText>ecommender</w:delText>
        </w:r>
      </w:del>
      <w:ins w:id="9" w:author="v2srivas" w:date="2017-04-06T11:33:00Z">
        <w:r w:rsidR="00B81EEF">
          <w:t>of recommender</w:t>
        </w:r>
      </w:ins>
      <w:r w:rsidR="00390006">
        <w:t xml:space="preserve"> </w:t>
      </w:r>
      <w:r w:rsidR="00407538">
        <w:t>s</w:t>
      </w:r>
      <w:r w:rsidR="00390006">
        <w:t>ystem</w:t>
      </w:r>
      <w:r w:rsidR="00407538">
        <w:t>s</w:t>
      </w:r>
      <w:r w:rsidR="004656CF">
        <w:t xml:space="preserve"> should strive towards not only achieving high accuracy of the generated recommendations but also </w:t>
      </w:r>
      <w:r w:rsidR="00407538">
        <w:t>protecting u</w:t>
      </w:r>
      <w:r w:rsidR="00BD363C">
        <w:t>ser privacy</w:t>
      </w:r>
      <w:r w:rsidR="003C74D2">
        <w:t xml:space="preserve"> [</w:t>
      </w:r>
      <w:r w:rsidR="00745AF7">
        <w:t>2,4,5,6,11,12</w:t>
      </w:r>
      <w:r w:rsidR="00803AD2">
        <w:t>,14</w:t>
      </w:r>
      <w:r w:rsidR="003C74D2">
        <w:t>]</w:t>
      </w:r>
      <w:r w:rsidR="00BD363C">
        <w:t xml:space="preserve"> and making </w:t>
      </w:r>
      <w:r w:rsidR="00407538">
        <w:t>r</w:t>
      </w:r>
      <w:r w:rsidR="00390006">
        <w:t xml:space="preserve">ecommender </w:t>
      </w:r>
      <w:r w:rsidR="00407538">
        <w:t>s</w:t>
      </w:r>
      <w:r w:rsidR="00390006">
        <w:t>ystem</w:t>
      </w:r>
      <w:r w:rsidR="00EC59C4">
        <w:t>s</w:t>
      </w:r>
      <w:r w:rsidR="0057513C">
        <w:t xml:space="preserve"> aware of the user’s</w:t>
      </w:r>
      <w:r w:rsidR="00BD363C">
        <w:t xml:space="preserve"> context</w:t>
      </w:r>
      <w:r w:rsidR="00AD3498">
        <w:t xml:space="preserve"> </w:t>
      </w:r>
      <w:r w:rsidR="007E11B3">
        <w:t>[128</w:t>
      </w:r>
      <w:r w:rsidR="00AD3498">
        <w:t>]</w:t>
      </w:r>
      <w:r w:rsidR="00407538">
        <w:t>, which involves user intentions and  user current situation.</w:t>
      </w:r>
      <w:r w:rsidR="00BD363C">
        <w:t xml:space="preserve">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ins w:id="10" w:author="palencar1-pc.cs" w:date="2017-04-05T13:03:00Z">
        <w:r w:rsidR="00E32D53">
          <w:t>s</w:t>
        </w:r>
      </w:ins>
      <w:r w:rsidR="0045137F">
        <w:t xml:space="preserve"> [7]</w:t>
      </w:r>
      <w:r w:rsidR="00DB39C9">
        <w:t xml:space="preserve"> in a </w:t>
      </w:r>
      <w:r w:rsidR="00407538">
        <w:t>r</w:t>
      </w:r>
      <w:r w:rsidR="00390006">
        <w:t xml:space="preserve">ecommender </w:t>
      </w:r>
      <w:r w:rsidR="00407538">
        <w:t>s</w:t>
      </w:r>
      <w:r w:rsidR="00390006">
        <w:t>ystem</w:t>
      </w:r>
      <w:r w:rsidR="00BD363C">
        <w:t xml:space="preserve"> and that</w:t>
      </w:r>
      <w:r w:rsidR="00DB39C9">
        <w:t xml:space="preserve"> it is highly unlikely to have </w:t>
      </w:r>
      <w:r w:rsidR="00B02354">
        <w:t>r</w:t>
      </w:r>
      <w:r w:rsidR="00390006">
        <w:t xml:space="preserve">ecommender </w:t>
      </w:r>
      <w:r w:rsidR="00B02354">
        <w:t>s</w:t>
      </w:r>
      <w:r w:rsidR="00390006">
        <w:t>ystem</w:t>
      </w:r>
      <w:r w:rsidR="00B02354">
        <w:t>s</w:t>
      </w:r>
      <w:r w:rsidR="00BD363C">
        <w:t xml:space="preserve"> </w:t>
      </w:r>
      <w:ins w:id="11" w:author="palencar1-pc.cs" w:date="2017-04-05T13:06:00Z">
        <w:del w:id="12" w:author="v2srivas" w:date="2017-04-06T11:30:00Z">
          <w:r w:rsidR="00E32D53" w:rsidDel="00A02580">
            <w:delText>completetely</w:delText>
          </w:r>
        </w:del>
      </w:ins>
      <w:ins w:id="13" w:author="v2srivas" w:date="2017-04-06T11:30:00Z">
        <w:r w:rsidR="00A02580">
          <w:t>completely</w:t>
        </w:r>
      </w:ins>
      <w:ins w:id="14" w:author="palencar1-pc.cs" w:date="2017-04-05T13:06:00Z">
        <w:r w:rsidR="00E32D53">
          <w:t xml:space="preserve"> </w:t>
        </w:r>
      </w:ins>
      <w:r w:rsidR="0057513C">
        <w:t xml:space="preserve">satisfying </w:t>
      </w:r>
      <w:del w:id="15" w:author="palencar1-pc.cs" w:date="2017-04-05T13:06:00Z">
        <w:r w:rsidR="00B02354" w:rsidDel="00E32D53">
          <w:delText xml:space="preserve">completely </w:delText>
        </w:r>
      </w:del>
      <w:r w:rsidR="0057513C">
        <w:t xml:space="preserve">all the </w:t>
      </w:r>
      <w:ins w:id="16" w:author="palencar1-pc.cs" w:date="2017-04-05T13:07:00Z">
        <w:r w:rsidR="00E32D53">
          <w:t xml:space="preserve">context-aware and privacy-preserving </w:t>
        </w:r>
      </w:ins>
      <w:r w:rsidR="0057513C">
        <w:t>requirements</w:t>
      </w:r>
      <w:del w:id="17" w:author="palencar1-pc.cs" w:date="2017-04-05T13:07:00Z">
        <w:r w:rsidR="0057513C" w:rsidDel="00E32D53">
          <w:delText xml:space="preserve"> of being contextually aware and privacy preserving</w:delText>
        </w:r>
      </w:del>
      <w:r w:rsidR="00BD363C">
        <w:t xml:space="preserve">. Nonetheless, a significant attempt can be made to describe </w:t>
      </w:r>
      <w:r>
        <w:t>a novel mode</w:t>
      </w:r>
      <w:r w:rsidR="0057513C">
        <w:t xml:space="preserve">ling approach that supports designing a </w:t>
      </w:r>
      <w:r w:rsidR="00B02354">
        <w:t>r</w:t>
      </w:r>
      <w:r w:rsidR="00390006">
        <w:t xml:space="preserve">ecommender </w:t>
      </w:r>
      <w:r w:rsidR="00B02354">
        <w:t>s</w:t>
      </w:r>
      <w:r w:rsidR="00390006">
        <w:t>ystem</w:t>
      </w:r>
      <w:r w:rsidR="0057513C">
        <w:t xml:space="preserve"> encompassing some of the</w:t>
      </w:r>
      <w:r w:rsidR="00B02354">
        <w:t>se previously mentioned</w:t>
      </w:r>
      <w:r w:rsidR="0057513C">
        <w:t xml:space="preserve">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rsidR="00B02354">
        <w:t>r</w:t>
      </w:r>
      <w:r w:rsidR="00390006">
        <w:t xml:space="preserve">ecommender </w:t>
      </w:r>
      <w:r w:rsidR="00B02354">
        <w:t>s</w:t>
      </w:r>
      <w:r w:rsidR="00390006">
        <w:t>ystem</w:t>
      </w:r>
      <w:r w:rsidR="00D97644">
        <w:t xml:space="preserve"> by</w:t>
      </w:r>
      <w:r w:rsidR="003C74D2">
        <w:t xml:space="preserve"> breaking </w:t>
      </w:r>
      <w:ins w:id="18" w:author="palencar1-pc.cs" w:date="2017-04-05T13:07:00Z">
        <w:r w:rsidR="00ED7AA6">
          <w:t>the system</w:t>
        </w:r>
      </w:ins>
      <w:del w:id="19" w:author="palencar1-pc.cs" w:date="2017-04-05T13:08:00Z">
        <w:r w:rsidR="003C74D2" w:rsidDel="00ED7AA6">
          <w:delText>it</w:delText>
        </w:r>
      </w:del>
      <w:r w:rsidR="003C74D2">
        <w:t xml:space="preserve"> down into</w:t>
      </w:r>
      <w:r w:rsidR="002936ED">
        <w:t xml:space="preserve"> three different subsystems</w:t>
      </w:r>
      <w:ins w:id="20" w:author="palencar1-pc.cs" w:date="2017-04-05T13:08:00Z">
        <w:r w:rsidR="00ED7AA6">
          <w:t>,</w:t>
        </w:r>
      </w:ins>
      <w:r w:rsidR="002936ED">
        <w:t xml:space="preserve"> i.e. the data subsystem, the risk subsystem and the privacy subsystem</w:t>
      </w:r>
      <w:r>
        <w:t xml:space="preserve">. </w:t>
      </w:r>
      <w:r w:rsidR="000341F8">
        <w:t>Within each subsystem</w:t>
      </w:r>
      <w:r w:rsidR="00D7148D">
        <w:t>, the operations are carried out</w:t>
      </w:r>
      <w:r w:rsidR="000341F8">
        <w:t xml:space="preserve"> by at least one </w:t>
      </w:r>
      <w:r>
        <w:t>agent</w:t>
      </w:r>
      <w:ins w:id="21" w:author="palencar1-pc.cs" w:date="2017-04-05T13:09:00Z">
        <w:r w:rsidR="00ED7AA6">
          <w:t>. Each agent has</w:t>
        </w:r>
      </w:ins>
      <w:del w:id="22" w:author="palencar1-pc.cs" w:date="2017-04-05T13:09:00Z">
        <w:r w:rsidR="000341F8" w:rsidDel="00ED7AA6">
          <w:delText>,</w:delText>
        </w:r>
        <w:r w:rsidDel="00ED7AA6">
          <w:delText xml:space="preserve"> having</w:delText>
        </w:r>
      </w:del>
      <w:r>
        <w:t xml:space="preserve"> a specific role </w:t>
      </w:r>
      <w:r w:rsidR="00477A41">
        <w:t xml:space="preserve">in order to achieve a prescribed goal by performing </w:t>
      </w:r>
      <w:ins w:id="23" w:author="palencar1-pc.cs" w:date="2017-04-05T13:10:00Z">
        <w:r w:rsidR="00ED7AA6">
          <w:t>specific</w:t>
        </w:r>
      </w:ins>
      <w:del w:id="24" w:author="palencar1-pc.cs" w:date="2017-04-05T13:10:00Z">
        <w:r w:rsidR="003C74D2" w:rsidDel="00ED7AA6">
          <w:delText>some</w:delText>
        </w:r>
      </w:del>
      <w:r w:rsidR="003C74D2">
        <w:t xml:space="preserve"> </w:t>
      </w:r>
      <w:r w:rsidR="00477A41">
        <w:t>activit</w:t>
      </w:r>
      <w:r w:rsidR="00B02354">
        <w:t>ies</w:t>
      </w:r>
      <w:r w:rsidR="00477A41">
        <w:t xml:space="preserve">. </w:t>
      </w:r>
      <w:r w:rsidR="003A4B23">
        <w:t xml:space="preserve">Such a description of a system will be able to represent a </w:t>
      </w:r>
      <w:r w:rsidR="001500AE">
        <w:t xml:space="preserve">subset of </w:t>
      </w:r>
      <w:r w:rsidR="00B02354">
        <w:t>r</w:t>
      </w:r>
      <w:r w:rsidR="00390006">
        <w:t xml:space="preserve">ecommender </w:t>
      </w:r>
      <w:r w:rsidR="00B02354">
        <w:t>s</w:t>
      </w:r>
      <w:r w:rsidR="00390006">
        <w:t>ystem</w:t>
      </w:r>
      <w:r w:rsidR="00EC59C4">
        <w:t>s</w:t>
      </w:r>
      <w:r w:rsidR="003A4B23">
        <w:t xml:space="preserve"> which can be classifi</w:t>
      </w:r>
      <w:r w:rsidR="0078394B">
        <w:t xml:space="preserve">ed as </w:t>
      </w:r>
      <w:del w:id="25" w:author="v2srivas" w:date="2017-04-06T11:33:00Z">
        <w:r w:rsidR="00B02354" w:rsidDel="00426EED">
          <w:delText xml:space="preserve">both  </w:delText>
        </w:r>
        <w:r w:rsidR="0078394B" w:rsidDel="00426EED">
          <w:delText>risk</w:delText>
        </w:r>
      </w:del>
      <w:ins w:id="26" w:author="v2srivas" w:date="2017-04-06T11:33:00Z">
        <w:r w:rsidR="00426EED">
          <w:t>both risk</w:t>
        </w:r>
      </w:ins>
      <w:r w:rsidR="00B02354">
        <w:t>-</w:t>
      </w:r>
      <w:r w:rsidR="0078394B">
        <w:t>a</w:t>
      </w:r>
      <w:r w:rsidR="004B4DF4">
        <w:t>ware and privacy</w:t>
      </w:r>
      <w:r w:rsidR="00B02354">
        <w:t>-</w:t>
      </w:r>
      <w:r w:rsidR="004B4DF4">
        <w:t>preserving</w:t>
      </w:r>
      <w:r w:rsidR="0078394B">
        <w:t>.</w:t>
      </w:r>
      <w:r w:rsidR="003A4B23">
        <w:t xml:space="preserve"> </w:t>
      </w:r>
    </w:p>
    <w:p w:rsidR="00B73D49" w:rsidRDefault="00B73D49" w:rsidP="00B73D49">
      <w:pPr>
        <w:pStyle w:val="FrontHead"/>
      </w:pPr>
      <w:bookmarkStart w:id="27" w:name="_Toc479241876"/>
      <w:r>
        <w:lastRenderedPageBreak/>
        <w:t>Acknowledgements</w:t>
      </w:r>
      <w:bookmarkEnd w:id="27"/>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r w:rsidR="00E958A1" w:rsidRPr="00E958A1">
        <w:t>Gladimir Baranoski</w:t>
      </w:r>
      <w:r w:rsidR="00E958A1">
        <w:t xml:space="preserve"> </w:t>
      </w:r>
      <w:r w:rsidR="006A3DA2" w:rsidRPr="006A3DA2">
        <w:t>for agreeing to read my thesis and providing me valuable feedback.</w:t>
      </w:r>
    </w:p>
    <w:p w:rsidR="00BF46CF" w:rsidRDefault="00BF46CF">
      <w:pPr>
        <w:pStyle w:val="FrontHead"/>
        <w:spacing w:after="0"/>
      </w:pPr>
      <w:bookmarkStart w:id="28" w:name="_Toc479241877"/>
      <w:r>
        <w:lastRenderedPageBreak/>
        <w:t>Table of Contents</w:t>
      </w:r>
      <w:bookmarkEnd w:id="28"/>
    </w:p>
    <w:p w:rsidR="00426EED"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426EED">
        <w:rPr>
          <w:noProof/>
        </w:rPr>
        <w:t>AUTHOR'S DECLARATION</w:t>
      </w:r>
      <w:r w:rsidR="00426EED">
        <w:rPr>
          <w:noProof/>
        </w:rPr>
        <w:tab/>
      </w:r>
      <w:r w:rsidR="00426EED">
        <w:rPr>
          <w:noProof/>
        </w:rPr>
        <w:fldChar w:fldCharType="begin"/>
      </w:r>
      <w:r w:rsidR="00426EED">
        <w:rPr>
          <w:noProof/>
        </w:rPr>
        <w:instrText xml:space="preserve"> PAGEREF _Toc479241874 \h </w:instrText>
      </w:r>
      <w:r w:rsidR="00426EED">
        <w:rPr>
          <w:noProof/>
        </w:rPr>
      </w:r>
      <w:r w:rsidR="00426EED">
        <w:rPr>
          <w:noProof/>
        </w:rPr>
        <w:fldChar w:fldCharType="separate"/>
      </w:r>
      <w:r w:rsidR="00426EED">
        <w:rPr>
          <w:noProof/>
        </w:rPr>
        <w:t>ii</w:t>
      </w:r>
      <w:r w:rsidR="00426EED">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_Toc479241875 \h </w:instrText>
      </w:r>
      <w:r>
        <w:rPr>
          <w:noProof/>
        </w:rPr>
      </w:r>
      <w:r>
        <w:rPr>
          <w:noProof/>
        </w:rPr>
        <w:fldChar w:fldCharType="separate"/>
      </w:r>
      <w:r>
        <w:rPr>
          <w:noProof/>
        </w:rPr>
        <w:t>iii</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_Toc479241876 \h </w:instrText>
      </w:r>
      <w:r>
        <w:rPr>
          <w:noProof/>
        </w:rPr>
      </w:r>
      <w:r>
        <w:rPr>
          <w:noProof/>
        </w:rPr>
        <w:fldChar w:fldCharType="separate"/>
      </w:r>
      <w:r>
        <w:rPr>
          <w:noProof/>
        </w:rPr>
        <w:t>iv</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_Toc479241877 \h </w:instrText>
      </w:r>
      <w:r>
        <w:rPr>
          <w:noProof/>
        </w:rPr>
      </w:r>
      <w:r>
        <w:rPr>
          <w:noProof/>
        </w:rPr>
        <w:fldChar w:fldCharType="separate"/>
      </w:r>
      <w:r>
        <w:rPr>
          <w:noProof/>
        </w:rPr>
        <w:t>v</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_Toc479241878 \h </w:instrText>
      </w:r>
      <w:r>
        <w:rPr>
          <w:noProof/>
        </w:rPr>
      </w:r>
      <w:r>
        <w:rPr>
          <w:noProof/>
        </w:rPr>
        <w:fldChar w:fldCharType="separate"/>
      </w:r>
      <w:r>
        <w:rPr>
          <w:noProof/>
        </w:rPr>
        <w:t>viii</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_Toc479241879 \h </w:instrText>
      </w:r>
      <w:r>
        <w:rPr>
          <w:noProof/>
        </w:rPr>
      </w:r>
      <w:r>
        <w:rPr>
          <w:noProof/>
        </w:rPr>
        <w:fldChar w:fldCharType="separate"/>
      </w:r>
      <w:r>
        <w:rPr>
          <w:noProof/>
        </w:rPr>
        <w:t>x</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_Toc479241880 \h </w:instrText>
      </w:r>
      <w:r>
        <w:rPr>
          <w:noProof/>
        </w:rPr>
      </w:r>
      <w:r>
        <w:rPr>
          <w:noProof/>
        </w:rPr>
        <w:fldChar w:fldCharType="separate"/>
      </w:r>
      <w:r>
        <w:rPr>
          <w:noProof/>
        </w:rPr>
        <w:t>11</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_Toc479241881 \h </w:instrText>
      </w:r>
      <w:r>
        <w:rPr>
          <w:noProof/>
        </w:rPr>
      </w:r>
      <w:r>
        <w:rPr>
          <w:noProof/>
        </w:rPr>
        <w:fldChar w:fldCharType="separate"/>
      </w:r>
      <w:r>
        <w:rPr>
          <w:noProof/>
        </w:rPr>
        <w:t>12</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_Toc479241883 \h </w:instrText>
      </w:r>
      <w:r>
        <w:rPr>
          <w:noProof/>
        </w:rPr>
      </w:r>
      <w:r>
        <w:rPr>
          <w:noProof/>
        </w:rPr>
        <w:fldChar w:fldCharType="separate"/>
      </w:r>
      <w:r>
        <w:rPr>
          <w:noProof/>
        </w:rPr>
        <w:t>12</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_Toc479241884 \h </w:instrText>
      </w:r>
      <w:r>
        <w:rPr>
          <w:noProof/>
        </w:rPr>
      </w:r>
      <w:r>
        <w:rPr>
          <w:noProof/>
        </w:rPr>
        <w:fldChar w:fldCharType="separate"/>
      </w:r>
      <w:r>
        <w:rPr>
          <w:noProof/>
        </w:rPr>
        <w:t>13</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_Toc479241885 \h </w:instrText>
      </w:r>
      <w:r>
        <w:rPr>
          <w:noProof/>
        </w:rPr>
      </w:r>
      <w:r>
        <w:rPr>
          <w:noProof/>
        </w:rPr>
        <w:fldChar w:fldCharType="separate"/>
      </w:r>
      <w:r>
        <w:rPr>
          <w:noProof/>
        </w:rPr>
        <w:t>13</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_Toc479241886 \h </w:instrText>
      </w:r>
      <w:r>
        <w:rPr>
          <w:noProof/>
        </w:rPr>
      </w:r>
      <w:r>
        <w:rPr>
          <w:noProof/>
        </w:rPr>
        <w:fldChar w:fldCharType="separate"/>
      </w:r>
      <w:r>
        <w:rPr>
          <w:noProof/>
        </w:rPr>
        <w:t>16</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2.1 Context-Aware Recommender Systems</w:t>
      </w:r>
      <w:r>
        <w:rPr>
          <w:noProof/>
        </w:rPr>
        <w:tab/>
      </w:r>
      <w:r>
        <w:rPr>
          <w:noProof/>
        </w:rPr>
        <w:fldChar w:fldCharType="begin"/>
      </w:r>
      <w:r>
        <w:rPr>
          <w:noProof/>
        </w:rPr>
        <w:instrText xml:space="preserve"> PAGEREF _Toc479241887 \h </w:instrText>
      </w:r>
      <w:r>
        <w:rPr>
          <w:noProof/>
        </w:rPr>
      </w:r>
      <w:r>
        <w:rPr>
          <w:noProof/>
        </w:rPr>
        <w:fldChar w:fldCharType="separate"/>
      </w:r>
      <w:r>
        <w:rPr>
          <w:noProof/>
        </w:rPr>
        <w:t>16</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_Toc479241888 \h </w:instrText>
      </w:r>
      <w:r>
        <w:rPr>
          <w:noProof/>
        </w:rPr>
      </w:r>
      <w:r>
        <w:rPr>
          <w:noProof/>
        </w:rPr>
        <w:fldChar w:fldCharType="separate"/>
      </w:r>
      <w:r>
        <w:rPr>
          <w:noProof/>
        </w:rPr>
        <w:t>17</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sidRPr="00FD16FC">
        <w:rPr>
          <w:noProof/>
          <w:lang w:val="en-CA"/>
        </w:rPr>
        <w:t>2.3 Privacy Protection</w:t>
      </w:r>
      <w:r>
        <w:rPr>
          <w:noProof/>
        </w:rPr>
        <w:tab/>
      </w:r>
      <w:r>
        <w:rPr>
          <w:noProof/>
        </w:rPr>
        <w:fldChar w:fldCharType="begin"/>
      </w:r>
      <w:r>
        <w:rPr>
          <w:noProof/>
        </w:rPr>
        <w:instrText xml:space="preserve"> PAGEREF _Toc479241889 \h </w:instrText>
      </w:r>
      <w:r>
        <w:rPr>
          <w:noProof/>
        </w:rPr>
      </w:r>
      <w:r>
        <w:rPr>
          <w:noProof/>
        </w:rPr>
        <w:fldChar w:fldCharType="separate"/>
      </w:r>
      <w:r>
        <w:rPr>
          <w:noProof/>
        </w:rPr>
        <w:t>17</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2.3.1 User control</w:t>
      </w:r>
      <w:r>
        <w:rPr>
          <w:noProof/>
        </w:rPr>
        <w:tab/>
      </w:r>
      <w:r>
        <w:rPr>
          <w:noProof/>
        </w:rPr>
        <w:fldChar w:fldCharType="begin"/>
      </w:r>
      <w:r>
        <w:rPr>
          <w:noProof/>
        </w:rPr>
        <w:instrText xml:space="preserve"> PAGEREF _Toc479241890 \h </w:instrText>
      </w:r>
      <w:r>
        <w:rPr>
          <w:noProof/>
        </w:rPr>
      </w:r>
      <w:r>
        <w:rPr>
          <w:noProof/>
        </w:rPr>
        <w:fldChar w:fldCharType="separate"/>
      </w:r>
      <w:r>
        <w:rPr>
          <w:noProof/>
        </w:rPr>
        <w:t>17</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sidRPr="00FD16FC">
        <w:rPr>
          <w:noProof/>
          <w:lang w:val="en-CA"/>
        </w:rPr>
        <w:t>2.4 Risk Aware Recommender Systems</w:t>
      </w:r>
      <w:r>
        <w:rPr>
          <w:noProof/>
        </w:rPr>
        <w:tab/>
      </w:r>
      <w:r>
        <w:rPr>
          <w:noProof/>
        </w:rPr>
        <w:fldChar w:fldCharType="begin"/>
      </w:r>
      <w:r>
        <w:rPr>
          <w:noProof/>
        </w:rPr>
        <w:instrText xml:space="preserve"> PAGEREF _Toc479241891 \h </w:instrText>
      </w:r>
      <w:r>
        <w:rPr>
          <w:noProof/>
        </w:rPr>
      </w:r>
      <w:r>
        <w:rPr>
          <w:noProof/>
        </w:rPr>
        <w:fldChar w:fldCharType="separate"/>
      </w:r>
      <w:r>
        <w:rPr>
          <w:noProof/>
        </w:rPr>
        <w:t>18</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_Toc479241892 \h </w:instrText>
      </w:r>
      <w:r>
        <w:rPr>
          <w:noProof/>
        </w:rPr>
      </w:r>
      <w:r>
        <w:rPr>
          <w:noProof/>
        </w:rPr>
        <w:fldChar w:fldCharType="separate"/>
      </w:r>
      <w:r>
        <w:rPr>
          <w:noProof/>
        </w:rPr>
        <w:t>19</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_Toc479241893 \h </w:instrText>
      </w:r>
      <w:r>
        <w:rPr>
          <w:noProof/>
        </w:rPr>
      </w:r>
      <w:r>
        <w:rPr>
          <w:noProof/>
        </w:rPr>
        <w:fldChar w:fldCharType="separate"/>
      </w:r>
      <w:r>
        <w:rPr>
          <w:noProof/>
        </w:rPr>
        <w:t>19</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3.2 Risk-Aware Recommender Systems</w:t>
      </w:r>
      <w:r>
        <w:rPr>
          <w:noProof/>
        </w:rPr>
        <w:tab/>
      </w:r>
      <w:r>
        <w:rPr>
          <w:noProof/>
        </w:rPr>
        <w:fldChar w:fldCharType="begin"/>
      </w:r>
      <w:r>
        <w:rPr>
          <w:noProof/>
        </w:rPr>
        <w:instrText xml:space="preserve"> PAGEREF _Toc479241894 \h </w:instrText>
      </w:r>
      <w:r>
        <w:rPr>
          <w:noProof/>
        </w:rPr>
      </w:r>
      <w:r>
        <w:rPr>
          <w:noProof/>
        </w:rPr>
        <w:fldChar w:fldCharType="separate"/>
      </w:r>
      <w:r>
        <w:rPr>
          <w:noProof/>
        </w:rPr>
        <w:t>19</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_Toc479241895 \h </w:instrText>
      </w:r>
      <w:r>
        <w:rPr>
          <w:noProof/>
        </w:rPr>
      </w:r>
      <w:r>
        <w:rPr>
          <w:noProof/>
        </w:rPr>
        <w:fldChar w:fldCharType="separate"/>
      </w:r>
      <w:r>
        <w:rPr>
          <w:noProof/>
        </w:rPr>
        <w:t>19</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3.4 Privacy-Preserving Methodologies for Recommender Systems</w:t>
      </w:r>
      <w:r>
        <w:rPr>
          <w:noProof/>
        </w:rPr>
        <w:tab/>
      </w:r>
      <w:r>
        <w:rPr>
          <w:noProof/>
        </w:rPr>
        <w:fldChar w:fldCharType="begin"/>
      </w:r>
      <w:r>
        <w:rPr>
          <w:noProof/>
        </w:rPr>
        <w:instrText xml:space="preserve"> PAGEREF _Toc479241896 \h </w:instrText>
      </w:r>
      <w:r>
        <w:rPr>
          <w:noProof/>
        </w:rPr>
      </w:r>
      <w:r>
        <w:rPr>
          <w:noProof/>
        </w:rPr>
        <w:fldChar w:fldCharType="separate"/>
      </w:r>
      <w:r>
        <w:rPr>
          <w:noProof/>
        </w:rPr>
        <w:t>21</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_Toc479241897 \h </w:instrText>
      </w:r>
      <w:r>
        <w:rPr>
          <w:noProof/>
        </w:rPr>
      </w:r>
      <w:r>
        <w:rPr>
          <w:noProof/>
        </w:rPr>
        <w:fldChar w:fldCharType="separate"/>
      </w:r>
      <w:r>
        <w:rPr>
          <w:noProof/>
        </w:rPr>
        <w:t>22</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_Toc479241898 \h </w:instrText>
      </w:r>
      <w:r>
        <w:rPr>
          <w:noProof/>
        </w:rPr>
      </w:r>
      <w:r>
        <w:rPr>
          <w:noProof/>
        </w:rPr>
        <w:fldChar w:fldCharType="separate"/>
      </w:r>
      <w:r>
        <w:rPr>
          <w:noProof/>
        </w:rPr>
        <w:t>26</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_Toc479241899 \h </w:instrText>
      </w:r>
      <w:r>
        <w:rPr>
          <w:noProof/>
        </w:rPr>
      </w:r>
      <w:r>
        <w:rPr>
          <w:noProof/>
        </w:rPr>
        <w:fldChar w:fldCharType="separate"/>
      </w:r>
      <w:r>
        <w:rPr>
          <w:noProof/>
        </w:rPr>
        <w:t>26</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_Toc479241900 \h </w:instrText>
      </w:r>
      <w:r>
        <w:rPr>
          <w:noProof/>
        </w:rPr>
      </w:r>
      <w:r>
        <w:rPr>
          <w:noProof/>
        </w:rPr>
        <w:fldChar w:fldCharType="separate"/>
      </w:r>
      <w:r>
        <w:rPr>
          <w:noProof/>
        </w:rPr>
        <w:t>26</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_Toc479241901 \h </w:instrText>
      </w:r>
      <w:r>
        <w:rPr>
          <w:noProof/>
        </w:rPr>
      </w:r>
      <w:r>
        <w:rPr>
          <w:noProof/>
        </w:rPr>
        <w:fldChar w:fldCharType="separate"/>
      </w:r>
      <w:r>
        <w:rPr>
          <w:noProof/>
        </w:rPr>
        <w:t>27</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_Toc479241902 \h </w:instrText>
      </w:r>
      <w:r>
        <w:rPr>
          <w:noProof/>
        </w:rPr>
      </w:r>
      <w:r>
        <w:rPr>
          <w:noProof/>
        </w:rPr>
        <w:fldChar w:fldCharType="separate"/>
      </w:r>
      <w:r>
        <w:rPr>
          <w:noProof/>
        </w:rPr>
        <w:t>28</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_Toc479241903 \h </w:instrText>
      </w:r>
      <w:r>
        <w:rPr>
          <w:noProof/>
        </w:rPr>
      </w:r>
      <w:r>
        <w:rPr>
          <w:noProof/>
        </w:rPr>
        <w:fldChar w:fldCharType="separate"/>
      </w:r>
      <w:r>
        <w:rPr>
          <w:noProof/>
        </w:rPr>
        <w:t>31</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_Toc479241904 \h </w:instrText>
      </w:r>
      <w:r>
        <w:rPr>
          <w:noProof/>
        </w:rPr>
      </w:r>
      <w:r>
        <w:rPr>
          <w:noProof/>
        </w:rPr>
        <w:fldChar w:fldCharType="separate"/>
      </w:r>
      <w:r>
        <w:rPr>
          <w:noProof/>
        </w:rPr>
        <w:t>31</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_Toc479241905 \h </w:instrText>
      </w:r>
      <w:r>
        <w:rPr>
          <w:noProof/>
        </w:rPr>
      </w:r>
      <w:r>
        <w:rPr>
          <w:noProof/>
        </w:rPr>
        <w:fldChar w:fldCharType="separate"/>
      </w:r>
      <w:r>
        <w:rPr>
          <w:noProof/>
        </w:rPr>
        <w:t>32</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_Toc479241906 \h </w:instrText>
      </w:r>
      <w:r>
        <w:rPr>
          <w:noProof/>
        </w:rPr>
      </w:r>
      <w:r>
        <w:rPr>
          <w:noProof/>
        </w:rPr>
        <w:fldChar w:fldCharType="separate"/>
      </w:r>
      <w:r>
        <w:rPr>
          <w:noProof/>
        </w:rPr>
        <w:t>33</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_Toc479241907 \h </w:instrText>
      </w:r>
      <w:r>
        <w:rPr>
          <w:noProof/>
        </w:rPr>
      </w:r>
      <w:r>
        <w:rPr>
          <w:noProof/>
        </w:rPr>
        <w:fldChar w:fldCharType="separate"/>
      </w:r>
      <w:r>
        <w:rPr>
          <w:noProof/>
        </w:rPr>
        <w:t>34</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_Toc479241908 \h </w:instrText>
      </w:r>
      <w:r>
        <w:rPr>
          <w:noProof/>
        </w:rPr>
      </w:r>
      <w:r>
        <w:rPr>
          <w:noProof/>
        </w:rPr>
        <w:fldChar w:fldCharType="separate"/>
      </w:r>
      <w:r>
        <w:rPr>
          <w:noProof/>
        </w:rPr>
        <w:t>36</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_Toc479241909 \h </w:instrText>
      </w:r>
      <w:r>
        <w:rPr>
          <w:noProof/>
        </w:rPr>
      </w:r>
      <w:r>
        <w:rPr>
          <w:noProof/>
        </w:rPr>
        <w:fldChar w:fldCharType="separate"/>
      </w:r>
      <w:r>
        <w:rPr>
          <w:noProof/>
        </w:rPr>
        <w:t>36</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_Toc479241910 \h </w:instrText>
      </w:r>
      <w:r>
        <w:rPr>
          <w:noProof/>
        </w:rPr>
      </w:r>
      <w:r>
        <w:rPr>
          <w:noProof/>
        </w:rPr>
        <w:fldChar w:fldCharType="separate"/>
      </w:r>
      <w:r>
        <w:rPr>
          <w:noProof/>
        </w:rPr>
        <w:t>37</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_Toc479241911 \h </w:instrText>
      </w:r>
      <w:r>
        <w:rPr>
          <w:noProof/>
        </w:rPr>
      </w:r>
      <w:r>
        <w:rPr>
          <w:noProof/>
        </w:rPr>
        <w:fldChar w:fldCharType="separate"/>
      </w:r>
      <w:r>
        <w:rPr>
          <w:noProof/>
        </w:rPr>
        <w:t>37</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_Toc479241912 \h </w:instrText>
      </w:r>
      <w:r>
        <w:rPr>
          <w:noProof/>
        </w:rPr>
      </w:r>
      <w:r>
        <w:rPr>
          <w:noProof/>
        </w:rPr>
        <w:fldChar w:fldCharType="separate"/>
      </w:r>
      <w:r>
        <w:rPr>
          <w:noProof/>
        </w:rPr>
        <w:t>38</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_Toc479241913 \h </w:instrText>
      </w:r>
      <w:r>
        <w:rPr>
          <w:noProof/>
        </w:rPr>
      </w:r>
      <w:r>
        <w:rPr>
          <w:noProof/>
        </w:rPr>
        <w:fldChar w:fldCharType="separate"/>
      </w:r>
      <w:r>
        <w:rPr>
          <w:noProof/>
        </w:rPr>
        <w:t>40</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_Toc479241914 \h </w:instrText>
      </w:r>
      <w:r>
        <w:rPr>
          <w:noProof/>
        </w:rPr>
      </w:r>
      <w:r>
        <w:rPr>
          <w:noProof/>
        </w:rPr>
        <w:fldChar w:fldCharType="separate"/>
      </w:r>
      <w:r>
        <w:rPr>
          <w:noProof/>
        </w:rPr>
        <w:t>40</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_Toc479241915 \h </w:instrText>
      </w:r>
      <w:r>
        <w:rPr>
          <w:noProof/>
        </w:rPr>
      </w:r>
      <w:r>
        <w:rPr>
          <w:noProof/>
        </w:rPr>
        <w:fldChar w:fldCharType="separate"/>
      </w:r>
      <w:r>
        <w:rPr>
          <w:noProof/>
        </w:rPr>
        <w:t>41</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_Toc479241916 \h </w:instrText>
      </w:r>
      <w:r>
        <w:rPr>
          <w:noProof/>
        </w:rPr>
      </w:r>
      <w:r>
        <w:rPr>
          <w:noProof/>
        </w:rPr>
        <w:fldChar w:fldCharType="separate"/>
      </w:r>
      <w:r>
        <w:rPr>
          <w:noProof/>
        </w:rPr>
        <w:t>43</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_Toc479241917 \h </w:instrText>
      </w:r>
      <w:r>
        <w:rPr>
          <w:noProof/>
        </w:rPr>
      </w:r>
      <w:r>
        <w:rPr>
          <w:noProof/>
        </w:rPr>
        <w:fldChar w:fldCharType="separate"/>
      </w:r>
      <w:r>
        <w:rPr>
          <w:noProof/>
        </w:rPr>
        <w:t>43</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_Toc479241918 \h </w:instrText>
      </w:r>
      <w:r>
        <w:rPr>
          <w:noProof/>
        </w:rPr>
      </w:r>
      <w:r>
        <w:rPr>
          <w:noProof/>
        </w:rPr>
        <w:fldChar w:fldCharType="separate"/>
      </w:r>
      <w:r>
        <w:rPr>
          <w:noProof/>
        </w:rPr>
        <w:t>45</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_Toc479241919 \h </w:instrText>
      </w:r>
      <w:r>
        <w:rPr>
          <w:noProof/>
        </w:rPr>
      </w:r>
      <w:r>
        <w:rPr>
          <w:noProof/>
        </w:rPr>
        <w:fldChar w:fldCharType="separate"/>
      </w:r>
      <w:r>
        <w:rPr>
          <w:noProof/>
        </w:rPr>
        <w:t>45</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_Toc479241920 \h </w:instrText>
      </w:r>
      <w:r>
        <w:rPr>
          <w:noProof/>
        </w:rPr>
      </w:r>
      <w:r>
        <w:rPr>
          <w:noProof/>
        </w:rPr>
        <w:fldChar w:fldCharType="separate"/>
      </w:r>
      <w:r>
        <w:rPr>
          <w:noProof/>
        </w:rPr>
        <w:t>49</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_Toc479241921 \h </w:instrText>
      </w:r>
      <w:r>
        <w:rPr>
          <w:noProof/>
        </w:rPr>
      </w:r>
      <w:r>
        <w:rPr>
          <w:noProof/>
        </w:rPr>
        <w:fldChar w:fldCharType="separate"/>
      </w:r>
      <w:r>
        <w:rPr>
          <w:noProof/>
        </w:rPr>
        <w:t>49</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_Toc479241922 \h </w:instrText>
      </w:r>
      <w:r>
        <w:rPr>
          <w:noProof/>
        </w:rPr>
      </w:r>
      <w:r>
        <w:rPr>
          <w:noProof/>
        </w:rPr>
        <w:fldChar w:fldCharType="separate"/>
      </w:r>
      <w:r>
        <w:rPr>
          <w:noProof/>
        </w:rPr>
        <w:t>50</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_Toc479241923 \h </w:instrText>
      </w:r>
      <w:r>
        <w:rPr>
          <w:noProof/>
        </w:rPr>
      </w:r>
      <w:r>
        <w:rPr>
          <w:noProof/>
        </w:rPr>
        <w:fldChar w:fldCharType="separate"/>
      </w:r>
      <w:r>
        <w:rPr>
          <w:noProof/>
        </w:rPr>
        <w:t>50</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_Toc479241924 \h </w:instrText>
      </w:r>
      <w:r>
        <w:rPr>
          <w:noProof/>
        </w:rPr>
      </w:r>
      <w:r>
        <w:rPr>
          <w:noProof/>
        </w:rPr>
        <w:fldChar w:fldCharType="separate"/>
      </w:r>
      <w:r>
        <w:rPr>
          <w:noProof/>
        </w:rPr>
        <w:t>51</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_Toc479241925 \h </w:instrText>
      </w:r>
      <w:r>
        <w:rPr>
          <w:noProof/>
        </w:rPr>
      </w:r>
      <w:r>
        <w:rPr>
          <w:noProof/>
        </w:rPr>
        <w:fldChar w:fldCharType="separate"/>
      </w:r>
      <w:r>
        <w:rPr>
          <w:noProof/>
        </w:rPr>
        <w:t>52</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_Toc479241926 \h </w:instrText>
      </w:r>
      <w:r>
        <w:rPr>
          <w:noProof/>
        </w:rPr>
      </w:r>
      <w:r>
        <w:rPr>
          <w:noProof/>
        </w:rPr>
        <w:fldChar w:fldCharType="separate"/>
      </w:r>
      <w:r>
        <w:rPr>
          <w:noProof/>
        </w:rPr>
        <w:t>54</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5.4.1 Activity Model: Data Subsystem</w:t>
      </w:r>
      <w:r>
        <w:rPr>
          <w:noProof/>
        </w:rPr>
        <w:tab/>
      </w:r>
      <w:r>
        <w:rPr>
          <w:noProof/>
        </w:rPr>
        <w:fldChar w:fldCharType="begin"/>
      </w:r>
      <w:r>
        <w:rPr>
          <w:noProof/>
        </w:rPr>
        <w:instrText xml:space="preserve"> PAGEREF _Toc479241927 \h </w:instrText>
      </w:r>
      <w:r>
        <w:rPr>
          <w:noProof/>
        </w:rPr>
      </w:r>
      <w:r>
        <w:rPr>
          <w:noProof/>
        </w:rPr>
        <w:fldChar w:fldCharType="separate"/>
      </w:r>
      <w:r>
        <w:rPr>
          <w:noProof/>
        </w:rPr>
        <w:t>54</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5.4.2 Activity Model: Risk Subsystem</w:t>
      </w:r>
      <w:r>
        <w:rPr>
          <w:noProof/>
        </w:rPr>
        <w:tab/>
      </w:r>
      <w:r>
        <w:rPr>
          <w:noProof/>
        </w:rPr>
        <w:fldChar w:fldCharType="begin"/>
      </w:r>
      <w:r>
        <w:rPr>
          <w:noProof/>
        </w:rPr>
        <w:instrText xml:space="preserve"> PAGEREF _Toc479241928 \h </w:instrText>
      </w:r>
      <w:r>
        <w:rPr>
          <w:noProof/>
        </w:rPr>
      </w:r>
      <w:r>
        <w:rPr>
          <w:noProof/>
        </w:rPr>
        <w:fldChar w:fldCharType="separate"/>
      </w:r>
      <w:r>
        <w:rPr>
          <w:noProof/>
        </w:rPr>
        <w:t>55</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5.4.3 Activity Model: Privacy Subsystem</w:t>
      </w:r>
      <w:r>
        <w:rPr>
          <w:noProof/>
        </w:rPr>
        <w:tab/>
      </w:r>
      <w:r>
        <w:rPr>
          <w:noProof/>
        </w:rPr>
        <w:fldChar w:fldCharType="begin"/>
      </w:r>
      <w:r>
        <w:rPr>
          <w:noProof/>
        </w:rPr>
        <w:instrText xml:space="preserve"> PAGEREF _Toc479241929 \h </w:instrText>
      </w:r>
      <w:r>
        <w:rPr>
          <w:noProof/>
        </w:rPr>
      </w:r>
      <w:r>
        <w:rPr>
          <w:noProof/>
        </w:rPr>
        <w:fldChar w:fldCharType="separate"/>
      </w:r>
      <w:r>
        <w:rPr>
          <w:noProof/>
        </w:rPr>
        <w:t>56</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5.4.4 Combined Activity Model of the system</w:t>
      </w:r>
      <w:r>
        <w:rPr>
          <w:noProof/>
        </w:rPr>
        <w:tab/>
      </w:r>
      <w:r>
        <w:rPr>
          <w:noProof/>
        </w:rPr>
        <w:fldChar w:fldCharType="begin"/>
      </w:r>
      <w:r>
        <w:rPr>
          <w:noProof/>
        </w:rPr>
        <w:instrText xml:space="preserve"> PAGEREF _Toc479241930 \h </w:instrText>
      </w:r>
      <w:r>
        <w:rPr>
          <w:noProof/>
        </w:rPr>
      </w:r>
      <w:r>
        <w:rPr>
          <w:noProof/>
        </w:rPr>
        <w:fldChar w:fldCharType="separate"/>
      </w:r>
      <w:r>
        <w:rPr>
          <w:noProof/>
        </w:rPr>
        <w:t>57</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sidRPr="00FD16FC">
        <w:rPr>
          <w:noProof/>
          <w:lang w:val="en-CA"/>
        </w:rPr>
        <w:t>5.5 Sequence Diagram for the Subsystems</w:t>
      </w:r>
      <w:r>
        <w:rPr>
          <w:noProof/>
        </w:rPr>
        <w:tab/>
      </w:r>
      <w:r>
        <w:rPr>
          <w:noProof/>
        </w:rPr>
        <w:fldChar w:fldCharType="begin"/>
      </w:r>
      <w:r>
        <w:rPr>
          <w:noProof/>
        </w:rPr>
        <w:instrText xml:space="preserve"> PAGEREF _Toc479241931 \h </w:instrText>
      </w:r>
      <w:r>
        <w:rPr>
          <w:noProof/>
        </w:rPr>
      </w:r>
      <w:r>
        <w:rPr>
          <w:noProof/>
        </w:rPr>
        <w:fldChar w:fldCharType="separate"/>
      </w:r>
      <w:r>
        <w:rPr>
          <w:noProof/>
        </w:rPr>
        <w:t>59</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5.5.1 Sequence Diagram: Data Subsystem</w:t>
      </w:r>
      <w:r>
        <w:rPr>
          <w:noProof/>
        </w:rPr>
        <w:tab/>
      </w:r>
      <w:r>
        <w:rPr>
          <w:noProof/>
        </w:rPr>
        <w:fldChar w:fldCharType="begin"/>
      </w:r>
      <w:r>
        <w:rPr>
          <w:noProof/>
        </w:rPr>
        <w:instrText xml:space="preserve"> PAGEREF _Toc479241932 \h </w:instrText>
      </w:r>
      <w:r>
        <w:rPr>
          <w:noProof/>
        </w:rPr>
      </w:r>
      <w:r>
        <w:rPr>
          <w:noProof/>
        </w:rPr>
        <w:fldChar w:fldCharType="separate"/>
      </w:r>
      <w:r>
        <w:rPr>
          <w:noProof/>
        </w:rPr>
        <w:t>59</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5.5.2 Sequence Diagram: Risk Subsystem</w:t>
      </w:r>
      <w:r>
        <w:rPr>
          <w:noProof/>
        </w:rPr>
        <w:tab/>
      </w:r>
      <w:r>
        <w:rPr>
          <w:noProof/>
        </w:rPr>
        <w:fldChar w:fldCharType="begin"/>
      </w:r>
      <w:r>
        <w:rPr>
          <w:noProof/>
        </w:rPr>
        <w:instrText xml:space="preserve"> PAGEREF _Toc479241933 \h </w:instrText>
      </w:r>
      <w:r>
        <w:rPr>
          <w:noProof/>
        </w:rPr>
      </w:r>
      <w:r>
        <w:rPr>
          <w:noProof/>
        </w:rPr>
        <w:fldChar w:fldCharType="separate"/>
      </w:r>
      <w:r>
        <w:rPr>
          <w:noProof/>
        </w:rPr>
        <w:t>60</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5.5.3 Sequence Diagram: Privacy Subsystem</w:t>
      </w:r>
      <w:r>
        <w:rPr>
          <w:noProof/>
        </w:rPr>
        <w:tab/>
      </w:r>
      <w:r>
        <w:rPr>
          <w:noProof/>
        </w:rPr>
        <w:fldChar w:fldCharType="begin"/>
      </w:r>
      <w:r>
        <w:rPr>
          <w:noProof/>
        </w:rPr>
        <w:instrText xml:space="preserve"> PAGEREF _Toc479241934 \h </w:instrText>
      </w:r>
      <w:r>
        <w:rPr>
          <w:noProof/>
        </w:rPr>
      </w:r>
      <w:r>
        <w:rPr>
          <w:noProof/>
        </w:rPr>
        <w:fldChar w:fldCharType="separate"/>
      </w:r>
      <w:r>
        <w:rPr>
          <w:noProof/>
        </w:rPr>
        <w:t>60</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sidRPr="00FD16FC">
        <w:rPr>
          <w:noProof/>
          <w:lang w:val="en-CA"/>
        </w:rPr>
        <w:t>5.5.4 Combined Sequence Diagram of the System</w:t>
      </w:r>
      <w:r>
        <w:rPr>
          <w:noProof/>
        </w:rPr>
        <w:tab/>
      </w:r>
      <w:r>
        <w:rPr>
          <w:noProof/>
        </w:rPr>
        <w:fldChar w:fldCharType="begin"/>
      </w:r>
      <w:r>
        <w:rPr>
          <w:noProof/>
        </w:rPr>
        <w:instrText xml:space="preserve"> PAGEREF _Toc479241935 \h </w:instrText>
      </w:r>
      <w:r>
        <w:rPr>
          <w:noProof/>
        </w:rPr>
      </w:r>
      <w:r>
        <w:rPr>
          <w:noProof/>
        </w:rPr>
        <w:fldChar w:fldCharType="separate"/>
      </w:r>
      <w:r>
        <w:rPr>
          <w:noProof/>
        </w:rPr>
        <w:t>61</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Chapter 6 Conclusions and Future Work</w:t>
      </w:r>
      <w:r>
        <w:rPr>
          <w:noProof/>
        </w:rPr>
        <w:tab/>
      </w:r>
      <w:r>
        <w:rPr>
          <w:noProof/>
        </w:rPr>
        <w:fldChar w:fldCharType="begin"/>
      </w:r>
      <w:r>
        <w:rPr>
          <w:noProof/>
        </w:rPr>
        <w:instrText xml:space="preserve"> PAGEREF _Toc479241936 \h </w:instrText>
      </w:r>
      <w:r>
        <w:rPr>
          <w:noProof/>
        </w:rPr>
      </w:r>
      <w:r>
        <w:rPr>
          <w:noProof/>
        </w:rPr>
        <w:fldChar w:fldCharType="separate"/>
      </w:r>
      <w:r>
        <w:rPr>
          <w:noProof/>
        </w:rPr>
        <w:t>63</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t>6.1 Conclusions</w:t>
      </w:r>
      <w:r>
        <w:rPr>
          <w:noProof/>
        </w:rPr>
        <w:tab/>
      </w:r>
      <w:r>
        <w:rPr>
          <w:noProof/>
        </w:rPr>
        <w:fldChar w:fldCharType="begin"/>
      </w:r>
      <w:r>
        <w:rPr>
          <w:noProof/>
        </w:rPr>
        <w:instrText xml:space="preserve"> PAGEREF _Toc479241937 \h </w:instrText>
      </w:r>
      <w:r>
        <w:rPr>
          <w:noProof/>
        </w:rPr>
      </w:r>
      <w:r>
        <w:rPr>
          <w:noProof/>
        </w:rPr>
        <w:fldChar w:fldCharType="separate"/>
      </w:r>
      <w:r>
        <w:rPr>
          <w:noProof/>
        </w:rPr>
        <w:t>63</w:t>
      </w:r>
      <w:r>
        <w:rPr>
          <w:noProof/>
        </w:rPr>
        <w:fldChar w:fldCharType="end"/>
      </w:r>
    </w:p>
    <w:p w:rsidR="00426EED" w:rsidRDefault="00426EED">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_Toc479241938 \h </w:instrText>
      </w:r>
      <w:r>
        <w:rPr>
          <w:noProof/>
        </w:rPr>
      </w:r>
      <w:r>
        <w:rPr>
          <w:noProof/>
        </w:rPr>
        <w:fldChar w:fldCharType="separate"/>
      </w:r>
      <w:r>
        <w:rPr>
          <w:noProof/>
        </w:rPr>
        <w:t>63</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_Toc479241939 \h </w:instrText>
      </w:r>
      <w:r>
        <w:rPr>
          <w:noProof/>
        </w:rPr>
      </w:r>
      <w:r>
        <w:rPr>
          <w:noProof/>
        </w:rPr>
        <w:fldChar w:fldCharType="separate"/>
      </w:r>
      <w:r>
        <w:rPr>
          <w:noProof/>
        </w:rPr>
        <w:t>64</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_Toc479241940 \h </w:instrText>
      </w:r>
      <w:r>
        <w:rPr>
          <w:noProof/>
        </w:rPr>
      </w:r>
      <w:r>
        <w:rPr>
          <w:noProof/>
        </w:rPr>
        <w:fldChar w:fldCharType="separate"/>
      </w:r>
      <w:r>
        <w:rPr>
          <w:noProof/>
        </w:rPr>
        <w:t>64</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_Toc479241941 \h </w:instrText>
      </w:r>
      <w:r>
        <w:rPr>
          <w:noProof/>
        </w:rPr>
      </w:r>
      <w:r>
        <w:rPr>
          <w:noProof/>
        </w:rPr>
        <w:fldChar w:fldCharType="separate"/>
      </w:r>
      <w:r>
        <w:rPr>
          <w:noProof/>
        </w:rPr>
        <w:t>65</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_Toc479241942 \h </w:instrText>
      </w:r>
      <w:r>
        <w:rPr>
          <w:noProof/>
        </w:rPr>
      </w:r>
      <w:r>
        <w:rPr>
          <w:noProof/>
        </w:rPr>
        <w:fldChar w:fldCharType="separate"/>
      </w:r>
      <w:r>
        <w:rPr>
          <w:noProof/>
        </w:rPr>
        <w:t>66</w:t>
      </w:r>
      <w:r>
        <w:rPr>
          <w:noProof/>
        </w:rPr>
        <w:fldChar w:fldCharType="end"/>
      </w:r>
    </w:p>
    <w:p w:rsidR="00426EED" w:rsidRDefault="00426EED">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_Toc479241943 \h </w:instrText>
      </w:r>
      <w:r>
        <w:rPr>
          <w:noProof/>
        </w:rPr>
      </w:r>
      <w:r>
        <w:rPr>
          <w:noProof/>
        </w:rPr>
        <w:fldChar w:fldCharType="separate"/>
      </w:r>
      <w:r>
        <w:rPr>
          <w:noProof/>
        </w:rPr>
        <w:t>68</w:t>
      </w:r>
      <w:r>
        <w:rPr>
          <w:noProof/>
        </w:rPr>
        <w:fldChar w:fldCharType="end"/>
      </w:r>
    </w:p>
    <w:p w:rsidR="00426EED" w:rsidRDefault="00426EED">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_Toc479241944 \h </w:instrText>
      </w:r>
      <w:r>
        <w:rPr>
          <w:noProof/>
        </w:rPr>
      </w:r>
      <w:r>
        <w:rPr>
          <w:noProof/>
        </w:rPr>
        <w:fldChar w:fldCharType="separate"/>
      </w:r>
      <w:r>
        <w:rPr>
          <w:noProof/>
        </w:rPr>
        <w:t>70</w:t>
      </w:r>
      <w:r>
        <w:rPr>
          <w:noProof/>
        </w:rPr>
        <w:fldChar w:fldCharType="end"/>
      </w:r>
    </w:p>
    <w:p w:rsidR="00426EED" w:rsidDel="00426EED" w:rsidRDefault="00426EED">
      <w:pPr>
        <w:pStyle w:val="TOC1"/>
        <w:tabs>
          <w:tab w:val="right" w:leader="dot" w:pos="8990"/>
        </w:tabs>
        <w:rPr>
          <w:del w:id="29" w:author="v2srivas" w:date="2017-04-06T11:32:00Z"/>
          <w:rFonts w:asciiTheme="minorHAnsi" w:eastAsiaTheme="minorEastAsia" w:hAnsiTheme="minorHAnsi" w:cstheme="minorBidi"/>
          <w:noProof/>
          <w:szCs w:val="22"/>
          <w:lang w:val="en-CA" w:eastAsia="en-CA"/>
        </w:rPr>
      </w:pPr>
      <w:del w:id="30" w:author="v2srivas" w:date="2017-04-06T11:32:00Z">
        <w:r w:rsidDel="00426EED">
          <w:rPr>
            <w:noProof/>
          </w:rPr>
          <w:delText>AUTHOR'S DECLARATION</w:delText>
        </w:r>
        <w:r w:rsidDel="00426EED">
          <w:rPr>
            <w:noProof/>
          </w:rPr>
          <w:tab/>
          <w:delText>ii</w:delText>
        </w:r>
      </w:del>
    </w:p>
    <w:p w:rsidR="00426EED" w:rsidDel="00426EED" w:rsidRDefault="00426EED">
      <w:pPr>
        <w:pStyle w:val="TOC1"/>
        <w:tabs>
          <w:tab w:val="right" w:leader="dot" w:pos="8990"/>
        </w:tabs>
        <w:rPr>
          <w:del w:id="31" w:author="v2srivas" w:date="2017-04-06T11:32:00Z"/>
          <w:rFonts w:asciiTheme="minorHAnsi" w:eastAsiaTheme="minorEastAsia" w:hAnsiTheme="minorHAnsi" w:cstheme="minorBidi"/>
          <w:noProof/>
          <w:szCs w:val="22"/>
          <w:lang w:val="en-CA" w:eastAsia="en-CA"/>
        </w:rPr>
      </w:pPr>
      <w:del w:id="32" w:author="v2srivas" w:date="2017-04-06T11:32:00Z">
        <w:r w:rsidDel="00426EED">
          <w:rPr>
            <w:noProof/>
          </w:rPr>
          <w:delText>Abstract</w:delText>
        </w:r>
        <w:r w:rsidDel="00426EED">
          <w:rPr>
            <w:noProof/>
          </w:rPr>
          <w:tab/>
          <w:delText>iii</w:delText>
        </w:r>
      </w:del>
    </w:p>
    <w:p w:rsidR="00426EED" w:rsidDel="00426EED" w:rsidRDefault="00426EED">
      <w:pPr>
        <w:pStyle w:val="TOC1"/>
        <w:tabs>
          <w:tab w:val="right" w:leader="dot" w:pos="8990"/>
        </w:tabs>
        <w:rPr>
          <w:del w:id="33" w:author="v2srivas" w:date="2017-04-06T11:32:00Z"/>
          <w:rFonts w:asciiTheme="minorHAnsi" w:eastAsiaTheme="minorEastAsia" w:hAnsiTheme="minorHAnsi" w:cstheme="minorBidi"/>
          <w:noProof/>
          <w:szCs w:val="22"/>
          <w:lang w:val="en-CA" w:eastAsia="en-CA"/>
        </w:rPr>
      </w:pPr>
      <w:del w:id="34" w:author="v2srivas" w:date="2017-04-06T11:32:00Z">
        <w:r w:rsidDel="00426EED">
          <w:rPr>
            <w:noProof/>
          </w:rPr>
          <w:delText>Acknowledgements</w:delText>
        </w:r>
        <w:r w:rsidDel="00426EED">
          <w:rPr>
            <w:noProof/>
          </w:rPr>
          <w:tab/>
          <w:delText>iv</w:delText>
        </w:r>
      </w:del>
    </w:p>
    <w:p w:rsidR="00426EED" w:rsidDel="00426EED" w:rsidRDefault="00426EED">
      <w:pPr>
        <w:pStyle w:val="TOC1"/>
        <w:tabs>
          <w:tab w:val="right" w:leader="dot" w:pos="8990"/>
        </w:tabs>
        <w:rPr>
          <w:del w:id="35" w:author="v2srivas" w:date="2017-04-06T11:32:00Z"/>
          <w:rFonts w:asciiTheme="minorHAnsi" w:eastAsiaTheme="minorEastAsia" w:hAnsiTheme="minorHAnsi" w:cstheme="minorBidi"/>
          <w:noProof/>
          <w:szCs w:val="22"/>
          <w:lang w:val="en-CA" w:eastAsia="en-CA"/>
        </w:rPr>
      </w:pPr>
      <w:del w:id="36" w:author="v2srivas" w:date="2017-04-06T11:32:00Z">
        <w:r w:rsidDel="00426EED">
          <w:rPr>
            <w:noProof/>
          </w:rPr>
          <w:delText>Table of Contents</w:delText>
        </w:r>
        <w:r w:rsidDel="00426EED">
          <w:rPr>
            <w:noProof/>
          </w:rPr>
          <w:tab/>
          <w:delText>v</w:delText>
        </w:r>
      </w:del>
    </w:p>
    <w:p w:rsidR="00426EED" w:rsidDel="00426EED" w:rsidRDefault="00426EED">
      <w:pPr>
        <w:pStyle w:val="TOC1"/>
        <w:tabs>
          <w:tab w:val="right" w:leader="dot" w:pos="8990"/>
        </w:tabs>
        <w:rPr>
          <w:del w:id="37" w:author="v2srivas" w:date="2017-04-06T11:32:00Z"/>
          <w:rFonts w:asciiTheme="minorHAnsi" w:eastAsiaTheme="minorEastAsia" w:hAnsiTheme="minorHAnsi" w:cstheme="minorBidi"/>
          <w:noProof/>
          <w:szCs w:val="22"/>
          <w:lang w:val="en-CA" w:eastAsia="en-CA"/>
        </w:rPr>
      </w:pPr>
      <w:del w:id="38" w:author="v2srivas" w:date="2017-04-06T11:32:00Z">
        <w:r w:rsidDel="00426EED">
          <w:rPr>
            <w:noProof/>
          </w:rPr>
          <w:delText>List of Figures</w:delText>
        </w:r>
        <w:r w:rsidDel="00426EED">
          <w:rPr>
            <w:noProof/>
          </w:rPr>
          <w:tab/>
          <w:delText>viii</w:delText>
        </w:r>
      </w:del>
    </w:p>
    <w:p w:rsidR="00426EED" w:rsidDel="00426EED" w:rsidRDefault="00426EED">
      <w:pPr>
        <w:pStyle w:val="TOC1"/>
        <w:tabs>
          <w:tab w:val="right" w:leader="dot" w:pos="8990"/>
        </w:tabs>
        <w:rPr>
          <w:del w:id="39" w:author="v2srivas" w:date="2017-04-06T11:32:00Z"/>
          <w:rFonts w:asciiTheme="minorHAnsi" w:eastAsiaTheme="minorEastAsia" w:hAnsiTheme="minorHAnsi" w:cstheme="minorBidi"/>
          <w:noProof/>
          <w:szCs w:val="22"/>
          <w:lang w:val="en-CA" w:eastAsia="en-CA"/>
        </w:rPr>
      </w:pPr>
      <w:del w:id="40" w:author="v2srivas" w:date="2017-04-06T11:32:00Z">
        <w:r w:rsidDel="00426EED">
          <w:rPr>
            <w:noProof/>
          </w:rPr>
          <w:delText>List of Tables</w:delText>
        </w:r>
        <w:r w:rsidDel="00426EED">
          <w:rPr>
            <w:noProof/>
          </w:rPr>
          <w:tab/>
          <w:delText>x</w:delText>
        </w:r>
      </w:del>
    </w:p>
    <w:p w:rsidR="00426EED" w:rsidDel="00426EED" w:rsidRDefault="00426EED">
      <w:pPr>
        <w:pStyle w:val="TOC1"/>
        <w:tabs>
          <w:tab w:val="right" w:leader="dot" w:pos="8990"/>
        </w:tabs>
        <w:rPr>
          <w:del w:id="41" w:author="v2srivas" w:date="2017-04-06T11:32:00Z"/>
          <w:rFonts w:asciiTheme="minorHAnsi" w:eastAsiaTheme="minorEastAsia" w:hAnsiTheme="minorHAnsi" w:cstheme="minorBidi"/>
          <w:noProof/>
          <w:szCs w:val="22"/>
          <w:lang w:val="en-CA" w:eastAsia="en-CA"/>
        </w:rPr>
      </w:pPr>
      <w:del w:id="42" w:author="v2srivas" w:date="2017-04-06T11:32:00Z">
        <w:r w:rsidDel="00426EED">
          <w:rPr>
            <w:noProof/>
          </w:rPr>
          <w:delText>Chapter 1 Introduction</w:delText>
        </w:r>
        <w:r w:rsidDel="00426EED">
          <w:rPr>
            <w:noProof/>
          </w:rPr>
          <w:tab/>
          <w:delText>11</w:delText>
        </w:r>
      </w:del>
    </w:p>
    <w:p w:rsidR="00426EED" w:rsidDel="00426EED" w:rsidRDefault="00426EED">
      <w:pPr>
        <w:pStyle w:val="TOC2"/>
        <w:tabs>
          <w:tab w:val="right" w:leader="dot" w:pos="8990"/>
        </w:tabs>
        <w:rPr>
          <w:del w:id="43" w:author="v2srivas" w:date="2017-04-06T11:32:00Z"/>
          <w:rFonts w:asciiTheme="minorHAnsi" w:eastAsiaTheme="minorEastAsia" w:hAnsiTheme="minorHAnsi" w:cstheme="minorBidi"/>
          <w:noProof/>
          <w:szCs w:val="22"/>
          <w:lang w:val="en-CA" w:eastAsia="en-CA"/>
        </w:rPr>
      </w:pPr>
      <w:del w:id="44" w:author="v2srivas" w:date="2017-04-06T11:32:00Z">
        <w:r w:rsidDel="00426EED">
          <w:rPr>
            <w:noProof/>
          </w:rPr>
          <w:delText>1.1 Research Issue</w:delText>
        </w:r>
        <w:r w:rsidDel="00426EED">
          <w:rPr>
            <w:noProof/>
          </w:rPr>
          <w:tab/>
          <w:delText>12</w:delText>
        </w:r>
      </w:del>
    </w:p>
    <w:p w:rsidR="00426EED" w:rsidDel="00426EED" w:rsidRDefault="00426EED">
      <w:pPr>
        <w:pStyle w:val="TOC2"/>
        <w:tabs>
          <w:tab w:val="right" w:leader="dot" w:pos="8990"/>
        </w:tabs>
        <w:rPr>
          <w:del w:id="45" w:author="v2srivas" w:date="2017-04-06T11:32:00Z"/>
          <w:rFonts w:asciiTheme="minorHAnsi" w:eastAsiaTheme="minorEastAsia" w:hAnsiTheme="minorHAnsi" w:cstheme="minorBidi"/>
          <w:noProof/>
          <w:szCs w:val="22"/>
          <w:lang w:val="en-CA" w:eastAsia="en-CA"/>
        </w:rPr>
      </w:pPr>
      <w:del w:id="46" w:author="v2srivas" w:date="2017-04-06T11:32:00Z">
        <w:r w:rsidDel="00426EED">
          <w:rPr>
            <w:noProof/>
          </w:rPr>
          <w:delText>1.2 Thesis Statement</w:delText>
        </w:r>
        <w:r w:rsidDel="00426EED">
          <w:rPr>
            <w:noProof/>
          </w:rPr>
          <w:tab/>
          <w:delText>12</w:delText>
        </w:r>
      </w:del>
    </w:p>
    <w:p w:rsidR="00426EED" w:rsidDel="00426EED" w:rsidRDefault="00426EED">
      <w:pPr>
        <w:pStyle w:val="TOC2"/>
        <w:tabs>
          <w:tab w:val="right" w:leader="dot" w:pos="8990"/>
        </w:tabs>
        <w:rPr>
          <w:del w:id="47" w:author="v2srivas" w:date="2017-04-06T11:32:00Z"/>
          <w:rFonts w:asciiTheme="minorHAnsi" w:eastAsiaTheme="minorEastAsia" w:hAnsiTheme="minorHAnsi" w:cstheme="minorBidi"/>
          <w:noProof/>
          <w:szCs w:val="22"/>
          <w:lang w:val="en-CA" w:eastAsia="en-CA"/>
        </w:rPr>
      </w:pPr>
      <w:del w:id="48" w:author="v2srivas" w:date="2017-04-06T11:32:00Z">
        <w:r w:rsidDel="00426EED">
          <w:rPr>
            <w:noProof/>
          </w:rPr>
          <w:delText>1.3 Major Contributions</w:delText>
        </w:r>
        <w:r w:rsidDel="00426EED">
          <w:rPr>
            <w:noProof/>
          </w:rPr>
          <w:tab/>
          <w:delText>13</w:delText>
        </w:r>
      </w:del>
    </w:p>
    <w:p w:rsidR="00426EED" w:rsidDel="00426EED" w:rsidRDefault="00426EED">
      <w:pPr>
        <w:pStyle w:val="TOC2"/>
        <w:tabs>
          <w:tab w:val="right" w:leader="dot" w:pos="8990"/>
        </w:tabs>
        <w:rPr>
          <w:del w:id="49" w:author="v2srivas" w:date="2017-04-06T11:32:00Z"/>
          <w:rFonts w:asciiTheme="minorHAnsi" w:eastAsiaTheme="minorEastAsia" w:hAnsiTheme="minorHAnsi" w:cstheme="minorBidi"/>
          <w:noProof/>
          <w:szCs w:val="22"/>
          <w:lang w:val="en-CA" w:eastAsia="en-CA"/>
        </w:rPr>
      </w:pPr>
      <w:del w:id="50" w:author="v2srivas" w:date="2017-04-06T11:32:00Z">
        <w:r w:rsidDel="00426EED">
          <w:rPr>
            <w:noProof/>
          </w:rPr>
          <w:delText>1.4 Thesis Organization</w:delText>
        </w:r>
        <w:r w:rsidDel="00426EED">
          <w:rPr>
            <w:noProof/>
          </w:rPr>
          <w:tab/>
          <w:delText>13</w:delText>
        </w:r>
      </w:del>
    </w:p>
    <w:p w:rsidR="00426EED" w:rsidDel="00426EED" w:rsidRDefault="00426EED">
      <w:pPr>
        <w:pStyle w:val="TOC1"/>
        <w:tabs>
          <w:tab w:val="right" w:leader="dot" w:pos="8990"/>
        </w:tabs>
        <w:rPr>
          <w:del w:id="51" w:author="v2srivas" w:date="2017-04-06T11:32:00Z"/>
          <w:rFonts w:asciiTheme="minorHAnsi" w:eastAsiaTheme="minorEastAsia" w:hAnsiTheme="minorHAnsi" w:cstheme="minorBidi"/>
          <w:noProof/>
          <w:szCs w:val="22"/>
          <w:lang w:val="en-CA" w:eastAsia="en-CA"/>
        </w:rPr>
      </w:pPr>
      <w:del w:id="52" w:author="v2srivas" w:date="2017-04-06T11:32:00Z">
        <w:r w:rsidDel="00426EED">
          <w:rPr>
            <w:noProof/>
          </w:rPr>
          <w:delText>Chapter 2 Recommender Systems</w:delText>
        </w:r>
        <w:r w:rsidDel="00426EED">
          <w:rPr>
            <w:noProof/>
          </w:rPr>
          <w:tab/>
          <w:delText>16</w:delText>
        </w:r>
      </w:del>
    </w:p>
    <w:p w:rsidR="00426EED" w:rsidDel="00426EED" w:rsidRDefault="00426EED">
      <w:pPr>
        <w:pStyle w:val="TOC2"/>
        <w:tabs>
          <w:tab w:val="right" w:leader="dot" w:pos="8990"/>
        </w:tabs>
        <w:rPr>
          <w:del w:id="53" w:author="v2srivas" w:date="2017-04-06T11:32:00Z"/>
          <w:rFonts w:asciiTheme="minorHAnsi" w:eastAsiaTheme="minorEastAsia" w:hAnsiTheme="minorHAnsi" w:cstheme="minorBidi"/>
          <w:noProof/>
          <w:szCs w:val="22"/>
          <w:lang w:val="en-CA" w:eastAsia="en-CA"/>
        </w:rPr>
      </w:pPr>
      <w:del w:id="54" w:author="v2srivas" w:date="2017-04-06T11:32:00Z">
        <w:r w:rsidDel="00426EED">
          <w:rPr>
            <w:noProof/>
          </w:rPr>
          <w:delText>2.1 Context-Aware Recommender Systems</w:delText>
        </w:r>
        <w:r w:rsidDel="00426EED">
          <w:rPr>
            <w:noProof/>
          </w:rPr>
          <w:tab/>
          <w:delText>16</w:delText>
        </w:r>
      </w:del>
    </w:p>
    <w:p w:rsidR="00426EED" w:rsidDel="00426EED" w:rsidRDefault="00426EED">
      <w:pPr>
        <w:pStyle w:val="TOC2"/>
        <w:tabs>
          <w:tab w:val="right" w:leader="dot" w:pos="8990"/>
        </w:tabs>
        <w:rPr>
          <w:del w:id="55" w:author="v2srivas" w:date="2017-04-06T11:32:00Z"/>
          <w:rFonts w:asciiTheme="minorHAnsi" w:eastAsiaTheme="minorEastAsia" w:hAnsiTheme="minorHAnsi" w:cstheme="minorBidi"/>
          <w:noProof/>
          <w:szCs w:val="22"/>
          <w:lang w:val="en-CA" w:eastAsia="en-CA"/>
        </w:rPr>
      </w:pPr>
      <w:del w:id="56" w:author="v2srivas" w:date="2017-04-06T11:32:00Z">
        <w:r w:rsidDel="00426EED">
          <w:rPr>
            <w:noProof/>
          </w:rPr>
          <w:delText>2.2 Privacy in Recommender Systems</w:delText>
        </w:r>
        <w:r w:rsidDel="00426EED">
          <w:rPr>
            <w:noProof/>
          </w:rPr>
          <w:tab/>
          <w:delText>17</w:delText>
        </w:r>
      </w:del>
    </w:p>
    <w:p w:rsidR="00426EED" w:rsidDel="00426EED" w:rsidRDefault="00426EED">
      <w:pPr>
        <w:pStyle w:val="TOC2"/>
        <w:tabs>
          <w:tab w:val="right" w:leader="dot" w:pos="8990"/>
        </w:tabs>
        <w:rPr>
          <w:del w:id="57" w:author="v2srivas" w:date="2017-04-06T11:32:00Z"/>
          <w:rFonts w:asciiTheme="minorHAnsi" w:eastAsiaTheme="minorEastAsia" w:hAnsiTheme="minorHAnsi" w:cstheme="minorBidi"/>
          <w:noProof/>
          <w:szCs w:val="22"/>
          <w:lang w:val="en-CA" w:eastAsia="en-CA"/>
        </w:rPr>
      </w:pPr>
      <w:del w:id="58" w:author="v2srivas" w:date="2017-04-06T11:32:00Z">
        <w:r w:rsidRPr="00725DDA" w:rsidDel="00426EED">
          <w:rPr>
            <w:noProof/>
            <w:lang w:val="en-CA"/>
          </w:rPr>
          <w:delText>2.3 Privacy Protection</w:delText>
        </w:r>
        <w:r w:rsidDel="00426EED">
          <w:rPr>
            <w:noProof/>
          </w:rPr>
          <w:tab/>
          <w:delText>17</w:delText>
        </w:r>
      </w:del>
    </w:p>
    <w:p w:rsidR="00426EED" w:rsidDel="00426EED" w:rsidRDefault="00426EED">
      <w:pPr>
        <w:pStyle w:val="TOC3"/>
        <w:tabs>
          <w:tab w:val="right" w:leader="dot" w:pos="8990"/>
        </w:tabs>
        <w:rPr>
          <w:del w:id="59" w:author="v2srivas" w:date="2017-04-06T11:32:00Z"/>
          <w:rFonts w:asciiTheme="minorHAnsi" w:eastAsiaTheme="minorEastAsia" w:hAnsiTheme="minorHAnsi" w:cstheme="minorBidi"/>
          <w:noProof/>
          <w:szCs w:val="22"/>
          <w:lang w:val="en-CA" w:eastAsia="en-CA"/>
        </w:rPr>
      </w:pPr>
      <w:del w:id="60" w:author="v2srivas" w:date="2017-04-06T11:32:00Z">
        <w:r w:rsidRPr="00725DDA" w:rsidDel="00426EED">
          <w:rPr>
            <w:noProof/>
            <w:lang w:val="en-CA"/>
          </w:rPr>
          <w:delText>2.3.1 User control</w:delText>
        </w:r>
        <w:r w:rsidDel="00426EED">
          <w:rPr>
            <w:noProof/>
          </w:rPr>
          <w:tab/>
          <w:delText>17</w:delText>
        </w:r>
      </w:del>
    </w:p>
    <w:p w:rsidR="00426EED" w:rsidDel="00426EED" w:rsidRDefault="00426EED">
      <w:pPr>
        <w:pStyle w:val="TOC2"/>
        <w:tabs>
          <w:tab w:val="right" w:leader="dot" w:pos="8990"/>
        </w:tabs>
        <w:rPr>
          <w:del w:id="61" w:author="v2srivas" w:date="2017-04-06T11:32:00Z"/>
          <w:rFonts w:asciiTheme="minorHAnsi" w:eastAsiaTheme="minorEastAsia" w:hAnsiTheme="minorHAnsi" w:cstheme="minorBidi"/>
          <w:noProof/>
          <w:szCs w:val="22"/>
          <w:lang w:val="en-CA" w:eastAsia="en-CA"/>
        </w:rPr>
      </w:pPr>
      <w:del w:id="62" w:author="v2srivas" w:date="2017-04-06T11:32:00Z">
        <w:r w:rsidRPr="00725DDA" w:rsidDel="00426EED">
          <w:rPr>
            <w:noProof/>
            <w:lang w:val="en-CA"/>
          </w:rPr>
          <w:delText>2.4 Risk Aware Recommender Systems</w:delText>
        </w:r>
        <w:r w:rsidDel="00426EED">
          <w:rPr>
            <w:noProof/>
          </w:rPr>
          <w:tab/>
          <w:delText>18</w:delText>
        </w:r>
      </w:del>
    </w:p>
    <w:p w:rsidR="00426EED" w:rsidDel="00426EED" w:rsidRDefault="00426EED">
      <w:pPr>
        <w:pStyle w:val="TOC1"/>
        <w:tabs>
          <w:tab w:val="right" w:leader="dot" w:pos="8990"/>
        </w:tabs>
        <w:rPr>
          <w:del w:id="63" w:author="v2srivas" w:date="2017-04-06T11:32:00Z"/>
          <w:rFonts w:asciiTheme="minorHAnsi" w:eastAsiaTheme="minorEastAsia" w:hAnsiTheme="minorHAnsi" w:cstheme="minorBidi"/>
          <w:noProof/>
          <w:szCs w:val="22"/>
          <w:lang w:val="en-CA" w:eastAsia="en-CA"/>
        </w:rPr>
      </w:pPr>
      <w:del w:id="64" w:author="v2srivas" w:date="2017-04-06T11:32:00Z">
        <w:r w:rsidDel="00426EED">
          <w:rPr>
            <w:noProof/>
          </w:rPr>
          <w:delText>Chapter 3 Related Work</w:delText>
        </w:r>
        <w:r w:rsidDel="00426EED">
          <w:rPr>
            <w:noProof/>
          </w:rPr>
          <w:tab/>
          <w:delText>19</w:delText>
        </w:r>
      </w:del>
    </w:p>
    <w:p w:rsidR="00426EED" w:rsidDel="00426EED" w:rsidRDefault="00426EED">
      <w:pPr>
        <w:pStyle w:val="TOC2"/>
        <w:tabs>
          <w:tab w:val="right" w:leader="dot" w:pos="8990"/>
        </w:tabs>
        <w:rPr>
          <w:del w:id="65" w:author="v2srivas" w:date="2017-04-06T11:32:00Z"/>
          <w:rFonts w:asciiTheme="minorHAnsi" w:eastAsiaTheme="minorEastAsia" w:hAnsiTheme="minorHAnsi" w:cstheme="minorBidi"/>
          <w:noProof/>
          <w:szCs w:val="22"/>
          <w:lang w:val="en-CA" w:eastAsia="en-CA"/>
        </w:rPr>
      </w:pPr>
      <w:del w:id="66" w:author="v2srivas" w:date="2017-04-06T11:32:00Z">
        <w:r w:rsidDel="00426EED">
          <w:rPr>
            <w:noProof/>
          </w:rPr>
          <w:delText>3.1 Modelling Recommender Systems</w:delText>
        </w:r>
        <w:r w:rsidDel="00426EED">
          <w:rPr>
            <w:noProof/>
          </w:rPr>
          <w:tab/>
          <w:delText>19</w:delText>
        </w:r>
      </w:del>
    </w:p>
    <w:p w:rsidR="00426EED" w:rsidDel="00426EED" w:rsidRDefault="00426EED">
      <w:pPr>
        <w:pStyle w:val="TOC2"/>
        <w:tabs>
          <w:tab w:val="right" w:leader="dot" w:pos="8990"/>
        </w:tabs>
        <w:rPr>
          <w:del w:id="67" w:author="v2srivas" w:date="2017-04-06T11:32:00Z"/>
          <w:rFonts w:asciiTheme="minorHAnsi" w:eastAsiaTheme="minorEastAsia" w:hAnsiTheme="minorHAnsi" w:cstheme="minorBidi"/>
          <w:noProof/>
          <w:szCs w:val="22"/>
          <w:lang w:val="en-CA" w:eastAsia="en-CA"/>
        </w:rPr>
      </w:pPr>
      <w:del w:id="68" w:author="v2srivas" w:date="2017-04-06T11:32:00Z">
        <w:r w:rsidDel="00426EED">
          <w:rPr>
            <w:noProof/>
          </w:rPr>
          <w:delText>3.2 Risk-Aware Recommender Systems</w:delText>
        </w:r>
        <w:r w:rsidDel="00426EED">
          <w:rPr>
            <w:noProof/>
          </w:rPr>
          <w:tab/>
          <w:delText>19</w:delText>
        </w:r>
      </w:del>
    </w:p>
    <w:p w:rsidR="00426EED" w:rsidDel="00426EED" w:rsidRDefault="00426EED">
      <w:pPr>
        <w:pStyle w:val="TOC2"/>
        <w:tabs>
          <w:tab w:val="right" w:leader="dot" w:pos="8990"/>
        </w:tabs>
        <w:rPr>
          <w:del w:id="69" w:author="v2srivas" w:date="2017-04-06T11:32:00Z"/>
          <w:rFonts w:asciiTheme="minorHAnsi" w:eastAsiaTheme="minorEastAsia" w:hAnsiTheme="minorHAnsi" w:cstheme="minorBidi"/>
          <w:noProof/>
          <w:szCs w:val="22"/>
          <w:lang w:val="en-CA" w:eastAsia="en-CA"/>
        </w:rPr>
      </w:pPr>
      <w:del w:id="70" w:author="v2srivas" w:date="2017-04-06T11:32:00Z">
        <w:r w:rsidDel="00426EED">
          <w:rPr>
            <w:noProof/>
          </w:rPr>
          <w:delText>3.3 Privacy Preserving Recommender Systems</w:delText>
        </w:r>
        <w:r w:rsidDel="00426EED">
          <w:rPr>
            <w:noProof/>
          </w:rPr>
          <w:tab/>
          <w:delText>19</w:delText>
        </w:r>
      </w:del>
    </w:p>
    <w:p w:rsidR="00426EED" w:rsidDel="00426EED" w:rsidRDefault="00426EED">
      <w:pPr>
        <w:pStyle w:val="TOC2"/>
        <w:tabs>
          <w:tab w:val="right" w:leader="dot" w:pos="8990"/>
        </w:tabs>
        <w:rPr>
          <w:del w:id="71" w:author="v2srivas" w:date="2017-04-06T11:32:00Z"/>
          <w:rFonts w:asciiTheme="minorHAnsi" w:eastAsiaTheme="minorEastAsia" w:hAnsiTheme="minorHAnsi" w:cstheme="minorBidi"/>
          <w:noProof/>
          <w:szCs w:val="22"/>
          <w:lang w:val="en-CA" w:eastAsia="en-CA"/>
        </w:rPr>
      </w:pPr>
      <w:del w:id="72" w:author="v2srivas" w:date="2017-04-06T11:32:00Z">
        <w:r w:rsidDel="00426EED">
          <w:rPr>
            <w:noProof/>
          </w:rPr>
          <w:delText>3.4 Privacy-Preserving Methodologies for Recommender Systems</w:delText>
        </w:r>
        <w:r w:rsidDel="00426EED">
          <w:rPr>
            <w:noProof/>
          </w:rPr>
          <w:tab/>
          <w:delText>21</w:delText>
        </w:r>
      </w:del>
    </w:p>
    <w:p w:rsidR="00426EED" w:rsidDel="00426EED" w:rsidRDefault="00426EED">
      <w:pPr>
        <w:pStyle w:val="TOC1"/>
        <w:tabs>
          <w:tab w:val="right" w:leader="dot" w:pos="8990"/>
        </w:tabs>
        <w:rPr>
          <w:del w:id="73" w:author="v2srivas" w:date="2017-04-06T11:32:00Z"/>
          <w:rFonts w:asciiTheme="minorHAnsi" w:eastAsiaTheme="minorEastAsia" w:hAnsiTheme="minorHAnsi" w:cstheme="minorBidi"/>
          <w:noProof/>
          <w:szCs w:val="22"/>
          <w:lang w:val="en-CA" w:eastAsia="en-CA"/>
        </w:rPr>
      </w:pPr>
      <w:del w:id="74" w:author="v2srivas" w:date="2017-04-06T11:32:00Z">
        <w:r w:rsidDel="00426EED">
          <w:rPr>
            <w:noProof/>
          </w:rPr>
          <w:delText>Chapter 4 Proposed Approach</w:delText>
        </w:r>
        <w:r w:rsidDel="00426EED">
          <w:rPr>
            <w:noProof/>
          </w:rPr>
          <w:tab/>
          <w:delText>22</w:delText>
        </w:r>
      </w:del>
    </w:p>
    <w:p w:rsidR="00426EED" w:rsidDel="00426EED" w:rsidRDefault="00426EED">
      <w:pPr>
        <w:pStyle w:val="TOC2"/>
        <w:tabs>
          <w:tab w:val="right" w:leader="dot" w:pos="8990"/>
        </w:tabs>
        <w:rPr>
          <w:del w:id="75" w:author="v2srivas" w:date="2017-04-06T11:32:00Z"/>
          <w:rFonts w:asciiTheme="minorHAnsi" w:eastAsiaTheme="minorEastAsia" w:hAnsiTheme="minorHAnsi" w:cstheme="minorBidi"/>
          <w:noProof/>
          <w:szCs w:val="22"/>
          <w:lang w:val="en-CA" w:eastAsia="en-CA"/>
        </w:rPr>
      </w:pPr>
      <w:del w:id="76" w:author="v2srivas" w:date="2017-04-06T11:32:00Z">
        <w:r w:rsidDel="00426EED">
          <w:rPr>
            <w:noProof/>
          </w:rPr>
          <w:delText>4.1 UML Diagrams</w:delText>
        </w:r>
        <w:r w:rsidDel="00426EED">
          <w:rPr>
            <w:noProof/>
          </w:rPr>
          <w:tab/>
          <w:delText>26</w:delText>
        </w:r>
      </w:del>
    </w:p>
    <w:p w:rsidR="00426EED" w:rsidDel="00426EED" w:rsidRDefault="00426EED">
      <w:pPr>
        <w:pStyle w:val="TOC3"/>
        <w:tabs>
          <w:tab w:val="right" w:leader="dot" w:pos="8990"/>
        </w:tabs>
        <w:rPr>
          <w:del w:id="77" w:author="v2srivas" w:date="2017-04-06T11:32:00Z"/>
          <w:rFonts w:asciiTheme="minorHAnsi" w:eastAsiaTheme="minorEastAsia" w:hAnsiTheme="minorHAnsi" w:cstheme="minorBidi"/>
          <w:noProof/>
          <w:szCs w:val="22"/>
          <w:lang w:val="en-CA" w:eastAsia="en-CA"/>
        </w:rPr>
      </w:pPr>
      <w:del w:id="78" w:author="v2srivas" w:date="2017-04-06T11:32:00Z">
        <w:r w:rsidDel="00426EED">
          <w:rPr>
            <w:noProof/>
          </w:rPr>
          <w:delText>4.1.1 Activity Diagram</w:delText>
        </w:r>
        <w:r w:rsidDel="00426EED">
          <w:rPr>
            <w:noProof/>
          </w:rPr>
          <w:tab/>
          <w:delText>26</w:delText>
        </w:r>
      </w:del>
    </w:p>
    <w:p w:rsidR="00426EED" w:rsidDel="00426EED" w:rsidRDefault="00426EED">
      <w:pPr>
        <w:pStyle w:val="TOC3"/>
        <w:tabs>
          <w:tab w:val="right" w:leader="dot" w:pos="8990"/>
        </w:tabs>
        <w:rPr>
          <w:del w:id="79" w:author="v2srivas" w:date="2017-04-06T11:32:00Z"/>
          <w:rFonts w:asciiTheme="minorHAnsi" w:eastAsiaTheme="minorEastAsia" w:hAnsiTheme="minorHAnsi" w:cstheme="minorBidi"/>
          <w:noProof/>
          <w:szCs w:val="22"/>
          <w:lang w:val="en-CA" w:eastAsia="en-CA"/>
        </w:rPr>
      </w:pPr>
      <w:del w:id="80" w:author="v2srivas" w:date="2017-04-06T11:32:00Z">
        <w:r w:rsidDel="00426EED">
          <w:rPr>
            <w:noProof/>
          </w:rPr>
          <w:delText>4.1.2 Sequence Diagrams</w:delText>
        </w:r>
        <w:r w:rsidDel="00426EED">
          <w:rPr>
            <w:noProof/>
          </w:rPr>
          <w:tab/>
          <w:delText>26</w:delText>
        </w:r>
      </w:del>
    </w:p>
    <w:p w:rsidR="00426EED" w:rsidDel="00426EED" w:rsidRDefault="00426EED">
      <w:pPr>
        <w:pStyle w:val="TOC2"/>
        <w:tabs>
          <w:tab w:val="right" w:leader="dot" w:pos="8990"/>
        </w:tabs>
        <w:rPr>
          <w:del w:id="81" w:author="v2srivas" w:date="2017-04-06T11:32:00Z"/>
          <w:rFonts w:asciiTheme="minorHAnsi" w:eastAsiaTheme="minorEastAsia" w:hAnsiTheme="minorHAnsi" w:cstheme="minorBidi"/>
          <w:noProof/>
          <w:szCs w:val="22"/>
          <w:lang w:val="en-CA" w:eastAsia="en-CA"/>
        </w:rPr>
      </w:pPr>
      <w:del w:id="82" w:author="v2srivas" w:date="2017-04-06T11:32:00Z">
        <w:r w:rsidDel="00426EED">
          <w:rPr>
            <w:noProof/>
          </w:rPr>
          <w:delText>4.2 Goal Model</w:delText>
        </w:r>
        <w:r w:rsidDel="00426EED">
          <w:rPr>
            <w:noProof/>
          </w:rPr>
          <w:tab/>
          <w:delText>27</w:delText>
        </w:r>
      </w:del>
    </w:p>
    <w:p w:rsidR="00426EED" w:rsidDel="00426EED" w:rsidRDefault="00426EED">
      <w:pPr>
        <w:pStyle w:val="TOC2"/>
        <w:tabs>
          <w:tab w:val="right" w:leader="dot" w:pos="8990"/>
        </w:tabs>
        <w:rPr>
          <w:del w:id="83" w:author="v2srivas" w:date="2017-04-06T11:32:00Z"/>
          <w:rFonts w:asciiTheme="minorHAnsi" w:eastAsiaTheme="minorEastAsia" w:hAnsiTheme="minorHAnsi" w:cstheme="minorBidi"/>
          <w:noProof/>
          <w:szCs w:val="22"/>
          <w:lang w:val="en-CA" w:eastAsia="en-CA"/>
        </w:rPr>
      </w:pPr>
      <w:del w:id="84" w:author="v2srivas" w:date="2017-04-06T11:32:00Z">
        <w:r w:rsidDel="00426EED">
          <w:rPr>
            <w:noProof/>
          </w:rPr>
          <w:delText>4.3 Multi-agent system Model and System Description</w:delText>
        </w:r>
        <w:r w:rsidDel="00426EED">
          <w:rPr>
            <w:noProof/>
          </w:rPr>
          <w:tab/>
          <w:delText>28</w:delText>
        </w:r>
      </w:del>
    </w:p>
    <w:p w:rsidR="00426EED" w:rsidDel="00426EED" w:rsidRDefault="00426EED">
      <w:pPr>
        <w:pStyle w:val="TOC2"/>
        <w:tabs>
          <w:tab w:val="right" w:leader="dot" w:pos="8990"/>
        </w:tabs>
        <w:rPr>
          <w:del w:id="85" w:author="v2srivas" w:date="2017-04-06T11:32:00Z"/>
          <w:rFonts w:asciiTheme="minorHAnsi" w:eastAsiaTheme="minorEastAsia" w:hAnsiTheme="minorHAnsi" w:cstheme="minorBidi"/>
          <w:noProof/>
          <w:szCs w:val="22"/>
          <w:lang w:val="en-CA" w:eastAsia="en-CA"/>
        </w:rPr>
      </w:pPr>
      <w:del w:id="86" w:author="v2srivas" w:date="2017-04-06T11:32:00Z">
        <w:r w:rsidDel="00426EED">
          <w:rPr>
            <w:noProof/>
          </w:rPr>
          <w:delText>4.4 Goal Models for the Subsystems</w:delText>
        </w:r>
        <w:r w:rsidDel="00426EED">
          <w:rPr>
            <w:noProof/>
          </w:rPr>
          <w:tab/>
          <w:delText>31</w:delText>
        </w:r>
      </w:del>
    </w:p>
    <w:p w:rsidR="00426EED" w:rsidDel="00426EED" w:rsidRDefault="00426EED">
      <w:pPr>
        <w:pStyle w:val="TOC3"/>
        <w:tabs>
          <w:tab w:val="right" w:leader="dot" w:pos="8990"/>
        </w:tabs>
        <w:rPr>
          <w:del w:id="87" w:author="v2srivas" w:date="2017-04-06T11:32:00Z"/>
          <w:rFonts w:asciiTheme="minorHAnsi" w:eastAsiaTheme="minorEastAsia" w:hAnsiTheme="minorHAnsi" w:cstheme="minorBidi"/>
          <w:noProof/>
          <w:szCs w:val="22"/>
          <w:lang w:val="en-CA" w:eastAsia="en-CA"/>
        </w:rPr>
      </w:pPr>
      <w:del w:id="88" w:author="v2srivas" w:date="2017-04-06T11:32:00Z">
        <w:r w:rsidDel="00426EED">
          <w:rPr>
            <w:noProof/>
          </w:rPr>
          <w:delText>4.4.1 Goal Model: Data Subsystem</w:delText>
        </w:r>
        <w:r w:rsidDel="00426EED">
          <w:rPr>
            <w:noProof/>
          </w:rPr>
          <w:tab/>
          <w:delText>31</w:delText>
        </w:r>
      </w:del>
    </w:p>
    <w:p w:rsidR="00426EED" w:rsidDel="00426EED" w:rsidRDefault="00426EED">
      <w:pPr>
        <w:pStyle w:val="TOC3"/>
        <w:tabs>
          <w:tab w:val="right" w:leader="dot" w:pos="8990"/>
        </w:tabs>
        <w:rPr>
          <w:del w:id="89" w:author="v2srivas" w:date="2017-04-06T11:32:00Z"/>
          <w:rFonts w:asciiTheme="minorHAnsi" w:eastAsiaTheme="minorEastAsia" w:hAnsiTheme="minorHAnsi" w:cstheme="minorBidi"/>
          <w:noProof/>
          <w:szCs w:val="22"/>
          <w:lang w:val="en-CA" w:eastAsia="en-CA"/>
        </w:rPr>
      </w:pPr>
      <w:del w:id="90" w:author="v2srivas" w:date="2017-04-06T11:32:00Z">
        <w:r w:rsidDel="00426EED">
          <w:rPr>
            <w:noProof/>
          </w:rPr>
          <w:delText>4.4.2 Goal Model: Privacy Subsystem</w:delText>
        </w:r>
        <w:r w:rsidDel="00426EED">
          <w:rPr>
            <w:noProof/>
          </w:rPr>
          <w:tab/>
          <w:delText>32</w:delText>
        </w:r>
      </w:del>
    </w:p>
    <w:p w:rsidR="00426EED" w:rsidDel="00426EED" w:rsidRDefault="00426EED">
      <w:pPr>
        <w:pStyle w:val="TOC3"/>
        <w:tabs>
          <w:tab w:val="right" w:leader="dot" w:pos="8990"/>
        </w:tabs>
        <w:rPr>
          <w:del w:id="91" w:author="v2srivas" w:date="2017-04-06T11:32:00Z"/>
          <w:rFonts w:asciiTheme="minorHAnsi" w:eastAsiaTheme="minorEastAsia" w:hAnsiTheme="minorHAnsi" w:cstheme="minorBidi"/>
          <w:noProof/>
          <w:szCs w:val="22"/>
          <w:lang w:val="en-CA" w:eastAsia="en-CA"/>
        </w:rPr>
      </w:pPr>
      <w:del w:id="92" w:author="v2srivas" w:date="2017-04-06T11:32:00Z">
        <w:r w:rsidDel="00426EED">
          <w:rPr>
            <w:noProof/>
          </w:rPr>
          <w:delText>4.4.3 Goal Model: Risk Subsystem</w:delText>
        </w:r>
        <w:r w:rsidDel="00426EED">
          <w:rPr>
            <w:noProof/>
          </w:rPr>
          <w:tab/>
          <w:delText>33</w:delText>
        </w:r>
      </w:del>
    </w:p>
    <w:p w:rsidR="00426EED" w:rsidDel="00426EED" w:rsidRDefault="00426EED">
      <w:pPr>
        <w:pStyle w:val="TOC3"/>
        <w:tabs>
          <w:tab w:val="right" w:leader="dot" w:pos="8990"/>
        </w:tabs>
        <w:rPr>
          <w:del w:id="93" w:author="v2srivas" w:date="2017-04-06T11:32:00Z"/>
          <w:rFonts w:asciiTheme="minorHAnsi" w:eastAsiaTheme="minorEastAsia" w:hAnsiTheme="minorHAnsi" w:cstheme="minorBidi"/>
          <w:noProof/>
          <w:szCs w:val="22"/>
          <w:lang w:val="en-CA" w:eastAsia="en-CA"/>
        </w:rPr>
      </w:pPr>
      <w:del w:id="94" w:author="v2srivas" w:date="2017-04-06T11:32:00Z">
        <w:r w:rsidDel="00426EED">
          <w:rPr>
            <w:noProof/>
          </w:rPr>
          <w:delText>4.4.4 Combined Goal Model of the System</w:delText>
        </w:r>
        <w:r w:rsidDel="00426EED">
          <w:rPr>
            <w:noProof/>
          </w:rPr>
          <w:tab/>
          <w:delText>34</w:delText>
        </w:r>
      </w:del>
    </w:p>
    <w:p w:rsidR="00426EED" w:rsidDel="00426EED" w:rsidRDefault="00426EED">
      <w:pPr>
        <w:pStyle w:val="TOC2"/>
        <w:tabs>
          <w:tab w:val="right" w:leader="dot" w:pos="8990"/>
        </w:tabs>
        <w:rPr>
          <w:del w:id="95" w:author="v2srivas" w:date="2017-04-06T11:32:00Z"/>
          <w:rFonts w:asciiTheme="minorHAnsi" w:eastAsiaTheme="minorEastAsia" w:hAnsiTheme="minorHAnsi" w:cstheme="minorBidi"/>
          <w:noProof/>
          <w:szCs w:val="22"/>
          <w:lang w:val="en-CA" w:eastAsia="en-CA"/>
        </w:rPr>
      </w:pPr>
      <w:del w:id="96" w:author="v2srivas" w:date="2017-04-06T11:32:00Z">
        <w:r w:rsidDel="00426EED">
          <w:rPr>
            <w:noProof/>
          </w:rPr>
          <w:delText>4.5 Activity Models for the Subsystems</w:delText>
        </w:r>
        <w:r w:rsidDel="00426EED">
          <w:rPr>
            <w:noProof/>
          </w:rPr>
          <w:tab/>
          <w:delText>36</w:delText>
        </w:r>
      </w:del>
    </w:p>
    <w:p w:rsidR="00426EED" w:rsidDel="00426EED" w:rsidRDefault="00426EED">
      <w:pPr>
        <w:pStyle w:val="TOC3"/>
        <w:tabs>
          <w:tab w:val="right" w:leader="dot" w:pos="8990"/>
        </w:tabs>
        <w:rPr>
          <w:del w:id="97" w:author="v2srivas" w:date="2017-04-06T11:32:00Z"/>
          <w:rFonts w:asciiTheme="minorHAnsi" w:eastAsiaTheme="minorEastAsia" w:hAnsiTheme="minorHAnsi" w:cstheme="minorBidi"/>
          <w:noProof/>
          <w:szCs w:val="22"/>
          <w:lang w:val="en-CA" w:eastAsia="en-CA"/>
        </w:rPr>
      </w:pPr>
      <w:del w:id="98" w:author="v2srivas" w:date="2017-04-06T11:32:00Z">
        <w:r w:rsidDel="00426EED">
          <w:rPr>
            <w:noProof/>
          </w:rPr>
          <w:delText>4.5.1 Activity Model: Data Subsystem</w:delText>
        </w:r>
        <w:r w:rsidDel="00426EED">
          <w:rPr>
            <w:noProof/>
          </w:rPr>
          <w:tab/>
          <w:delText>36</w:delText>
        </w:r>
      </w:del>
    </w:p>
    <w:p w:rsidR="00426EED" w:rsidDel="00426EED" w:rsidRDefault="00426EED">
      <w:pPr>
        <w:pStyle w:val="TOC3"/>
        <w:tabs>
          <w:tab w:val="right" w:leader="dot" w:pos="8990"/>
        </w:tabs>
        <w:rPr>
          <w:del w:id="99" w:author="v2srivas" w:date="2017-04-06T11:32:00Z"/>
          <w:rFonts w:asciiTheme="minorHAnsi" w:eastAsiaTheme="minorEastAsia" w:hAnsiTheme="minorHAnsi" w:cstheme="minorBidi"/>
          <w:noProof/>
          <w:szCs w:val="22"/>
          <w:lang w:val="en-CA" w:eastAsia="en-CA"/>
        </w:rPr>
      </w:pPr>
      <w:del w:id="100" w:author="v2srivas" w:date="2017-04-06T11:32:00Z">
        <w:r w:rsidDel="00426EED">
          <w:rPr>
            <w:noProof/>
          </w:rPr>
          <w:delText>4.5.2 Activity Model: Privacy Subsystem</w:delText>
        </w:r>
        <w:r w:rsidDel="00426EED">
          <w:rPr>
            <w:noProof/>
          </w:rPr>
          <w:tab/>
          <w:delText>37</w:delText>
        </w:r>
      </w:del>
    </w:p>
    <w:p w:rsidR="00426EED" w:rsidDel="00426EED" w:rsidRDefault="00426EED">
      <w:pPr>
        <w:pStyle w:val="TOC3"/>
        <w:tabs>
          <w:tab w:val="right" w:leader="dot" w:pos="8990"/>
        </w:tabs>
        <w:rPr>
          <w:del w:id="101" w:author="v2srivas" w:date="2017-04-06T11:32:00Z"/>
          <w:rFonts w:asciiTheme="minorHAnsi" w:eastAsiaTheme="minorEastAsia" w:hAnsiTheme="minorHAnsi" w:cstheme="minorBidi"/>
          <w:noProof/>
          <w:szCs w:val="22"/>
          <w:lang w:val="en-CA" w:eastAsia="en-CA"/>
        </w:rPr>
      </w:pPr>
      <w:del w:id="102" w:author="v2srivas" w:date="2017-04-06T11:32:00Z">
        <w:r w:rsidDel="00426EED">
          <w:rPr>
            <w:noProof/>
          </w:rPr>
          <w:delText>4.5.3 Activity Model: Risk Subsystem</w:delText>
        </w:r>
        <w:r w:rsidDel="00426EED">
          <w:rPr>
            <w:noProof/>
          </w:rPr>
          <w:tab/>
          <w:delText>37</w:delText>
        </w:r>
      </w:del>
    </w:p>
    <w:p w:rsidR="00426EED" w:rsidDel="00426EED" w:rsidRDefault="00426EED">
      <w:pPr>
        <w:pStyle w:val="TOC3"/>
        <w:tabs>
          <w:tab w:val="right" w:leader="dot" w:pos="8990"/>
        </w:tabs>
        <w:rPr>
          <w:del w:id="103" w:author="v2srivas" w:date="2017-04-06T11:32:00Z"/>
          <w:rFonts w:asciiTheme="minorHAnsi" w:eastAsiaTheme="minorEastAsia" w:hAnsiTheme="minorHAnsi" w:cstheme="minorBidi"/>
          <w:noProof/>
          <w:szCs w:val="22"/>
          <w:lang w:val="en-CA" w:eastAsia="en-CA"/>
        </w:rPr>
      </w:pPr>
      <w:del w:id="104" w:author="v2srivas" w:date="2017-04-06T11:32:00Z">
        <w:r w:rsidDel="00426EED">
          <w:rPr>
            <w:noProof/>
          </w:rPr>
          <w:delText>4.5.4 Combined Activity Model for the system</w:delText>
        </w:r>
        <w:r w:rsidDel="00426EED">
          <w:rPr>
            <w:noProof/>
          </w:rPr>
          <w:tab/>
          <w:delText>38</w:delText>
        </w:r>
      </w:del>
    </w:p>
    <w:p w:rsidR="00426EED" w:rsidDel="00426EED" w:rsidRDefault="00426EED">
      <w:pPr>
        <w:pStyle w:val="TOC2"/>
        <w:tabs>
          <w:tab w:val="right" w:leader="dot" w:pos="8990"/>
        </w:tabs>
        <w:rPr>
          <w:del w:id="105" w:author="v2srivas" w:date="2017-04-06T11:32:00Z"/>
          <w:rFonts w:asciiTheme="minorHAnsi" w:eastAsiaTheme="minorEastAsia" w:hAnsiTheme="minorHAnsi" w:cstheme="minorBidi"/>
          <w:noProof/>
          <w:szCs w:val="22"/>
          <w:lang w:val="en-CA" w:eastAsia="en-CA"/>
        </w:rPr>
      </w:pPr>
      <w:del w:id="106" w:author="v2srivas" w:date="2017-04-06T11:32:00Z">
        <w:r w:rsidDel="00426EED">
          <w:rPr>
            <w:noProof/>
          </w:rPr>
          <w:delText>4.6 Sequence Diagrams for the Subsystems</w:delText>
        </w:r>
        <w:r w:rsidDel="00426EED">
          <w:rPr>
            <w:noProof/>
          </w:rPr>
          <w:tab/>
          <w:delText>40</w:delText>
        </w:r>
      </w:del>
    </w:p>
    <w:p w:rsidR="00426EED" w:rsidDel="00426EED" w:rsidRDefault="00426EED">
      <w:pPr>
        <w:pStyle w:val="TOC3"/>
        <w:tabs>
          <w:tab w:val="right" w:leader="dot" w:pos="8990"/>
        </w:tabs>
        <w:rPr>
          <w:del w:id="107" w:author="v2srivas" w:date="2017-04-06T11:32:00Z"/>
          <w:rFonts w:asciiTheme="minorHAnsi" w:eastAsiaTheme="minorEastAsia" w:hAnsiTheme="minorHAnsi" w:cstheme="minorBidi"/>
          <w:noProof/>
          <w:szCs w:val="22"/>
          <w:lang w:val="en-CA" w:eastAsia="en-CA"/>
        </w:rPr>
      </w:pPr>
      <w:del w:id="108" w:author="v2srivas" w:date="2017-04-06T11:32:00Z">
        <w:r w:rsidDel="00426EED">
          <w:rPr>
            <w:noProof/>
          </w:rPr>
          <w:delText>4.6.1 Sequence Diagrams: Data Subsystem</w:delText>
        </w:r>
        <w:r w:rsidDel="00426EED">
          <w:rPr>
            <w:noProof/>
          </w:rPr>
          <w:tab/>
          <w:delText>40</w:delText>
        </w:r>
      </w:del>
    </w:p>
    <w:p w:rsidR="00426EED" w:rsidDel="00426EED" w:rsidRDefault="00426EED">
      <w:pPr>
        <w:pStyle w:val="TOC3"/>
        <w:tabs>
          <w:tab w:val="right" w:leader="dot" w:pos="8990"/>
        </w:tabs>
        <w:rPr>
          <w:del w:id="109" w:author="v2srivas" w:date="2017-04-06T11:32:00Z"/>
          <w:rFonts w:asciiTheme="minorHAnsi" w:eastAsiaTheme="minorEastAsia" w:hAnsiTheme="minorHAnsi" w:cstheme="minorBidi"/>
          <w:noProof/>
          <w:szCs w:val="22"/>
          <w:lang w:val="en-CA" w:eastAsia="en-CA"/>
        </w:rPr>
      </w:pPr>
      <w:del w:id="110" w:author="v2srivas" w:date="2017-04-06T11:32:00Z">
        <w:r w:rsidDel="00426EED">
          <w:rPr>
            <w:noProof/>
          </w:rPr>
          <w:delText>4.6.2 Sequence Diagram: Privacy Subsystem</w:delText>
        </w:r>
        <w:r w:rsidDel="00426EED">
          <w:rPr>
            <w:noProof/>
          </w:rPr>
          <w:tab/>
          <w:delText>41</w:delText>
        </w:r>
      </w:del>
    </w:p>
    <w:p w:rsidR="00426EED" w:rsidDel="00426EED" w:rsidRDefault="00426EED">
      <w:pPr>
        <w:pStyle w:val="TOC3"/>
        <w:tabs>
          <w:tab w:val="right" w:leader="dot" w:pos="8990"/>
        </w:tabs>
        <w:rPr>
          <w:del w:id="111" w:author="v2srivas" w:date="2017-04-06T11:32:00Z"/>
          <w:rFonts w:asciiTheme="minorHAnsi" w:eastAsiaTheme="minorEastAsia" w:hAnsiTheme="minorHAnsi" w:cstheme="minorBidi"/>
          <w:noProof/>
          <w:szCs w:val="22"/>
          <w:lang w:val="en-CA" w:eastAsia="en-CA"/>
        </w:rPr>
      </w:pPr>
      <w:del w:id="112" w:author="v2srivas" w:date="2017-04-06T11:32:00Z">
        <w:r w:rsidDel="00426EED">
          <w:rPr>
            <w:noProof/>
          </w:rPr>
          <w:delText>4.6.3 Sequence Diagram: Risk Subsystem</w:delText>
        </w:r>
        <w:r w:rsidDel="00426EED">
          <w:rPr>
            <w:noProof/>
          </w:rPr>
          <w:tab/>
          <w:delText>43</w:delText>
        </w:r>
      </w:del>
    </w:p>
    <w:p w:rsidR="00426EED" w:rsidDel="00426EED" w:rsidRDefault="00426EED">
      <w:pPr>
        <w:pStyle w:val="TOC3"/>
        <w:tabs>
          <w:tab w:val="right" w:leader="dot" w:pos="8990"/>
        </w:tabs>
        <w:rPr>
          <w:del w:id="113" w:author="v2srivas" w:date="2017-04-06T11:32:00Z"/>
          <w:rFonts w:asciiTheme="minorHAnsi" w:eastAsiaTheme="minorEastAsia" w:hAnsiTheme="minorHAnsi" w:cstheme="minorBidi"/>
          <w:noProof/>
          <w:szCs w:val="22"/>
          <w:lang w:val="en-CA" w:eastAsia="en-CA"/>
        </w:rPr>
      </w:pPr>
      <w:del w:id="114" w:author="v2srivas" w:date="2017-04-06T11:32:00Z">
        <w:r w:rsidDel="00426EED">
          <w:rPr>
            <w:noProof/>
          </w:rPr>
          <w:delText>4.6.4 Combined Sequence Diagram</w:delText>
        </w:r>
        <w:r w:rsidDel="00426EED">
          <w:rPr>
            <w:noProof/>
          </w:rPr>
          <w:tab/>
          <w:delText>43</w:delText>
        </w:r>
      </w:del>
    </w:p>
    <w:p w:rsidR="00426EED" w:rsidDel="00426EED" w:rsidRDefault="00426EED">
      <w:pPr>
        <w:pStyle w:val="TOC1"/>
        <w:tabs>
          <w:tab w:val="right" w:leader="dot" w:pos="8990"/>
        </w:tabs>
        <w:rPr>
          <w:del w:id="115" w:author="v2srivas" w:date="2017-04-06T11:32:00Z"/>
          <w:rFonts w:asciiTheme="minorHAnsi" w:eastAsiaTheme="minorEastAsia" w:hAnsiTheme="minorHAnsi" w:cstheme="minorBidi"/>
          <w:noProof/>
          <w:szCs w:val="22"/>
          <w:lang w:val="en-CA" w:eastAsia="en-CA"/>
        </w:rPr>
      </w:pPr>
      <w:del w:id="116" w:author="v2srivas" w:date="2017-04-06T11:32:00Z">
        <w:r w:rsidDel="00426EED">
          <w:rPr>
            <w:noProof/>
          </w:rPr>
          <w:delText>Chapter 5 Case Study: Job Recommender System</w:delText>
        </w:r>
        <w:r w:rsidDel="00426EED">
          <w:rPr>
            <w:noProof/>
          </w:rPr>
          <w:tab/>
          <w:delText>45</w:delText>
        </w:r>
      </w:del>
    </w:p>
    <w:p w:rsidR="00426EED" w:rsidDel="00426EED" w:rsidRDefault="00426EED">
      <w:pPr>
        <w:pStyle w:val="TOC2"/>
        <w:tabs>
          <w:tab w:val="right" w:leader="dot" w:pos="8990"/>
        </w:tabs>
        <w:rPr>
          <w:del w:id="117" w:author="v2srivas" w:date="2017-04-06T11:32:00Z"/>
          <w:rFonts w:asciiTheme="minorHAnsi" w:eastAsiaTheme="minorEastAsia" w:hAnsiTheme="minorHAnsi" w:cstheme="minorBidi"/>
          <w:noProof/>
          <w:szCs w:val="22"/>
          <w:lang w:val="en-CA" w:eastAsia="en-CA"/>
        </w:rPr>
      </w:pPr>
      <w:del w:id="118" w:author="v2srivas" w:date="2017-04-06T11:32:00Z">
        <w:r w:rsidDel="00426EED">
          <w:rPr>
            <w:noProof/>
          </w:rPr>
          <w:delText>5.1 Problem Description</w:delText>
        </w:r>
        <w:r w:rsidDel="00426EED">
          <w:rPr>
            <w:noProof/>
          </w:rPr>
          <w:tab/>
          <w:delText>45</w:delText>
        </w:r>
      </w:del>
    </w:p>
    <w:p w:rsidR="00426EED" w:rsidDel="00426EED" w:rsidRDefault="00426EED">
      <w:pPr>
        <w:pStyle w:val="TOC2"/>
        <w:tabs>
          <w:tab w:val="right" w:leader="dot" w:pos="8990"/>
        </w:tabs>
        <w:rPr>
          <w:del w:id="119" w:author="v2srivas" w:date="2017-04-06T11:32:00Z"/>
          <w:rFonts w:asciiTheme="minorHAnsi" w:eastAsiaTheme="minorEastAsia" w:hAnsiTheme="minorHAnsi" w:cstheme="minorBidi"/>
          <w:noProof/>
          <w:szCs w:val="22"/>
          <w:lang w:val="en-CA" w:eastAsia="en-CA"/>
        </w:rPr>
      </w:pPr>
      <w:del w:id="120" w:author="v2srivas" w:date="2017-04-06T11:32:00Z">
        <w:r w:rsidDel="00426EED">
          <w:rPr>
            <w:noProof/>
          </w:rPr>
          <w:delText>5.2 Approach</w:delText>
        </w:r>
        <w:r w:rsidDel="00426EED">
          <w:rPr>
            <w:noProof/>
          </w:rPr>
          <w:tab/>
          <w:delText>49</w:delText>
        </w:r>
      </w:del>
    </w:p>
    <w:p w:rsidR="00426EED" w:rsidDel="00426EED" w:rsidRDefault="00426EED">
      <w:pPr>
        <w:pStyle w:val="TOC2"/>
        <w:tabs>
          <w:tab w:val="right" w:leader="dot" w:pos="8990"/>
        </w:tabs>
        <w:rPr>
          <w:del w:id="121" w:author="v2srivas" w:date="2017-04-06T11:32:00Z"/>
          <w:rFonts w:asciiTheme="minorHAnsi" w:eastAsiaTheme="minorEastAsia" w:hAnsiTheme="minorHAnsi" w:cstheme="minorBidi"/>
          <w:noProof/>
          <w:szCs w:val="22"/>
          <w:lang w:val="en-CA" w:eastAsia="en-CA"/>
        </w:rPr>
      </w:pPr>
      <w:del w:id="122" w:author="v2srivas" w:date="2017-04-06T11:32:00Z">
        <w:r w:rsidDel="00426EED">
          <w:rPr>
            <w:noProof/>
          </w:rPr>
          <w:delText>5.3 Goal Models of the subsystems</w:delText>
        </w:r>
        <w:r w:rsidDel="00426EED">
          <w:rPr>
            <w:noProof/>
          </w:rPr>
          <w:tab/>
          <w:delText>49</w:delText>
        </w:r>
      </w:del>
    </w:p>
    <w:p w:rsidR="00426EED" w:rsidDel="00426EED" w:rsidRDefault="00426EED">
      <w:pPr>
        <w:pStyle w:val="TOC3"/>
        <w:tabs>
          <w:tab w:val="right" w:leader="dot" w:pos="8990"/>
        </w:tabs>
        <w:rPr>
          <w:del w:id="123" w:author="v2srivas" w:date="2017-04-06T11:32:00Z"/>
          <w:rFonts w:asciiTheme="minorHAnsi" w:eastAsiaTheme="minorEastAsia" w:hAnsiTheme="minorHAnsi" w:cstheme="minorBidi"/>
          <w:noProof/>
          <w:szCs w:val="22"/>
          <w:lang w:val="en-CA" w:eastAsia="en-CA"/>
        </w:rPr>
      </w:pPr>
      <w:del w:id="124" w:author="v2srivas" w:date="2017-04-06T11:32:00Z">
        <w:r w:rsidDel="00426EED">
          <w:rPr>
            <w:noProof/>
          </w:rPr>
          <w:delText>5.3.1 Goal Model: Data Subsystem</w:delText>
        </w:r>
        <w:r w:rsidDel="00426EED">
          <w:rPr>
            <w:noProof/>
          </w:rPr>
          <w:tab/>
          <w:delText>50</w:delText>
        </w:r>
      </w:del>
    </w:p>
    <w:p w:rsidR="00426EED" w:rsidDel="00426EED" w:rsidRDefault="00426EED">
      <w:pPr>
        <w:pStyle w:val="TOC3"/>
        <w:tabs>
          <w:tab w:val="right" w:leader="dot" w:pos="8990"/>
        </w:tabs>
        <w:rPr>
          <w:del w:id="125" w:author="v2srivas" w:date="2017-04-06T11:32:00Z"/>
          <w:rFonts w:asciiTheme="minorHAnsi" w:eastAsiaTheme="minorEastAsia" w:hAnsiTheme="minorHAnsi" w:cstheme="minorBidi"/>
          <w:noProof/>
          <w:szCs w:val="22"/>
          <w:lang w:val="en-CA" w:eastAsia="en-CA"/>
        </w:rPr>
      </w:pPr>
      <w:del w:id="126" w:author="v2srivas" w:date="2017-04-06T11:32:00Z">
        <w:r w:rsidDel="00426EED">
          <w:rPr>
            <w:noProof/>
          </w:rPr>
          <w:delText>5.3.2 Goal Model: Privacy Subsystem</w:delText>
        </w:r>
        <w:r w:rsidDel="00426EED">
          <w:rPr>
            <w:noProof/>
          </w:rPr>
          <w:tab/>
          <w:delText>50</w:delText>
        </w:r>
      </w:del>
    </w:p>
    <w:p w:rsidR="00426EED" w:rsidDel="00426EED" w:rsidRDefault="00426EED">
      <w:pPr>
        <w:pStyle w:val="TOC3"/>
        <w:tabs>
          <w:tab w:val="right" w:leader="dot" w:pos="8990"/>
        </w:tabs>
        <w:rPr>
          <w:del w:id="127" w:author="v2srivas" w:date="2017-04-06T11:32:00Z"/>
          <w:rFonts w:asciiTheme="minorHAnsi" w:eastAsiaTheme="minorEastAsia" w:hAnsiTheme="minorHAnsi" w:cstheme="minorBidi"/>
          <w:noProof/>
          <w:szCs w:val="22"/>
          <w:lang w:val="en-CA" w:eastAsia="en-CA"/>
        </w:rPr>
      </w:pPr>
      <w:del w:id="128" w:author="v2srivas" w:date="2017-04-06T11:32:00Z">
        <w:r w:rsidDel="00426EED">
          <w:rPr>
            <w:noProof/>
          </w:rPr>
          <w:delText>5.3.3 Goal Model: Risk Subsystem</w:delText>
        </w:r>
        <w:r w:rsidDel="00426EED">
          <w:rPr>
            <w:noProof/>
          </w:rPr>
          <w:tab/>
          <w:delText>51</w:delText>
        </w:r>
      </w:del>
    </w:p>
    <w:p w:rsidR="00426EED" w:rsidDel="00426EED" w:rsidRDefault="00426EED">
      <w:pPr>
        <w:pStyle w:val="TOC3"/>
        <w:tabs>
          <w:tab w:val="right" w:leader="dot" w:pos="8990"/>
        </w:tabs>
        <w:rPr>
          <w:del w:id="129" w:author="v2srivas" w:date="2017-04-06T11:32:00Z"/>
          <w:rFonts w:asciiTheme="minorHAnsi" w:eastAsiaTheme="minorEastAsia" w:hAnsiTheme="minorHAnsi" w:cstheme="minorBidi"/>
          <w:noProof/>
          <w:szCs w:val="22"/>
          <w:lang w:val="en-CA" w:eastAsia="en-CA"/>
        </w:rPr>
      </w:pPr>
      <w:del w:id="130" w:author="v2srivas" w:date="2017-04-06T11:32:00Z">
        <w:r w:rsidDel="00426EED">
          <w:rPr>
            <w:noProof/>
          </w:rPr>
          <w:delText>5.3.4 Combined Goal Model of the System</w:delText>
        </w:r>
        <w:r w:rsidDel="00426EED">
          <w:rPr>
            <w:noProof/>
          </w:rPr>
          <w:tab/>
          <w:delText>52</w:delText>
        </w:r>
      </w:del>
    </w:p>
    <w:p w:rsidR="00426EED" w:rsidDel="00426EED" w:rsidRDefault="00426EED">
      <w:pPr>
        <w:pStyle w:val="TOC2"/>
        <w:tabs>
          <w:tab w:val="right" w:leader="dot" w:pos="8990"/>
        </w:tabs>
        <w:rPr>
          <w:del w:id="131" w:author="v2srivas" w:date="2017-04-06T11:32:00Z"/>
          <w:rFonts w:asciiTheme="minorHAnsi" w:eastAsiaTheme="minorEastAsia" w:hAnsiTheme="minorHAnsi" w:cstheme="minorBidi"/>
          <w:noProof/>
          <w:szCs w:val="22"/>
          <w:lang w:val="en-CA" w:eastAsia="en-CA"/>
        </w:rPr>
      </w:pPr>
      <w:del w:id="132" w:author="v2srivas" w:date="2017-04-06T11:32:00Z">
        <w:r w:rsidDel="00426EED">
          <w:rPr>
            <w:noProof/>
          </w:rPr>
          <w:delText>5.4 Activity Models of the subsystems</w:delText>
        </w:r>
        <w:r w:rsidDel="00426EED">
          <w:rPr>
            <w:noProof/>
          </w:rPr>
          <w:tab/>
          <w:delText>54</w:delText>
        </w:r>
      </w:del>
    </w:p>
    <w:p w:rsidR="00426EED" w:rsidDel="00426EED" w:rsidRDefault="00426EED">
      <w:pPr>
        <w:pStyle w:val="TOC3"/>
        <w:tabs>
          <w:tab w:val="right" w:leader="dot" w:pos="8990"/>
        </w:tabs>
        <w:rPr>
          <w:del w:id="133" w:author="v2srivas" w:date="2017-04-06T11:32:00Z"/>
          <w:rFonts w:asciiTheme="minorHAnsi" w:eastAsiaTheme="minorEastAsia" w:hAnsiTheme="minorHAnsi" w:cstheme="minorBidi"/>
          <w:noProof/>
          <w:szCs w:val="22"/>
          <w:lang w:val="en-CA" w:eastAsia="en-CA"/>
        </w:rPr>
      </w:pPr>
      <w:del w:id="134" w:author="v2srivas" w:date="2017-04-06T11:32:00Z">
        <w:r w:rsidRPr="00725DDA" w:rsidDel="00426EED">
          <w:rPr>
            <w:noProof/>
            <w:lang w:val="en-CA"/>
          </w:rPr>
          <w:delText>5.4.1 Activity Model: Data Subsystem</w:delText>
        </w:r>
        <w:r w:rsidDel="00426EED">
          <w:rPr>
            <w:noProof/>
          </w:rPr>
          <w:tab/>
          <w:delText>54</w:delText>
        </w:r>
      </w:del>
    </w:p>
    <w:p w:rsidR="00426EED" w:rsidDel="00426EED" w:rsidRDefault="00426EED">
      <w:pPr>
        <w:pStyle w:val="TOC3"/>
        <w:tabs>
          <w:tab w:val="right" w:leader="dot" w:pos="8990"/>
        </w:tabs>
        <w:rPr>
          <w:del w:id="135" w:author="v2srivas" w:date="2017-04-06T11:32:00Z"/>
          <w:rFonts w:asciiTheme="minorHAnsi" w:eastAsiaTheme="minorEastAsia" w:hAnsiTheme="minorHAnsi" w:cstheme="minorBidi"/>
          <w:noProof/>
          <w:szCs w:val="22"/>
          <w:lang w:val="en-CA" w:eastAsia="en-CA"/>
        </w:rPr>
      </w:pPr>
      <w:del w:id="136" w:author="v2srivas" w:date="2017-04-06T11:32:00Z">
        <w:r w:rsidRPr="00725DDA" w:rsidDel="00426EED">
          <w:rPr>
            <w:noProof/>
            <w:lang w:val="en-CA"/>
          </w:rPr>
          <w:delText>5.4.2 Activity Model: Risk Subsystem</w:delText>
        </w:r>
        <w:r w:rsidDel="00426EED">
          <w:rPr>
            <w:noProof/>
          </w:rPr>
          <w:tab/>
          <w:delText>55</w:delText>
        </w:r>
      </w:del>
    </w:p>
    <w:p w:rsidR="00426EED" w:rsidDel="00426EED" w:rsidRDefault="00426EED">
      <w:pPr>
        <w:pStyle w:val="TOC3"/>
        <w:tabs>
          <w:tab w:val="right" w:leader="dot" w:pos="8990"/>
        </w:tabs>
        <w:rPr>
          <w:del w:id="137" w:author="v2srivas" w:date="2017-04-06T11:32:00Z"/>
          <w:rFonts w:asciiTheme="minorHAnsi" w:eastAsiaTheme="minorEastAsia" w:hAnsiTheme="minorHAnsi" w:cstheme="minorBidi"/>
          <w:noProof/>
          <w:szCs w:val="22"/>
          <w:lang w:val="en-CA" w:eastAsia="en-CA"/>
        </w:rPr>
      </w:pPr>
      <w:del w:id="138" w:author="v2srivas" w:date="2017-04-06T11:32:00Z">
        <w:r w:rsidRPr="00725DDA" w:rsidDel="00426EED">
          <w:rPr>
            <w:noProof/>
            <w:lang w:val="en-CA"/>
          </w:rPr>
          <w:delText>5.4.3 Activity Model: Privacy Subsystem</w:delText>
        </w:r>
        <w:r w:rsidDel="00426EED">
          <w:rPr>
            <w:noProof/>
          </w:rPr>
          <w:tab/>
          <w:delText>56</w:delText>
        </w:r>
      </w:del>
    </w:p>
    <w:p w:rsidR="00426EED" w:rsidDel="00426EED" w:rsidRDefault="00426EED">
      <w:pPr>
        <w:pStyle w:val="TOC3"/>
        <w:tabs>
          <w:tab w:val="right" w:leader="dot" w:pos="8990"/>
        </w:tabs>
        <w:rPr>
          <w:del w:id="139" w:author="v2srivas" w:date="2017-04-06T11:32:00Z"/>
          <w:rFonts w:asciiTheme="minorHAnsi" w:eastAsiaTheme="minorEastAsia" w:hAnsiTheme="minorHAnsi" w:cstheme="minorBidi"/>
          <w:noProof/>
          <w:szCs w:val="22"/>
          <w:lang w:val="en-CA" w:eastAsia="en-CA"/>
        </w:rPr>
      </w:pPr>
      <w:del w:id="140" w:author="v2srivas" w:date="2017-04-06T11:32:00Z">
        <w:r w:rsidRPr="00725DDA" w:rsidDel="00426EED">
          <w:rPr>
            <w:noProof/>
            <w:lang w:val="en-CA"/>
          </w:rPr>
          <w:delText>5.4.4 Combined Activity Model of the system</w:delText>
        </w:r>
        <w:r w:rsidDel="00426EED">
          <w:rPr>
            <w:noProof/>
          </w:rPr>
          <w:tab/>
          <w:delText>57</w:delText>
        </w:r>
      </w:del>
    </w:p>
    <w:p w:rsidR="00426EED" w:rsidDel="00426EED" w:rsidRDefault="00426EED">
      <w:pPr>
        <w:pStyle w:val="TOC2"/>
        <w:tabs>
          <w:tab w:val="right" w:leader="dot" w:pos="8990"/>
        </w:tabs>
        <w:rPr>
          <w:del w:id="141" w:author="v2srivas" w:date="2017-04-06T11:32:00Z"/>
          <w:rFonts w:asciiTheme="minorHAnsi" w:eastAsiaTheme="minorEastAsia" w:hAnsiTheme="minorHAnsi" w:cstheme="minorBidi"/>
          <w:noProof/>
          <w:szCs w:val="22"/>
          <w:lang w:val="en-CA" w:eastAsia="en-CA"/>
        </w:rPr>
      </w:pPr>
      <w:del w:id="142" w:author="v2srivas" w:date="2017-04-06T11:32:00Z">
        <w:r w:rsidRPr="00725DDA" w:rsidDel="00426EED">
          <w:rPr>
            <w:noProof/>
            <w:lang w:val="en-CA"/>
          </w:rPr>
          <w:delText>5.5 Sequence Diagram for the Subsystems</w:delText>
        </w:r>
        <w:r w:rsidDel="00426EED">
          <w:rPr>
            <w:noProof/>
          </w:rPr>
          <w:tab/>
          <w:delText>59</w:delText>
        </w:r>
      </w:del>
    </w:p>
    <w:p w:rsidR="00426EED" w:rsidDel="00426EED" w:rsidRDefault="00426EED">
      <w:pPr>
        <w:pStyle w:val="TOC3"/>
        <w:tabs>
          <w:tab w:val="right" w:leader="dot" w:pos="8990"/>
        </w:tabs>
        <w:rPr>
          <w:del w:id="143" w:author="v2srivas" w:date="2017-04-06T11:32:00Z"/>
          <w:rFonts w:asciiTheme="minorHAnsi" w:eastAsiaTheme="minorEastAsia" w:hAnsiTheme="minorHAnsi" w:cstheme="minorBidi"/>
          <w:noProof/>
          <w:szCs w:val="22"/>
          <w:lang w:val="en-CA" w:eastAsia="en-CA"/>
        </w:rPr>
      </w:pPr>
      <w:del w:id="144" w:author="v2srivas" w:date="2017-04-06T11:32:00Z">
        <w:r w:rsidRPr="00725DDA" w:rsidDel="00426EED">
          <w:rPr>
            <w:noProof/>
            <w:lang w:val="en-CA"/>
          </w:rPr>
          <w:delText>5.5.1 Sequence Diagram: Data Subsystem</w:delText>
        </w:r>
        <w:r w:rsidDel="00426EED">
          <w:rPr>
            <w:noProof/>
          </w:rPr>
          <w:tab/>
          <w:delText>59</w:delText>
        </w:r>
      </w:del>
    </w:p>
    <w:p w:rsidR="00426EED" w:rsidDel="00426EED" w:rsidRDefault="00426EED">
      <w:pPr>
        <w:pStyle w:val="TOC3"/>
        <w:tabs>
          <w:tab w:val="right" w:leader="dot" w:pos="8990"/>
        </w:tabs>
        <w:rPr>
          <w:del w:id="145" w:author="v2srivas" w:date="2017-04-06T11:32:00Z"/>
          <w:rFonts w:asciiTheme="minorHAnsi" w:eastAsiaTheme="minorEastAsia" w:hAnsiTheme="minorHAnsi" w:cstheme="minorBidi"/>
          <w:noProof/>
          <w:szCs w:val="22"/>
          <w:lang w:val="en-CA" w:eastAsia="en-CA"/>
        </w:rPr>
      </w:pPr>
      <w:del w:id="146" w:author="v2srivas" w:date="2017-04-06T11:32:00Z">
        <w:r w:rsidRPr="00725DDA" w:rsidDel="00426EED">
          <w:rPr>
            <w:noProof/>
            <w:lang w:val="en-CA"/>
          </w:rPr>
          <w:delText>5.5.2 Sequence Diagram: Risk Subsystem</w:delText>
        </w:r>
        <w:r w:rsidDel="00426EED">
          <w:rPr>
            <w:noProof/>
          </w:rPr>
          <w:tab/>
          <w:delText>60</w:delText>
        </w:r>
      </w:del>
    </w:p>
    <w:p w:rsidR="00426EED" w:rsidDel="00426EED" w:rsidRDefault="00426EED">
      <w:pPr>
        <w:pStyle w:val="TOC3"/>
        <w:tabs>
          <w:tab w:val="right" w:leader="dot" w:pos="8990"/>
        </w:tabs>
        <w:rPr>
          <w:del w:id="147" w:author="v2srivas" w:date="2017-04-06T11:32:00Z"/>
          <w:rFonts w:asciiTheme="minorHAnsi" w:eastAsiaTheme="minorEastAsia" w:hAnsiTheme="minorHAnsi" w:cstheme="minorBidi"/>
          <w:noProof/>
          <w:szCs w:val="22"/>
          <w:lang w:val="en-CA" w:eastAsia="en-CA"/>
        </w:rPr>
      </w:pPr>
      <w:del w:id="148" w:author="v2srivas" w:date="2017-04-06T11:32:00Z">
        <w:r w:rsidRPr="00725DDA" w:rsidDel="00426EED">
          <w:rPr>
            <w:noProof/>
            <w:lang w:val="en-CA"/>
          </w:rPr>
          <w:delText>5.5.3 Sequence Diagram: Privacy Subsystem</w:delText>
        </w:r>
        <w:r w:rsidDel="00426EED">
          <w:rPr>
            <w:noProof/>
          </w:rPr>
          <w:tab/>
          <w:delText>60</w:delText>
        </w:r>
      </w:del>
    </w:p>
    <w:p w:rsidR="00426EED" w:rsidDel="00426EED" w:rsidRDefault="00426EED">
      <w:pPr>
        <w:pStyle w:val="TOC3"/>
        <w:tabs>
          <w:tab w:val="right" w:leader="dot" w:pos="8990"/>
        </w:tabs>
        <w:rPr>
          <w:del w:id="149" w:author="v2srivas" w:date="2017-04-06T11:32:00Z"/>
          <w:rFonts w:asciiTheme="minorHAnsi" w:eastAsiaTheme="minorEastAsia" w:hAnsiTheme="minorHAnsi" w:cstheme="minorBidi"/>
          <w:noProof/>
          <w:szCs w:val="22"/>
          <w:lang w:val="en-CA" w:eastAsia="en-CA"/>
        </w:rPr>
      </w:pPr>
      <w:del w:id="150" w:author="v2srivas" w:date="2017-04-06T11:32:00Z">
        <w:r w:rsidRPr="00725DDA" w:rsidDel="00426EED">
          <w:rPr>
            <w:noProof/>
            <w:lang w:val="en-CA"/>
          </w:rPr>
          <w:delText>5.5.4 Combined Sequence Diagram of the System</w:delText>
        </w:r>
        <w:r w:rsidDel="00426EED">
          <w:rPr>
            <w:noProof/>
          </w:rPr>
          <w:tab/>
          <w:delText>61</w:delText>
        </w:r>
      </w:del>
    </w:p>
    <w:p w:rsidR="00426EED" w:rsidDel="00426EED" w:rsidRDefault="00426EED">
      <w:pPr>
        <w:pStyle w:val="TOC1"/>
        <w:tabs>
          <w:tab w:val="right" w:leader="dot" w:pos="8990"/>
        </w:tabs>
        <w:rPr>
          <w:del w:id="151" w:author="v2srivas" w:date="2017-04-06T11:32:00Z"/>
          <w:rFonts w:asciiTheme="minorHAnsi" w:eastAsiaTheme="minorEastAsia" w:hAnsiTheme="minorHAnsi" w:cstheme="minorBidi"/>
          <w:noProof/>
          <w:szCs w:val="22"/>
          <w:lang w:val="en-CA" w:eastAsia="en-CA"/>
        </w:rPr>
      </w:pPr>
      <w:del w:id="152" w:author="v2srivas" w:date="2017-04-06T11:32:00Z">
        <w:r w:rsidDel="00426EED">
          <w:rPr>
            <w:noProof/>
          </w:rPr>
          <w:delText>Chapter 6 Conclusions and Future Work</w:delText>
        </w:r>
        <w:r w:rsidDel="00426EED">
          <w:rPr>
            <w:noProof/>
          </w:rPr>
          <w:tab/>
          <w:delText>63</w:delText>
        </w:r>
      </w:del>
    </w:p>
    <w:p w:rsidR="00426EED" w:rsidDel="00426EED" w:rsidRDefault="00426EED">
      <w:pPr>
        <w:pStyle w:val="TOC2"/>
        <w:tabs>
          <w:tab w:val="right" w:leader="dot" w:pos="8990"/>
        </w:tabs>
        <w:rPr>
          <w:del w:id="153" w:author="v2srivas" w:date="2017-04-06T11:32:00Z"/>
          <w:rFonts w:asciiTheme="minorHAnsi" w:eastAsiaTheme="minorEastAsia" w:hAnsiTheme="minorHAnsi" w:cstheme="minorBidi"/>
          <w:noProof/>
          <w:szCs w:val="22"/>
          <w:lang w:val="en-CA" w:eastAsia="en-CA"/>
        </w:rPr>
      </w:pPr>
      <w:del w:id="154" w:author="v2srivas" w:date="2017-04-06T11:32:00Z">
        <w:r w:rsidDel="00426EED">
          <w:rPr>
            <w:noProof/>
          </w:rPr>
          <w:delText>6.1 Conclusions</w:delText>
        </w:r>
        <w:r w:rsidDel="00426EED">
          <w:rPr>
            <w:noProof/>
          </w:rPr>
          <w:tab/>
          <w:delText>63</w:delText>
        </w:r>
      </w:del>
    </w:p>
    <w:p w:rsidR="00426EED" w:rsidDel="00426EED" w:rsidRDefault="00426EED">
      <w:pPr>
        <w:pStyle w:val="TOC2"/>
        <w:tabs>
          <w:tab w:val="right" w:leader="dot" w:pos="8990"/>
        </w:tabs>
        <w:rPr>
          <w:del w:id="155" w:author="v2srivas" w:date="2017-04-06T11:32:00Z"/>
          <w:rFonts w:asciiTheme="minorHAnsi" w:eastAsiaTheme="minorEastAsia" w:hAnsiTheme="minorHAnsi" w:cstheme="minorBidi"/>
          <w:noProof/>
          <w:szCs w:val="22"/>
          <w:lang w:val="en-CA" w:eastAsia="en-CA"/>
        </w:rPr>
      </w:pPr>
      <w:del w:id="156" w:author="v2srivas" w:date="2017-04-06T11:32:00Z">
        <w:r w:rsidDel="00426EED">
          <w:rPr>
            <w:noProof/>
          </w:rPr>
          <w:delText>6.2 Future Work</w:delText>
        </w:r>
        <w:r w:rsidDel="00426EED">
          <w:rPr>
            <w:noProof/>
          </w:rPr>
          <w:tab/>
          <w:delText>63</w:delText>
        </w:r>
      </w:del>
    </w:p>
    <w:p w:rsidR="00426EED" w:rsidDel="00426EED" w:rsidRDefault="00426EED">
      <w:pPr>
        <w:pStyle w:val="TOC1"/>
        <w:tabs>
          <w:tab w:val="right" w:leader="dot" w:pos="8990"/>
        </w:tabs>
        <w:rPr>
          <w:del w:id="157" w:author="v2srivas" w:date="2017-04-06T11:32:00Z"/>
          <w:rFonts w:asciiTheme="minorHAnsi" w:eastAsiaTheme="minorEastAsia" w:hAnsiTheme="minorHAnsi" w:cstheme="minorBidi"/>
          <w:noProof/>
          <w:szCs w:val="22"/>
          <w:lang w:val="en-CA" w:eastAsia="en-CA"/>
        </w:rPr>
      </w:pPr>
      <w:del w:id="158" w:author="v2srivas" w:date="2017-04-06T11:32:00Z">
        <w:r w:rsidDel="00426EED">
          <w:rPr>
            <w:noProof/>
          </w:rPr>
          <w:delText>Appendix</w:delText>
        </w:r>
        <w:r w:rsidDel="00426EED">
          <w:rPr>
            <w:noProof/>
          </w:rPr>
          <w:tab/>
          <w:delText>64</w:delText>
        </w:r>
      </w:del>
    </w:p>
    <w:p w:rsidR="00426EED" w:rsidDel="00426EED" w:rsidRDefault="00426EED">
      <w:pPr>
        <w:pStyle w:val="TOC3"/>
        <w:tabs>
          <w:tab w:val="right" w:leader="dot" w:pos="8990"/>
        </w:tabs>
        <w:rPr>
          <w:del w:id="159" w:author="v2srivas" w:date="2017-04-06T11:32:00Z"/>
          <w:rFonts w:asciiTheme="minorHAnsi" w:eastAsiaTheme="minorEastAsia" w:hAnsiTheme="minorHAnsi" w:cstheme="minorBidi"/>
          <w:noProof/>
          <w:szCs w:val="22"/>
          <w:lang w:val="en-CA" w:eastAsia="en-CA"/>
        </w:rPr>
      </w:pPr>
      <w:del w:id="160" w:author="v2srivas" w:date="2017-04-06T11:32:00Z">
        <w:r w:rsidDel="00426EED">
          <w:rPr>
            <w:noProof/>
          </w:rPr>
          <w:delText>Privacy scope of a system</w:delText>
        </w:r>
        <w:r w:rsidDel="00426EED">
          <w:rPr>
            <w:noProof/>
          </w:rPr>
          <w:tab/>
          <w:delText>64</w:delText>
        </w:r>
      </w:del>
    </w:p>
    <w:p w:rsidR="00426EED" w:rsidDel="00426EED" w:rsidRDefault="00426EED">
      <w:pPr>
        <w:pStyle w:val="TOC3"/>
        <w:tabs>
          <w:tab w:val="right" w:leader="dot" w:pos="8990"/>
        </w:tabs>
        <w:rPr>
          <w:del w:id="161" w:author="v2srivas" w:date="2017-04-06T11:32:00Z"/>
          <w:rFonts w:asciiTheme="minorHAnsi" w:eastAsiaTheme="minorEastAsia" w:hAnsiTheme="minorHAnsi" w:cstheme="minorBidi"/>
          <w:noProof/>
          <w:szCs w:val="22"/>
          <w:lang w:val="en-CA" w:eastAsia="en-CA"/>
        </w:rPr>
      </w:pPr>
      <w:del w:id="162" w:author="v2srivas" w:date="2017-04-06T11:32:00Z">
        <w:r w:rsidDel="00426EED">
          <w:rPr>
            <w:noProof/>
          </w:rPr>
          <w:delText>Contextual risk scope</w:delText>
        </w:r>
        <w:r w:rsidDel="00426EED">
          <w:rPr>
            <w:noProof/>
          </w:rPr>
          <w:tab/>
          <w:delText>65</w:delText>
        </w:r>
      </w:del>
    </w:p>
    <w:p w:rsidR="00426EED" w:rsidDel="00426EED" w:rsidRDefault="00426EED">
      <w:pPr>
        <w:pStyle w:val="TOC3"/>
        <w:tabs>
          <w:tab w:val="right" w:leader="dot" w:pos="8990"/>
        </w:tabs>
        <w:rPr>
          <w:del w:id="163" w:author="v2srivas" w:date="2017-04-06T11:32:00Z"/>
          <w:rFonts w:asciiTheme="minorHAnsi" w:eastAsiaTheme="minorEastAsia" w:hAnsiTheme="minorHAnsi" w:cstheme="minorBidi"/>
          <w:noProof/>
          <w:szCs w:val="22"/>
          <w:lang w:val="en-CA" w:eastAsia="en-CA"/>
        </w:rPr>
      </w:pPr>
      <w:del w:id="164" w:author="v2srivas" w:date="2017-04-06T11:32:00Z">
        <w:r w:rsidDel="00426EED">
          <w:rPr>
            <w:noProof/>
          </w:rPr>
          <w:delText>Explanation of a multidimensional system diagram</w:delText>
        </w:r>
        <w:r w:rsidDel="00426EED">
          <w:rPr>
            <w:noProof/>
          </w:rPr>
          <w:tab/>
          <w:delText>66</w:delText>
        </w:r>
      </w:del>
    </w:p>
    <w:p w:rsidR="00426EED" w:rsidDel="00426EED" w:rsidRDefault="00426EED">
      <w:pPr>
        <w:pStyle w:val="TOC3"/>
        <w:tabs>
          <w:tab w:val="right" w:leader="dot" w:pos="8990"/>
        </w:tabs>
        <w:rPr>
          <w:del w:id="165" w:author="v2srivas" w:date="2017-04-06T11:32:00Z"/>
          <w:rFonts w:asciiTheme="minorHAnsi" w:eastAsiaTheme="minorEastAsia" w:hAnsiTheme="minorHAnsi" w:cstheme="minorBidi"/>
          <w:noProof/>
          <w:szCs w:val="22"/>
          <w:lang w:val="en-CA" w:eastAsia="en-CA"/>
        </w:rPr>
      </w:pPr>
      <w:del w:id="166" w:author="v2srivas" w:date="2017-04-06T11:32:00Z">
        <w:r w:rsidDel="00426EED">
          <w:rPr>
            <w:noProof/>
          </w:rPr>
          <w:delText>Extension of the evaluation method to the case study</w:delText>
        </w:r>
        <w:r w:rsidDel="00426EED">
          <w:rPr>
            <w:noProof/>
          </w:rPr>
          <w:tab/>
          <w:delText>68</w:delText>
        </w:r>
      </w:del>
    </w:p>
    <w:p w:rsidR="00426EED" w:rsidDel="00426EED" w:rsidRDefault="00426EED">
      <w:pPr>
        <w:pStyle w:val="TOC1"/>
        <w:tabs>
          <w:tab w:val="right" w:leader="dot" w:pos="8990"/>
        </w:tabs>
        <w:rPr>
          <w:del w:id="167" w:author="v2srivas" w:date="2017-04-06T11:32:00Z"/>
          <w:rFonts w:asciiTheme="minorHAnsi" w:eastAsiaTheme="minorEastAsia" w:hAnsiTheme="minorHAnsi" w:cstheme="minorBidi"/>
          <w:noProof/>
          <w:szCs w:val="22"/>
          <w:lang w:val="en-CA" w:eastAsia="en-CA"/>
        </w:rPr>
      </w:pPr>
      <w:del w:id="168" w:author="v2srivas" w:date="2017-04-06T11:32:00Z">
        <w:r w:rsidDel="00426EED">
          <w:rPr>
            <w:noProof/>
          </w:rPr>
          <w:delText>Bibliography</w:delText>
        </w:r>
        <w:r w:rsidDel="00426EED">
          <w:rPr>
            <w:noProof/>
          </w:rPr>
          <w:tab/>
          <w:delText>70</w:delText>
        </w:r>
      </w:del>
    </w:p>
    <w:p w:rsidR="008D57BB" w:rsidDel="00426EED" w:rsidRDefault="008D57BB">
      <w:pPr>
        <w:pStyle w:val="TOC1"/>
        <w:tabs>
          <w:tab w:val="right" w:leader="dot" w:pos="8990"/>
        </w:tabs>
        <w:rPr>
          <w:del w:id="169" w:author="v2srivas" w:date="2017-04-06T11:32:00Z"/>
          <w:rFonts w:asciiTheme="minorHAnsi" w:eastAsiaTheme="minorEastAsia" w:hAnsiTheme="minorHAnsi" w:cstheme="minorBidi"/>
          <w:noProof/>
          <w:szCs w:val="22"/>
          <w:lang w:val="en-CA" w:eastAsia="en-CA"/>
        </w:rPr>
      </w:pPr>
      <w:del w:id="170" w:author="v2srivas" w:date="2017-04-06T11:32:00Z">
        <w:r w:rsidDel="00426EED">
          <w:rPr>
            <w:noProof/>
          </w:rPr>
          <w:delText>AUTHOR'S DECLARATION</w:delText>
        </w:r>
        <w:r w:rsidDel="00426EED">
          <w:rPr>
            <w:noProof/>
          </w:rPr>
          <w:tab/>
          <w:delText>ii</w:delText>
        </w:r>
      </w:del>
    </w:p>
    <w:p w:rsidR="008D57BB" w:rsidDel="00426EED" w:rsidRDefault="008D57BB">
      <w:pPr>
        <w:pStyle w:val="TOC1"/>
        <w:tabs>
          <w:tab w:val="right" w:leader="dot" w:pos="8990"/>
        </w:tabs>
        <w:rPr>
          <w:del w:id="171" w:author="v2srivas" w:date="2017-04-06T11:32:00Z"/>
          <w:rFonts w:asciiTheme="minorHAnsi" w:eastAsiaTheme="minorEastAsia" w:hAnsiTheme="minorHAnsi" w:cstheme="minorBidi"/>
          <w:noProof/>
          <w:szCs w:val="22"/>
          <w:lang w:val="en-CA" w:eastAsia="en-CA"/>
        </w:rPr>
      </w:pPr>
      <w:del w:id="172" w:author="v2srivas" w:date="2017-04-06T11:32:00Z">
        <w:r w:rsidDel="00426EED">
          <w:rPr>
            <w:noProof/>
          </w:rPr>
          <w:delText>Abstract</w:delText>
        </w:r>
        <w:r w:rsidDel="00426EED">
          <w:rPr>
            <w:noProof/>
          </w:rPr>
          <w:tab/>
          <w:delText>iii</w:delText>
        </w:r>
      </w:del>
    </w:p>
    <w:p w:rsidR="008D57BB" w:rsidDel="00426EED" w:rsidRDefault="008D57BB">
      <w:pPr>
        <w:pStyle w:val="TOC1"/>
        <w:tabs>
          <w:tab w:val="right" w:leader="dot" w:pos="8990"/>
        </w:tabs>
        <w:rPr>
          <w:del w:id="173" w:author="v2srivas" w:date="2017-04-06T11:32:00Z"/>
          <w:rFonts w:asciiTheme="minorHAnsi" w:eastAsiaTheme="minorEastAsia" w:hAnsiTheme="minorHAnsi" w:cstheme="minorBidi"/>
          <w:noProof/>
          <w:szCs w:val="22"/>
          <w:lang w:val="en-CA" w:eastAsia="en-CA"/>
        </w:rPr>
      </w:pPr>
      <w:del w:id="174" w:author="v2srivas" w:date="2017-04-06T11:32:00Z">
        <w:r w:rsidDel="00426EED">
          <w:rPr>
            <w:noProof/>
          </w:rPr>
          <w:delText>Acknowledgements</w:delText>
        </w:r>
        <w:r w:rsidDel="00426EED">
          <w:rPr>
            <w:noProof/>
          </w:rPr>
          <w:tab/>
          <w:delText>iv</w:delText>
        </w:r>
      </w:del>
    </w:p>
    <w:p w:rsidR="008D57BB" w:rsidDel="00426EED" w:rsidRDefault="008D57BB">
      <w:pPr>
        <w:pStyle w:val="TOC1"/>
        <w:tabs>
          <w:tab w:val="right" w:leader="dot" w:pos="8990"/>
        </w:tabs>
        <w:rPr>
          <w:del w:id="175" w:author="v2srivas" w:date="2017-04-06T11:32:00Z"/>
          <w:rFonts w:asciiTheme="minorHAnsi" w:eastAsiaTheme="minorEastAsia" w:hAnsiTheme="minorHAnsi" w:cstheme="minorBidi"/>
          <w:noProof/>
          <w:szCs w:val="22"/>
          <w:lang w:val="en-CA" w:eastAsia="en-CA"/>
        </w:rPr>
      </w:pPr>
      <w:del w:id="176" w:author="v2srivas" w:date="2017-04-06T11:32:00Z">
        <w:r w:rsidDel="00426EED">
          <w:rPr>
            <w:noProof/>
          </w:rPr>
          <w:delText>Table of Contents</w:delText>
        </w:r>
        <w:r w:rsidDel="00426EED">
          <w:rPr>
            <w:noProof/>
          </w:rPr>
          <w:tab/>
          <w:delText>v</w:delText>
        </w:r>
      </w:del>
    </w:p>
    <w:p w:rsidR="008D57BB" w:rsidDel="00426EED" w:rsidRDefault="008D57BB">
      <w:pPr>
        <w:pStyle w:val="TOC1"/>
        <w:tabs>
          <w:tab w:val="right" w:leader="dot" w:pos="8990"/>
        </w:tabs>
        <w:rPr>
          <w:del w:id="177" w:author="v2srivas" w:date="2017-04-06T11:32:00Z"/>
          <w:rFonts w:asciiTheme="minorHAnsi" w:eastAsiaTheme="minorEastAsia" w:hAnsiTheme="minorHAnsi" w:cstheme="minorBidi"/>
          <w:noProof/>
          <w:szCs w:val="22"/>
          <w:lang w:val="en-CA" w:eastAsia="en-CA"/>
        </w:rPr>
      </w:pPr>
      <w:del w:id="178" w:author="v2srivas" w:date="2017-04-06T11:32:00Z">
        <w:r w:rsidDel="00426EED">
          <w:rPr>
            <w:noProof/>
          </w:rPr>
          <w:delText>List of Figures</w:delText>
        </w:r>
        <w:r w:rsidDel="00426EED">
          <w:rPr>
            <w:noProof/>
          </w:rPr>
          <w:tab/>
          <w:delText>viii</w:delText>
        </w:r>
      </w:del>
    </w:p>
    <w:p w:rsidR="008D57BB" w:rsidDel="00426EED" w:rsidRDefault="008D57BB">
      <w:pPr>
        <w:pStyle w:val="TOC1"/>
        <w:tabs>
          <w:tab w:val="right" w:leader="dot" w:pos="8990"/>
        </w:tabs>
        <w:rPr>
          <w:del w:id="179" w:author="v2srivas" w:date="2017-04-06T11:32:00Z"/>
          <w:rFonts w:asciiTheme="minorHAnsi" w:eastAsiaTheme="minorEastAsia" w:hAnsiTheme="minorHAnsi" w:cstheme="minorBidi"/>
          <w:noProof/>
          <w:szCs w:val="22"/>
          <w:lang w:val="en-CA" w:eastAsia="en-CA"/>
        </w:rPr>
      </w:pPr>
      <w:del w:id="180" w:author="v2srivas" w:date="2017-04-06T11:32:00Z">
        <w:r w:rsidDel="00426EED">
          <w:rPr>
            <w:noProof/>
          </w:rPr>
          <w:delText>List of Tables</w:delText>
        </w:r>
        <w:r w:rsidDel="00426EED">
          <w:rPr>
            <w:noProof/>
          </w:rPr>
          <w:tab/>
          <w:delText>x</w:delText>
        </w:r>
      </w:del>
    </w:p>
    <w:p w:rsidR="008D57BB" w:rsidDel="00426EED" w:rsidRDefault="008D57BB">
      <w:pPr>
        <w:pStyle w:val="TOC1"/>
        <w:tabs>
          <w:tab w:val="right" w:leader="dot" w:pos="8990"/>
        </w:tabs>
        <w:rPr>
          <w:del w:id="181" w:author="v2srivas" w:date="2017-04-06T11:32:00Z"/>
          <w:rFonts w:asciiTheme="minorHAnsi" w:eastAsiaTheme="minorEastAsia" w:hAnsiTheme="minorHAnsi" w:cstheme="minorBidi"/>
          <w:noProof/>
          <w:szCs w:val="22"/>
          <w:lang w:val="en-CA" w:eastAsia="en-CA"/>
        </w:rPr>
      </w:pPr>
      <w:del w:id="182" w:author="v2srivas" w:date="2017-04-06T11:32:00Z">
        <w:r w:rsidDel="00426EED">
          <w:rPr>
            <w:noProof/>
          </w:rPr>
          <w:delText>Chapter 1 Introduction</w:delText>
        </w:r>
        <w:r w:rsidDel="00426EED">
          <w:rPr>
            <w:noProof/>
          </w:rPr>
          <w:tab/>
          <w:delText>11</w:delText>
        </w:r>
      </w:del>
    </w:p>
    <w:p w:rsidR="008D57BB" w:rsidDel="00426EED" w:rsidRDefault="008D57BB">
      <w:pPr>
        <w:pStyle w:val="TOC2"/>
        <w:tabs>
          <w:tab w:val="right" w:leader="dot" w:pos="8990"/>
        </w:tabs>
        <w:rPr>
          <w:del w:id="183" w:author="v2srivas" w:date="2017-04-06T11:32:00Z"/>
          <w:rFonts w:asciiTheme="minorHAnsi" w:eastAsiaTheme="minorEastAsia" w:hAnsiTheme="minorHAnsi" w:cstheme="minorBidi"/>
          <w:noProof/>
          <w:szCs w:val="22"/>
          <w:lang w:val="en-CA" w:eastAsia="en-CA"/>
        </w:rPr>
      </w:pPr>
      <w:del w:id="184" w:author="v2srivas" w:date="2017-04-06T11:32:00Z">
        <w:r w:rsidDel="00426EED">
          <w:rPr>
            <w:noProof/>
          </w:rPr>
          <w:delText>1.1 Research Issue</w:delText>
        </w:r>
        <w:r w:rsidDel="00426EED">
          <w:rPr>
            <w:noProof/>
          </w:rPr>
          <w:tab/>
          <w:delText>12</w:delText>
        </w:r>
      </w:del>
    </w:p>
    <w:p w:rsidR="008D57BB" w:rsidDel="00426EED" w:rsidRDefault="008D57BB">
      <w:pPr>
        <w:pStyle w:val="TOC2"/>
        <w:tabs>
          <w:tab w:val="right" w:leader="dot" w:pos="8990"/>
        </w:tabs>
        <w:rPr>
          <w:del w:id="185" w:author="v2srivas" w:date="2017-04-06T11:32:00Z"/>
          <w:rFonts w:asciiTheme="minorHAnsi" w:eastAsiaTheme="minorEastAsia" w:hAnsiTheme="minorHAnsi" w:cstheme="minorBidi"/>
          <w:noProof/>
          <w:szCs w:val="22"/>
          <w:lang w:val="en-CA" w:eastAsia="en-CA"/>
        </w:rPr>
      </w:pPr>
      <w:del w:id="186" w:author="v2srivas" w:date="2017-04-06T11:32:00Z">
        <w:r w:rsidDel="00426EED">
          <w:rPr>
            <w:noProof/>
          </w:rPr>
          <w:delText>1.2 Thesis Statement</w:delText>
        </w:r>
        <w:r w:rsidDel="00426EED">
          <w:rPr>
            <w:noProof/>
          </w:rPr>
          <w:tab/>
          <w:delText>12</w:delText>
        </w:r>
      </w:del>
    </w:p>
    <w:p w:rsidR="008D57BB" w:rsidDel="00426EED" w:rsidRDefault="008D57BB">
      <w:pPr>
        <w:pStyle w:val="TOC2"/>
        <w:tabs>
          <w:tab w:val="right" w:leader="dot" w:pos="8990"/>
        </w:tabs>
        <w:rPr>
          <w:del w:id="187" w:author="v2srivas" w:date="2017-04-06T11:32:00Z"/>
          <w:rFonts w:asciiTheme="minorHAnsi" w:eastAsiaTheme="minorEastAsia" w:hAnsiTheme="minorHAnsi" w:cstheme="minorBidi"/>
          <w:noProof/>
          <w:szCs w:val="22"/>
          <w:lang w:val="en-CA" w:eastAsia="en-CA"/>
        </w:rPr>
      </w:pPr>
      <w:del w:id="188" w:author="v2srivas" w:date="2017-04-06T11:32:00Z">
        <w:r w:rsidDel="00426EED">
          <w:rPr>
            <w:noProof/>
          </w:rPr>
          <w:delText>1.3 Major Contributions</w:delText>
        </w:r>
        <w:r w:rsidDel="00426EED">
          <w:rPr>
            <w:noProof/>
          </w:rPr>
          <w:tab/>
          <w:delText>13</w:delText>
        </w:r>
      </w:del>
    </w:p>
    <w:p w:rsidR="008D57BB" w:rsidDel="00426EED" w:rsidRDefault="008D57BB">
      <w:pPr>
        <w:pStyle w:val="TOC2"/>
        <w:tabs>
          <w:tab w:val="right" w:leader="dot" w:pos="8990"/>
        </w:tabs>
        <w:rPr>
          <w:del w:id="189" w:author="v2srivas" w:date="2017-04-06T11:32:00Z"/>
          <w:rFonts w:asciiTheme="minorHAnsi" w:eastAsiaTheme="minorEastAsia" w:hAnsiTheme="minorHAnsi" w:cstheme="minorBidi"/>
          <w:noProof/>
          <w:szCs w:val="22"/>
          <w:lang w:val="en-CA" w:eastAsia="en-CA"/>
        </w:rPr>
      </w:pPr>
      <w:del w:id="190" w:author="v2srivas" w:date="2017-04-06T11:32:00Z">
        <w:r w:rsidDel="00426EED">
          <w:rPr>
            <w:noProof/>
          </w:rPr>
          <w:delText>1.4 Thesis Organization</w:delText>
        </w:r>
        <w:r w:rsidDel="00426EED">
          <w:rPr>
            <w:noProof/>
          </w:rPr>
          <w:tab/>
          <w:delText>13</w:delText>
        </w:r>
      </w:del>
    </w:p>
    <w:p w:rsidR="008D57BB" w:rsidDel="00426EED" w:rsidRDefault="008D57BB">
      <w:pPr>
        <w:pStyle w:val="TOC1"/>
        <w:tabs>
          <w:tab w:val="right" w:leader="dot" w:pos="8990"/>
        </w:tabs>
        <w:rPr>
          <w:del w:id="191" w:author="v2srivas" w:date="2017-04-06T11:32:00Z"/>
          <w:rFonts w:asciiTheme="minorHAnsi" w:eastAsiaTheme="minorEastAsia" w:hAnsiTheme="minorHAnsi" w:cstheme="minorBidi"/>
          <w:noProof/>
          <w:szCs w:val="22"/>
          <w:lang w:val="en-CA" w:eastAsia="en-CA"/>
        </w:rPr>
      </w:pPr>
      <w:del w:id="192" w:author="v2srivas" w:date="2017-04-06T11:32:00Z">
        <w:r w:rsidDel="00426EED">
          <w:rPr>
            <w:noProof/>
          </w:rPr>
          <w:delText>Chapter 2 Recommender Systems</w:delText>
        </w:r>
        <w:r w:rsidDel="00426EED">
          <w:rPr>
            <w:noProof/>
          </w:rPr>
          <w:tab/>
          <w:delText>16</w:delText>
        </w:r>
      </w:del>
    </w:p>
    <w:p w:rsidR="008D57BB" w:rsidDel="00426EED" w:rsidRDefault="008D57BB">
      <w:pPr>
        <w:pStyle w:val="TOC2"/>
        <w:tabs>
          <w:tab w:val="right" w:leader="dot" w:pos="8990"/>
        </w:tabs>
        <w:rPr>
          <w:del w:id="193" w:author="v2srivas" w:date="2017-04-06T11:32:00Z"/>
          <w:rFonts w:asciiTheme="minorHAnsi" w:eastAsiaTheme="minorEastAsia" w:hAnsiTheme="minorHAnsi" w:cstheme="minorBidi"/>
          <w:noProof/>
          <w:szCs w:val="22"/>
          <w:lang w:val="en-CA" w:eastAsia="en-CA"/>
        </w:rPr>
      </w:pPr>
      <w:del w:id="194" w:author="v2srivas" w:date="2017-04-06T11:32:00Z">
        <w:r w:rsidDel="00426EED">
          <w:rPr>
            <w:noProof/>
          </w:rPr>
          <w:delText>2.1 Context-Aware Recommender Systems</w:delText>
        </w:r>
        <w:r w:rsidDel="00426EED">
          <w:rPr>
            <w:noProof/>
          </w:rPr>
          <w:tab/>
          <w:delText>16</w:delText>
        </w:r>
      </w:del>
    </w:p>
    <w:p w:rsidR="008D57BB" w:rsidDel="00426EED" w:rsidRDefault="008D57BB">
      <w:pPr>
        <w:pStyle w:val="TOC2"/>
        <w:tabs>
          <w:tab w:val="right" w:leader="dot" w:pos="8990"/>
        </w:tabs>
        <w:rPr>
          <w:del w:id="195" w:author="v2srivas" w:date="2017-04-06T11:32:00Z"/>
          <w:rFonts w:asciiTheme="minorHAnsi" w:eastAsiaTheme="minorEastAsia" w:hAnsiTheme="minorHAnsi" w:cstheme="minorBidi"/>
          <w:noProof/>
          <w:szCs w:val="22"/>
          <w:lang w:val="en-CA" w:eastAsia="en-CA"/>
        </w:rPr>
      </w:pPr>
      <w:del w:id="196" w:author="v2srivas" w:date="2017-04-06T11:32:00Z">
        <w:r w:rsidDel="00426EED">
          <w:rPr>
            <w:noProof/>
          </w:rPr>
          <w:delText>2.2 Privacy in Recommender Systems</w:delText>
        </w:r>
        <w:r w:rsidDel="00426EED">
          <w:rPr>
            <w:noProof/>
          </w:rPr>
          <w:tab/>
          <w:delText>17</w:delText>
        </w:r>
      </w:del>
    </w:p>
    <w:p w:rsidR="008D57BB" w:rsidDel="00426EED" w:rsidRDefault="008D57BB">
      <w:pPr>
        <w:pStyle w:val="TOC2"/>
        <w:tabs>
          <w:tab w:val="right" w:leader="dot" w:pos="8990"/>
        </w:tabs>
        <w:rPr>
          <w:del w:id="197" w:author="v2srivas" w:date="2017-04-06T11:32:00Z"/>
          <w:rFonts w:asciiTheme="minorHAnsi" w:eastAsiaTheme="minorEastAsia" w:hAnsiTheme="minorHAnsi" w:cstheme="minorBidi"/>
          <w:noProof/>
          <w:szCs w:val="22"/>
          <w:lang w:val="en-CA" w:eastAsia="en-CA"/>
        </w:rPr>
      </w:pPr>
      <w:del w:id="198" w:author="v2srivas" w:date="2017-04-06T11:32:00Z">
        <w:r w:rsidRPr="005371AA" w:rsidDel="00426EED">
          <w:rPr>
            <w:noProof/>
            <w:lang w:val="en-CA"/>
          </w:rPr>
          <w:delText>2.3 Privacy Protection</w:delText>
        </w:r>
        <w:r w:rsidDel="00426EED">
          <w:rPr>
            <w:noProof/>
          </w:rPr>
          <w:tab/>
          <w:delText>17</w:delText>
        </w:r>
      </w:del>
    </w:p>
    <w:p w:rsidR="008D57BB" w:rsidDel="00426EED" w:rsidRDefault="008D57BB">
      <w:pPr>
        <w:pStyle w:val="TOC3"/>
        <w:tabs>
          <w:tab w:val="right" w:leader="dot" w:pos="8990"/>
        </w:tabs>
        <w:rPr>
          <w:del w:id="199" w:author="v2srivas" w:date="2017-04-06T11:32:00Z"/>
          <w:rFonts w:asciiTheme="minorHAnsi" w:eastAsiaTheme="minorEastAsia" w:hAnsiTheme="minorHAnsi" w:cstheme="minorBidi"/>
          <w:noProof/>
          <w:szCs w:val="22"/>
          <w:lang w:val="en-CA" w:eastAsia="en-CA"/>
        </w:rPr>
      </w:pPr>
      <w:del w:id="200" w:author="v2srivas" w:date="2017-04-06T11:32:00Z">
        <w:r w:rsidRPr="005371AA" w:rsidDel="00426EED">
          <w:rPr>
            <w:noProof/>
            <w:lang w:val="en-CA"/>
          </w:rPr>
          <w:delText>2.3.1 User control</w:delText>
        </w:r>
        <w:r w:rsidDel="00426EED">
          <w:rPr>
            <w:noProof/>
          </w:rPr>
          <w:tab/>
          <w:delText>17</w:delText>
        </w:r>
      </w:del>
    </w:p>
    <w:p w:rsidR="008D57BB" w:rsidDel="00426EED" w:rsidRDefault="008D57BB">
      <w:pPr>
        <w:pStyle w:val="TOC2"/>
        <w:tabs>
          <w:tab w:val="right" w:leader="dot" w:pos="8990"/>
        </w:tabs>
        <w:rPr>
          <w:del w:id="201" w:author="v2srivas" w:date="2017-04-06T11:32:00Z"/>
          <w:rFonts w:asciiTheme="minorHAnsi" w:eastAsiaTheme="minorEastAsia" w:hAnsiTheme="minorHAnsi" w:cstheme="minorBidi"/>
          <w:noProof/>
          <w:szCs w:val="22"/>
          <w:lang w:val="en-CA" w:eastAsia="en-CA"/>
        </w:rPr>
      </w:pPr>
      <w:del w:id="202" w:author="v2srivas" w:date="2017-04-06T11:32:00Z">
        <w:r w:rsidRPr="005371AA" w:rsidDel="00426EED">
          <w:rPr>
            <w:noProof/>
            <w:lang w:val="en-CA"/>
          </w:rPr>
          <w:delText>2.4 Risk Aware Recommender Systems</w:delText>
        </w:r>
        <w:r w:rsidDel="00426EED">
          <w:rPr>
            <w:noProof/>
          </w:rPr>
          <w:tab/>
          <w:delText>18</w:delText>
        </w:r>
      </w:del>
    </w:p>
    <w:p w:rsidR="008D57BB" w:rsidDel="00426EED" w:rsidRDefault="008D57BB">
      <w:pPr>
        <w:pStyle w:val="TOC1"/>
        <w:tabs>
          <w:tab w:val="right" w:leader="dot" w:pos="8990"/>
        </w:tabs>
        <w:rPr>
          <w:del w:id="203" w:author="v2srivas" w:date="2017-04-06T11:32:00Z"/>
          <w:rFonts w:asciiTheme="minorHAnsi" w:eastAsiaTheme="minorEastAsia" w:hAnsiTheme="minorHAnsi" w:cstheme="minorBidi"/>
          <w:noProof/>
          <w:szCs w:val="22"/>
          <w:lang w:val="en-CA" w:eastAsia="en-CA"/>
        </w:rPr>
      </w:pPr>
      <w:del w:id="204" w:author="v2srivas" w:date="2017-04-06T11:32:00Z">
        <w:r w:rsidDel="00426EED">
          <w:rPr>
            <w:noProof/>
          </w:rPr>
          <w:delText>Chapter 3 Related Work</w:delText>
        </w:r>
        <w:r w:rsidDel="00426EED">
          <w:rPr>
            <w:noProof/>
          </w:rPr>
          <w:tab/>
          <w:delText>19</w:delText>
        </w:r>
      </w:del>
    </w:p>
    <w:p w:rsidR="008D57BB" w:rsidDel="00426EED" w:rsidRDefault="008D57BB">
      <w:pPr>
        <w:pStyle w:val="TOC2"/>
        <w:tabs>
          <w:tab w:val="right" w:leader="dot" w:pos="8990"/>
        </w:tabs>
        <w:rPr>
          <w:del w:id="205" w:author="v2srivas" w:date="2017-04-06T11:32:00Z"/>
          <w:rFonts w:asciiTheme="minorHAnsi" w:eastAsiaTheme="minorEastAsia" w:hAnsiTheme="minorHAnsi" w:cstheme="minorBidi"/>
          <w:noProof/>
          <w:szCs w:val="22"/>
          <w:lang w:val="en-CA" w:eastAsia="en-CA"/>
        </w:rPr>
      </w:pPr>
      <w:del w:id="206" w:author="v2srivas" w:date="2017-04-06T11:32:00Z">
        <w:r w:rsidDel="00426EED">
          <w:rPr>
            <w:noProof/>
          </w:rPr>
          <w:delText>3.1 Modelling Recommender Systems</w:delText>
        </w:r>
        <w:r w:rsidDel="00426EED">
          <w:rPr>
            <w:noProof/>
          </w:rPr>
          <w:tab/>
          <w:delText>19</w:delText>
        </w:r>
      </w:del>
    </w:p>
    <w:p w:rsidR="008D57BB" w:rsidDel="00426EED" w:rsidRDefault="008D57BB">
      <w:pPr>
        <w:pStyle w:val="TOC2"/>
        <w:tabs>
          <w:tab w:val="right" w:leader="dot" w:pos="8990"/>
        </w:tabs>
        <w:rPr>
          <w:del w:id="207" w:author="v2srivas" w:date="2017-04-06T11:32:00Z"/>
          <w:rFonts w:asciiTheme="minorHAnsi" w:eastAsiaTheme="minorEastAsia" w:hAnsiTheme="minorHAnsi" w:cstheme="minorBidi"/>
          <w:noProof/>
          <w:szCs w:val="22"/>
          <w:lang w:val="en-CA" w:eastAsia="en-CA"/>
        </w:rPr>
      </w:pPr>
      <w:del w:id="208" w:author="v2srivas" w:date="2017-04-06T11:32:00Z">
        <w:r w:rsidDel="00426EED">
          <w:rPr>
            <w:noProof/>
          </w:rPr>
          <w:delText>3.2 Risk-Aware Recommender Systems</w:delText>
        </w:r>
        <w:r w:rsidDel="00426EED">
          <w:rPr>
            <w:noProof/>
          </w:rPr>
          <w:tab/>
          <w:delText>19</w:delText>
        </w:r>
      </w:del>
    </w:p>
    <w:p w:rsidR="008D57BB" w:rsidDel="00426EED" w:rsidRDefault="008D57BB">
      <w:pPr>
        <w:pStyle w:val="TOC2"/>
        <w:tabs>
          <w:tab w:val="right" w:leader="dot" w:pos="8990"/>
        </w:tabs>
        <w:rPr>
          <w:del w:id="209" w:author="v2srivas" w:date="2017-04-06T11:32:00Z"/>
          <w:rFonts w:asciiTheme="minorHAnsi" w:eastAsiaTheme="minorEastAsia" w:hAnsiTheme="minorHAnsi" w:cstheme="minorBidi"/>
          <w:noProof/>
          <w:szCs w:val="22"/>
          <w:lang w:val="en-CA" w:eastAsia="en-CA"/>
        </w:rPr>
      </w:pPr>
      <w:del w:id="210" w:author="v2srivas" w:date="2017-04-06T11:32:00Z">
        <w:r w:rsidDel="00426EED">
          <w:rPr>
            <w:noProof/>
          </w:rPr>
          <w:delText>3.3 Privacy Preserving Recommender Systems</w:delText>
        </w:r>
        <w:r w:rsidDel="00426EED">
          <w:rPr>
            <w:noProof/>
          </w:rPr>
          <w:tab/>
          <w:delText>19</w:delText>
        </w:r>
      </w:del>
    </w:p>
    <w:p w:rsidR="008D57BB" w:rsidDel="00426EED" w:rsidRDefault="008D57BB">
      <w:pPr>
        <w:pStyle w:val="TOC2"/>
        <w:tabs>
          <w:tab w:val="right" w:leader="dot" w:pos="8990"/>
        </w:tabs>
        <w:rPr>
          <w:del w:id="211" w:author="v2srivas" w:date="2017-04-06T11:32:00Z"/>
          <w:rFonts w:asciiTheme="minorHAnsi" w:eastAsiaTheme="minorEastAsia" w:hAnsiTheme="minorHAnsi" w:cstheme="minorBidi"/>
          <w:noProof/>
          <w:szCs w:val="22"/>
          <w:lang w:val="en-CA" w:eastAsia="en-CA"/>
        </w:rPr>
      </w:pPr>
      <w:del w:id="212" w:author="v2srivas" w:date="2017-04-06T11:32:00Z">
        <w:r w:rsidDel="00426EED">
          <w:rPr>
            <w:noProof/>
          </w:rPr>
          <w:delText>3.4 Privacy-Preserving Methodologies for Recommender Systems</w:delText>
        </w:r>
        <w:r w:rsidDel="00426EED">
          <w:rPr>
            <w:noProof/>
          </w:rPr>
          <w:tab/>
          <w:delText>21</w:delText>
        </w:r>
      </w:del>
    </w:p>
    <w:p w:rsidR="008D57BB" w:rsidDel="00426EED" w:rsidRDefault="008D57BB">
      <w:pPr>
        <w:pStyle w:val="TOC1"/>
        <w:tabs>
          <w:tab w:val="right" w:leader="dot" w:pos="8990"/>
        </w:tabs>
        <w:rPr>
          <w:del w:id="213" w:author="v2srivas" w:date="2017-04-06T11:32:00Z"/>
          <w:rFonts w:asciiTheme="minorHAnsi" w:eastAsiaTheme="minorEastAsia" w:hAnsiTheme="minorHAnsi" w:cstheme="minorBidi"/>
          <w:noProof/>
          <w:szCs w:val="22"/>
          <w:lang w:val="en-CA" w:eastAsia="en-CA"/>
        </w:rPr>
      </w:pPr>
      <w:del w:id="214" w:author="v2srivas" w:date="2017-04-06T11:32:00Z">
        <w:r w:rsidDel="00426EED">
          <w:rPr>
            <w:noProof/>
          </w:rPr>
          <w:delText>Chapter 4 Proposed Approach</w:delText>
        </w:r>
        <w:r w:rsidDel="00426EED">
          <w:rPr>
            <w:noProof/>
          </w:rPr>
          <w:tab/>
          <w:delText>22</w:delText>
        </w:r>
      </w:del>
    </w:p>
    <w:p w:rsidR="008D57BB" w:rsidDel="00426EED" w:rsidRDefault="008D57BB">
      <w:pPr>
        <w:pStyle w:val="TOC2"/>
        <w:tabs>
          <w:tab w:val="right" w:leader="dot" w:pos="8990"/>
        </w:tabs>
        <w:rPr>
          <w:del w:id="215" w:author="v2srivas" w:date="2017-04-06T11:32:00Z"/>
          <w:rFonts w:asciiTheme="minorHAnsi" w:eastAsiaTheme="minorEastAsia" w:hAnsiTheme="minorHAnsi" w:cstheme="minorBidi"/>
          <w:noProof/>
          <w:szCs w:val="22"/>
          <w:lang w:val="en-CA" w:eastAsia="en-CA"/>
        </w:rPr>
      </w:pPr>
      <w:del w:id="216" w:author="v2srivas" w:date="2017-04-06T11:32:00Z">
        <w:r w:rsidDel="00426EED">
          <w:rPr>
            <w:noProof/>
          </w:rPr>
          <w:delText>4.1 UML Diagrams</w:delText>
        </w:r>
        <w:r w:rsidDel="00426EED">
          <w:rPr>
            <w:noProof/>
          </w:rPr>
          <w:tab/>
          <w:delText>26</w:delText>
        </w:r>
      </w:del>
    </w:p>
    <w:p w:rsidR="008D57BB" w:rsidDel="00426EED" w:rsidRDefault="008D57BB">
      <w:pPr>
        <w:pStyle w:val="TOC3"/>
        <w:tabs>
          <w:tab w:val="right" w:leader="dot" w:pos="8990"/>
        </w:tabs>
        <w:rPr>
          <w:del w:id="217" w:author="v2srivas" w:date="2017-04-06T11:32:00Z"/>
          <w:rFonts w:asciiTheme="minorHAnsi" w:eastAsiaTheme="minorEastAsia" w:hAnsiTheme="minorHAnsi" w:cstheme="minorBidi"/>
          <w:noProof/>
          <w:szCs w:val="22"/>
          <w:lang w:val="en-CA" w:eastAsia="en-CA"/>
        </w:rPr>
      </w:pPr>
      <w:del w:id="218" w:author="v2srivas" w:date="2017-04-06T11:32:00Z">
        <w:r w:rsidDel="00426EED">
          <w:rPr>
            <w:noProof/>
          </w:rPr>
          <w:delText>4.1.1 Activity Diagram</w:delText>
        </w:r>
        <w:r w:rsidDel="00426EED">
          <w:rPr>
            <w:noProof/>
          </w:rPr>
          <w:tab/>
          <w:delText>26</w:delText>
        </w:r>
      </w:del>
    </w:p>
    <w:p w:rsidR="008D57BB" w:rsidDel="00426EED" w:rsidRDefault="008D57BB">
      <w:pPr>
        <w:pStyle w:val="TOC3"/>
        <w:tabs>
          <w:tab w:val="right" w:leader="dot" w:pos="8990"/>
        </w:tabs>
        <w:rPr>
          <w:del w:id="219" w:author="v2srivas" w:date="2017-04-06T11:32:00Z"/>
          <w:rFonts w:asciiTheme="minorHAnsi" w:eastAsiaTheme="minorEastAsia" w:hAnsiTheme="minorHAnsi" w:cstheme="minorBidi"/>
          <w:noProof/>
          <w:szCs w:val="22"/>
          <w:lang w:val="en-CA" w:eastAsia="en-CA"/>
        </w:rPr>
      </w:pPr>
      <w:del w:id="220" w:author="v2srivas" w:date="2017-04-06T11:32:00Z">
        <w:r w:rsidDel="00426EED">
          <w:rPr>
            <w:noProof/>
          </w:rPr>
          <w:delText>4.1.2 Sequence Diagrams</w:delText>
        </w:r>
        <w:r w:rsidDel="00426EED">
          <w:rPr>
            <w:noProof/>
          </w:rPr>
          <w:tab/>
          <w:delText>26</w:delText>
        </w:r>
      </w:del>
    </w:p>
    <w:p w:rsidR="008D57BB" w:rsidDel="00426EED" w:rsidRDefault="008D57BB">
      <w:pPr>
        <w:pStyle w:val="TOC2"/>
        <w:tabs>
          <w:tab w:val="right" w:leader="dot" w:pos="8990"/>
        </w:tabs>
        <w:rPr>
          <w:del w:id="221" w:author="v2srivas" w:date="2017-04-06T11:32:00Z"/>
          <w:rFonts w:asciiTheme="minorHAnsi" w:eastAsiaTheme="minorEastAsia" w:hAnsiTheme="minorHAnsi" w:cstheme="minorBidi"/>
          <w:noProof/>
          <w:szCs w:val="22"/>
          <w:lang w:val="en-CA" w:eastAsia="en-CA"/>
        </w:rPr>
      </w:pPr>
      <w:del w:id="222" w:author="v2srivas" w:date="2017-04-06T11:32:00Z">
        <w:r w:rsidDel="00426EED">
          <w:rPr>
            <w:noProof/>
          </w:rPr>
          <w:delText>4.2 Goal Model</w:delText>
        </w:r>
        <w:r w:rsidDel="00426EED">
          <w:rPr>
            <w:noProof/>
          </w:rPr>
          <w:tab/>
          <w:delText>27</w:delText>
        </w:r>
      </w:del>
    </w:p>
    <w:p w:rsidR="008D57BB" w:rsidDel="00426EED" w:rsidRDefault="008D57BB">
      <w:pPr>
        <w:pStyle w:val="TOC2"/>
        <w:tabs>
          <w:tab w:val="right" w:leader="dot" w:pos="8990"/>
        </w:tabs>
        <w:rPr>
          <w:del w:id="223" w:author="v2srivas" w:date="2017-04-06T11:32:00Z"/>
          <w:rFonts w:asciiTheme="minorHAnsi" w:eastAsiaTheme="minorEastAsia" w:hAnsiTheme="minorHAnsi" w:cstheme="minorBidi"/>
          <w:noProof/>
          <w:szCs w:val="22"/>
          <w:lang w:val="en-CA" w:eastAsia="en-CA"/>
        </w:rPr>
      </w:pPr>
      <w:del w:id="224" w:author="v2srivas" w:date="2017-04-06T11:32:00Z">
        <w:r w:rsidDel="00426EED">
          <w:rPr>
            <w:noProof/>
          </w:rPr>
          <w:delText>4.3 Multi-agent system Model and System Description</w:delText>
        </w:r>
        <w:r w:rsidDel="00426EED">
          <w:rPr>
            <w:noProof/>
          </w:rPr>
          <w:tab/>
          <w:delText>28</w:delText>
        </w:r>
      </w:del>
    </w:p>
    <w:p w:rsidR="008D57BB" w:rsidDel="00426EED" w:rsidRDefault="008D57BB">
      <w:pPr>
        <w:pStyle w:val="TOC2"/>
        <w:tabs>
          <w:tab w:val="right" w:leader="dot" w:pos="8990"/>
        </w:tabs>
        <w:rPr>
          <w:del w:id="225" w:author="v2srivas" w:date="2017-04-06T11:32:00Z"/>
          <w:rFonts w:asciiTheme="minorHAnsi" w:eastAsiaTheme="minorEastAsia" w:hAnsiTheme="minorHAnsi" w:cstheme="minorBidi"/>
          <w:noProof/>
          <w:szCs w:val="22"/>
          <w:lang w:val="en-CA" w:eastAsia="en-CA"/>
        </w:rPr>
      </w:pPr>
      <w:del w:id="226" w:author="v2srivas" w:date="2017-04-06T11:32:00Z">
        <w:r w:rsidDel="00426EED">
          <w:rPr>
            <w:noProof/>
          </w:rPr>
          <w:delText>4.4 Goal Models for the Subsystems</w:delText>
        </w:r>
        <w:r w:rsidDel="00426EED">
          <w:rPr>
            <w:noProof/>
          </w:rPr>
          <w:tab/>
          <w:delText>31</w:delText>
        </w:r>
      </w:del>
    </w:p>
    <w:p w:rsidR="008D57BB" w:rsidDel="00426EED" w:rsidRDefault="008D57BB">
      <w:pPr>
        <w:pStyle w:val="TOC3"/>
        <w:tabs>
          <w:tab w:val="right" w:leader="dot" w:pos="8990"/>
        </w:tabs>
        <w:rPr>
          <w:del w:id="227" w:author="v2srivas" w:date="2017-04-06T11:32:00Z"/>
          <w:rFonts w:asciiTheme="minorHAnsi" w:eastAsiaTheme="minorEastAsia" w:hAnsiTheme="minorHAnsi" w:cstheme="minorBidi"/>
          <w:noProof/>
          <w:szCs w:val="22"/>
          <w:lang w:val="en-CA" w:eastAsia="en-CA"/>
        </w:rPr>
      </w:pPr>
      <w:del w:id="228" w:author="v2srivas" w:date="2017-04-06T11:32:00Z">
        <w:r w:rsidDel="00426EED">
          <w:rPr>
            <w:noProof/>
          </w:rPr>
          <w:delText>4.4.1 Goal Model: Data Subsystem</w:delText>
        </w:r>
        <w:r w:rsidDel="00426EED">
          <w:rPr>
            <w:noProof/>
          </w:rPr>
          <w:tab/>
          <w:delText>31</w:delText>
        </w:r>
      </w:del>
    </w:p>
    <w:p w:rsidR="008D57BB" w:rsidDel="00426EED" w:rsidRDefault="008D57BB">
      <w:pPr>
        <w:pStyle w:val="TOC3"/>
        <w:tabs>
          <w:tab w:val="right" w:leader="dot" w:pos="8990"/>
        </w:tabs>
        <w:rPr>
          <w:del w:id="229" w:author="v2srivas" w:date="2017-04-06T11:32:00Z"/>
          <w:rFonts w:asciiTheme="minorHAnsi" w:eastAsiaTheme="minorEastAsia" w:hAnsiTheme="minorHAnsi" w:cstheme="minorBidi"/>
          <w:noProof/>
          <w:szCs w:val="22"/>
          <w:lang w:val="en-CA" w:eastAsia="en-CA"/>
        </w:rPr>
      </w:pPr>
      <w:del w:id="230" w:author="v2srivas" w:date="2017-04-06T11:32:00Z">
        <w:r w:rsidDel="00426EED">
          <w:rPr>
            <w:noProof/>
          </w:rPr>
          <w:delText>4.4.2 Goal Model: Privacy Subsystem</w:delText>
        </w:r>
        <w:r w:rsidDel="00426EED">
          <w:rPr>
            <w:noProof/>
          </w:rPr>
          <w:tab/>
          <w:delText>32</w:delText>
        </w:r>
      </w:del>
    </w:p>
    <w:p w:rsidR="008D57BB" w:rsidDel="00426EED" w:rsidRDefault="008D57BB">
      <w:pPr>
        <w:pStyle w:val="TOC3"/>
        <w:tabs>
          <w:tab w:val="right" w:leader="dot" w:pos="8990"/>
        </w:tabs>
        <w:rPr>
          <w:del w:id="231" w:author="v2srivas" w:date="2017-04-06T11:32:00Z"/>
          <w:rFonts w:asciiTheme="minorHAnsi" w:eastAsiaTheme="minorEastAsia" w:hAnsiTheme="minorHAnsi" w:cstheme="minorBidi"/>
          <w:noProof/>
          <w:szCs w:val="22"/>
          <w:lang w:val="en-CA" w:eastAsia="en-CA"/>
        </w:rPr>
      </w:pPr>
      <w:del w:id="232" w:author="v2srivas" w:date="2017-04-06T11:32:00Z">
        <w:r w:rsidDel="00426EED">
          <w:rPr>
            <w:noProof/>
          </w:rPr>
          <w:delText>4.4.3 Goal Model: Risk Subsystem</w:delText>
        </w:r>
        <w:r w:rsidDel="00426EED">
          <w:rPr>
            <w:noProof/>
          </w:rPr>
          <w:tab/>
          <w:delText>33</w:delText>
        </w:r>
      </w:del>
    </w:p>
    <w:p w:rsidR="008D57BB" w:rsidDel="00426EED" w:rsidRDefault="008D57BB">
      <w:pPr>
        <w:pStyle w:val="TOC3"/>
        <w:tabs>
          <w:tab w:val="right" w:leader="dot" w:pos="8990"/>
        </w:tabs>
        <w:rPr>
          <w:del w:id="233" w:author="v2srivas" w:date="2017-04-06T11:32:00Z"/>
          <w:rFonts w:asciiTheme="minorHAnsi" w:eastAsiaTheme="minorEastAsia" w:hAnsiTheme="minorHAnsi" w:cstheme="minorBidi"/>
          <w:noProof/>
          <w:szCs w:val="22"/>
          <w:lang w:val="en-CA" w:eastAsia="en-CA"/>
        </w:rPr>
      </w:pPr>
      <w:del w:id="234" w:author="v2srivas" w:date="2017-04-06T11:32:00Z">
        <w:r w:rsidDel="00426EED">
          <w:rPr>
            <w:noProof/>
          </w:rPr>
          <w:delText>4.4.4 Combined Goal Model of the System</w:delText>
        </w:r>
        <w:r w:rsidDel="00426EED">
          <w:rPr>
            <w:noProof/>
          </w:rPr>
          <w:tab/>
          <w:delText>34</w:delText>
        </w:r>
      </w:del>
    </w:p>
    <w:p w:rsidR="008D57BB" w:rsidDel="00426EED" w:rsidRDefault="008D57BB">
      <w:pPr>
        <w:pStyle w:val="TOC2"/>
        <w:tabs>
          <w:tab w:val="right" w:leader="dot" w:pos="8990"/>
        </w:tabs>
        <w:rPr>
          <w:del w:id="235" w:author="v2srivas" w:date="2017-04-06T11:32:00Z"/>
          <w:rFonts w:asciiTheme="minorHAnsi" w:eastAsiaTheme="minorEastAsia" w:hAnsiTheme="minorHAnsi" w:cstheme="minorBidi"/>
          <w:noProof/>
          <w:szCs w:val="22"/>
          <w:lang w:val="en-CA" w:eastAsia="en-CA"/>
        </w:rPr>
      </w:pPr>
      <w:del w:id="236" w:author="v2srivas" w:date="2017-04-06T11:32:00Z">
        <w:r w:rsidDel="00426EED">
          <w:rPr>
            <w:noProof/>
          </w:rPr>
          <w:delText>4.5 Activity Models for the Subsystems</w:delText>
        </w:r>
        <w:r w:rsidDel="00426EED">
          <w:rPr>
            <w:noProof/>
          </w:rPr>
          <w:tab/>
          <w:delText>36</w:delText>
        </w:r>
      </w:del>
    </w:p>
    <w:p w:rsidR="008D57BB" w:rsidDel="00426EED" w:rsidRDefault="008D57BB">
      <w:pPr>
        <w:pStyle w:val="TOC3"/>
        <w:tabs>
          <w:tab w:val="right" w:leader="dot" w:pos="8990"/>
        </w:tabs>
        <w:rPr>
          <w:del w:id="237" w:author="v2srivas" w:date="2017-04-06T11:32:00Z"/>
          <w:rFonts w:asciiTheme="minorHAnsi" w:eastAsiaTheme="minorEastAsia" w:hAnsiTheme="minorHAnsi" w:cstheme="minorBidi"/>
          <w:noProof/>
          <w:szCs w:val="22"/>
          <w:lang w:val="en-CA" w:eastAsia="en-CA"/>
        </w:rPr>
      </w:pPr>
      <w:del w:id="238" w:author="v2srivas" w:date="2017-04-06T11:32:00Z">
        <w:r w:rsidDel="00426EED">
          <w:rPr>
            <w:noProof/>
          </w:rPr>
          <w:delText>4.5.1 Activity Model: Data Subsystem</w:delText>
        </w:r>
        <w:r w:rsidDel="00426EED">
          <w:rPr>
            <w:noProof/>
          </w:rPr>
          <w:tab/>
          <w:delText>36</w:delText>
        </w:r>
      </w:del>
    </w:p>
    <w:p w:rsidR="008D57BB" w:rsidDel="00426EED" w:rsidRDefault="008D57BB">
      <w:pPr>
        <w:pStyle w:val="TOC3"/>
        <w:tabs>
          <w:tab w:val="right" w:leader="dot" w:pos="8990"/>
        </w:tabs>
        <w:rPr>
          <w:del w:id="239" w:author="v2srivas" w:date="2017-04-06T11:32:00Z"/>
          <w:rFonts w:asciiTheme="minorHAnsi" w:eastAsiaTheme="minorEastAsia" w:hAnsiTheme="minorHAnsi" w:cstheme="minorBidi"/>
          <w:noProof/>
          <w:szCs w:val="22"/>
          <w:lang w:val="en-CA" w:eastAsia="en-CA"/>
        </w:rPr>
      </w:pPr>
      <w:del w:id="240" w:author="v2srivas" w:date="2017-04-06T11:32:00Z">
        <w:r w:rsidDel="00426EED">
          <w:rPr>
            <w:noProof/>
          </w:rPr>
          <w:delText>4.5.2 Activity Model: Privacy Subsystem</w:delText>
        </w:r>
        <w:r w:rsidDel="00426EED">
          <w:rPr>
            <w:noProof/>
          </w:rPr>
          <w:tab/>
          <w:delText>37</w:delText>
        </w:r>
      </w:del>
    </w:p>
    <w:p w:rsidR="008D57BB" w:rsidDel="00426EED" w:rsidRDefault="008D57BB">
      <w:pPr>
        <w:pStyle w:val="TOC3"/>
        <w:tabs>
          <w:tab w:val="right" w:leader="dot" w:pos="8990"/>
        </w:tabs>
        <w:rPr>
          <w:del w:id="241" w:author="v2srivas" w:date="2017-04-06T11:32:00Z"/>
          <w:rFonts w:asciiTheme="minorHAnsi" w:eastAsiaTheme="minorEastAsia" w:hAnsiTheme="minorHAnsi" w:cstheme="minorBidi"/>
          <w:noProof/>
          <w:szCs w:val="22"/>
          <w:lang w:val="en-CA" w:eastAsia="en-CA"/>
        </w:rPr>
      </w:pPr>
      <w:del w:id="242" w:author="v2srivas" w:date="2017-04-06T11:32:00Z">
        <w:r w:rsidDel="00426EED">
          <w:rPr>
            <w:noProof/>
          </w:rPr>
          <w:delText>4.5.3 Activity Model: Risk Subsystem</w:delText>
        </w:r>
        <w:r w:rsidDel="00426EED">
          <w:rPr>
            <w:noProof/>
          </w:rPr>
          <w:tab/>
          <w:delText>37</w:delText>
        </w:r>
      </w:del>
    </w:p>
    <w:p w:rsidR="008D57BB" w:rsidDel="00426EED" w:rsidRDefault="008D57BB">
      <w:pPr>
        <w:pStyle w:val="TOC3"/>
        <w:tabs>
          <w:tab w:val="right" w:leader="dot" w:pos="8990"/>
        </w:tabs>
        <w:rPr>
          <w:del w:id="243" w:author="v2srivas" w:date="2017-04-06T11:32:00Z"/>
          <w:rFonts w:asciiTheme="minorHAnsi" w:eastAsiaTheme="minorEastAsia" w:hAnsiTheme="minorHAnsi" w:cstheme="minorBidi"/>
          <w:noProof/>
          <w:szCs w:val="22"/>
          <w:lang w:val="en-CA" w:eastAsia="en-CA"/>
        </w:rPr>
      </w:pPr>
      <w:del w:id="244" w:author="v2srivas" w:date="2017-04-06T11:32:00Z">
        <w:r w:rsidDel="00426EED">
          <w:rPr>
            <w:noProof/>
          </w:rPr>
          <w:delText>4.5.4 Combined Activity Model for the system</w:delText>
        </w:r>
        <w:r w:rsidDel="00426EED">
          <w:rPr>
            <w:noProof/>
          </w:rPr>
          <w:tab/>
          <w:delText>38</w:delText>
        </w:r>
      </w:del>
    </w:p>
    <w:p w:rsidR="008D57BB" w:rsidDel="00426EED" w:rsidRDefault="008D57BB">
      <w:pPr>
        <w:pStyle w:val="TOC2"/>
        <w:tabs>
          <w:tab w:val="right" w:leader="dot" w:pos="8990"/>
        </w:tabs>
        <w:rPr>
          <w:del w:id="245" w:author="v2srivas" w:date="2017-04-06T11:32:00Z"/>
          <w:rFonts w:asciiTheme="minorHAnsi" w:eastAsiaTheme="minorEastAsia" w:hAnsiTheme="minorHAnsi" w:cstheme="minorBidi"/>
          <w:noProof/>
          <w:szCs w:val="22"/>
          <w:lang w:val="en-CA" w:eastAsia="en-CA"/>
        </w:rPr>
      </w:pPr>
      <w:del w:id="246" w:author="v2srivas" w:date="2017-04-06T11:32:00Z">
        <w:r w:rsidDel="00426EED">
          <w:rPr>
            <w:noProof/>
          </w:rPr>
          <w:delText>4.6 Sequence Diagrams for the Subsystems</w:delText>
        </w:r>
        <w:r w:rsidDel="00426EED">
          <w:rPr>
            <w:noProof/>
          </w:rPr>
          <w:tab/>
          <w:delText>40</w:delText>
        </w:r>
      </w:del>
    </w:p>
    <w:p w:rsidR="008D57BB" w:rsidDel="00426EED" w:rsidRDefault="008D57BB">
      <w:pPr>
        <w:pStyle w:val="TOC3"/>
        <w:tabs>
          <w:tab w:val="right" w:leader="dot" w:pos="8990"/>
        </w:tabs>
        <w:rPr>
          <w:del w:id="247" w:author="v2srivas" w:date="2017-04-06T11:32:00Z"/>
          <w:rFonts w:asciiTheme="minorHAnsi" w:eastAsiaTheme="minorEastAsia" w:hAnsiTheme="minorHAnsi" w:cstheme="minorBidi"/>
          <w:noProof/>
          <w:szCs w:val="22"/>
          <w:lang w:val="en-CA" w:eastAsia="en-CA"/>
        </w:rPr>
      </w:pPr>
      <w:del w:id="248" w:author="v2srivas" w:date="2017-04-06T11:32:00Z">
        <w:r w:rsidDel="00426EED">
          <w:rPr>
            <w:noProof/>
          </w:rPr>
          <w:delText>4.6.1 Sequence Diagrams: Data Subsystem</w:delText>
        </w:r>
        <w:r w:rsidDel="00426EED">
          <w:rPr>
            <w:noProof/>
          </w:rPr>
          <w:tab/>
          <w:delText>40</w:delText>
        </w:r>
      </w:del>
    </w:p>
    <w:p w:rsidR="008D57BB" w:rsidDel="00426EED" w:rsidRDefault="008D57BB">
      <w:pPr>
        <w:pStyle w:val="TOC3"/>
        <w:tabs>
          <w:tab w:val="right" w:leader="dot" w:pos="8990"/>
        </w:tabs>
        <w:rPr>
          <w:del w:id="249" w:author="v2srivas" w:date="2017-04-06T11:32:00Z"/>
          <w:rFonts w:asciiTheme="minorHAnsi" w:eastAsiaTheme="minorEastAsia" w:hAnsiTheme="minorHAnsi" w:cstheme="minorBidi"/>
          <w:noProof/>
          <w:szCs w:val="22"/>
          <w:lang w:val="en-CA" w:eastAsia="en-CA"/>
        </w:rPr>
      </w:pPr>
      <w:del w:id="250" w:author="v2srivas" w:date="2017-04-06T11:32:00Z">
        <w:r w:rsidDel="00426EED">
          <w:rPr>
            <w:noProof/>
          </w:rPr>
          <w:delText>4.6.2 Sequence Diagram: Privacy Subsystem</w:delText>
        </w:r>
        <w:r w:rsidDel="00426EED">
          <w:rPr>
            <w:noProof/>
          </w:rPr>
          <w:tab/>
          <w:delText>41</w:delText>
        </w:r>
      </w:del>
    </w:p>
    <w:p w:rsidR="008D57BB" w:rsidDel="00426EED" w:rsidRDefault="008D57BB">
      <w:pPr>
        <w:pStyle w:val="TOC3"/>
        <w:tabs>
          <w:tab w:val="right" w:leader="dot" w:pos="8990"/>
        </w:tabs>
        <w:rPr>
          <w:del w:id="251" w:author="v2srivas" w:date="2017-04-06T11:32:00Z"/>
          <w:rFonts w:asciiTheme="minorHAnsi" w:eastAsiaTheme="minorEastAsia" w:hAnsiTheme="minorHAnsi" w:cstheme="minorBidi"/>
          <w:noProof/>
          <w:szCs w:val="22"/>
          <w:lang w:val="en-CA" w:eastAsia="en-CA"/>
        </w:rPr>
      </w:pPr>
      <w:del w:id="252" w:author="v2srivas" w:date="2017-04-06T11:32:00Z">
        <w:r w:rsidDel="00426EED">
          <w:rPr>
            <w:noProof/>
          </w:rPr>
          <w:delText>4.6.3 Sequence Diagram: Risk Subsystem</w:delText>
        </w:r>
        <w:r w:rsidDel="00426EED">
          <w:rPr>
            <w:noProof/>
          </w:rPr>
          <w:tab/>
          <w:delText>43</w:delText>
        </w:r>
      </w:del>
    </w:p>
    <w:p w:rsidR="008D57BB" w:rsidDel="00426EED" w:rsidRDefault="008D57BB">
      <w:pPr>
        <w:pStyle w:val="TOC3"/>
        <w:tabs>
          <w:tab w:val="right" w:leader="dot" w:pos="8990"/>
        </w:tabs>
        <w:rPr>
          <w:del w:id="253" w:author="v2srivas" w:date="2017-04-06T11:32:00Z"/>
          <w:rFonts w:asciiTheme="minorHAnsi" w:eastAsiaTheme="minorEastAsia" w:hAnsiTheme="minorHAnsi" w:cstheme="minorBidi"/>
          <w:noProof/>
          <w:szCs w:val="22"/>
          <w:lang w:val="en-CA" w:eastAsia="en-CA"/>
        </w:rPr>
      </w:pPr>
      <w:del w:id="254" w:author="v2srivas" w:date="2017-04-06T11:32:00Z">
        <w:r w:rsidDel="00426EED">
          <w:rPr>
            <w:noProof/>
          </w:rPr>
          <w:delText>4.6.4 Combined Sequence Diagram</w:delText>
        </w:r>
        <w:r w:rsidDel="00426EED">
          <w:rPr>
            <w:noProof/>
          </w:rPr>
          <w:tab/>
          <w:delText>43</w:delText>
        </w:r>
      </w:del>
    </w:p>
    <w:p w:rsidR="008D57BB" w:rsidDel="00426EED" w:rsidRDefault="008D57BB">
      <w:pPr>
        <w:pStyle w:val="TOC1"/>
        <w:tabs>
          <w:tab w:val="right" w:leader="dot" w:pos="8990"/>
        </w:tabs>
        <w:rPr>
          <w:del w:id="255" w:author="v2srivas" w:date="2017-04-06T11:32:00Z"/>
          <w:rFonts w:asciiTheme="minorHAnsi" w:eastAsiaTheme="minorEastAsia" w:hAnsiTheme="minorHAnsi" w:cstheme="minorBidi"/>
          <w:noProof/>
          <w:szCs w:val="22"/>
          <w:lang w:val="en-CA" w:eastAsia="en-CA"/>
        </w:rPr>
      </w:pPr>
      <w:del w:id="256" w:author="v2srivas" w:date="2017-04-06T11:32:00Z">
        <w:r w:rsidDel="00426EED">
          <w:rPr>
            <w:noProof/>
          </w:rPr>
          <w:delText>Chapter 5 Case Study: Job Recommender System</w:delText>
        </w:r>
        <w:r w:rsidDel="00426EED">
          <w:rPr>
            <w:noProof/>
          </w:rPr>
          <w:tab/>
          <w:delText>45</w:delText>
        </w:r>
      </w:del>
    </w:p>
    <w:p w:rsidR="008D57BB" w:rsidDel="00426EED" w:rsidRDefault="008D57BB">
      <w:pPr>
        <w:pStyle w:val="TOC2"/>
        <w:tabs>
          <w:tab w:val="right" w:leader="dot" w:pos="8990"/>
        </w:tabs>
        <w:rPr>
          <w:del w:id="257" w:author="v2srivas" w:date="2017-04-06T11:32:00Z"/>
          <w:rFonts w:asciiTheme="minorHAnsi" w:eastAsiaTheme="minorEastAsia" w:hAnsiTheme="minorHAnsi" w:cstheme="minorBidi"/>
          <w:noProof/>
          <w:szCs w:val="22"/>
          <w:lang w:val="en-CA" w:eastAsia="en-CA"/>
        </w:rPr>
      </w:pPr>
      <w:del w:id="258" w:author="v2srivas" w:date="2017-04-06T11:32:00Z">
        <w:r w:rsidDel="00426EED">
          <w:rPr>
            <w:noProof/>
          </w:rPr>
          <w:delText>5.1 Problem Description</w:delText>
        </w:r>
        <w:r w:rsidDel="00426EED">
          <w:rPr>
            <w:noProof/>
          </w:rPr>
          <w:tab/>
          <w:delText>45</w:delText>
        </w:r>
      </w:del>
    </w:p>
    <w:p w:rsidR="008D57BB" w:rsidDel="00426EED" w:rsidRDefault="008D57BB">
      <w:pPr>
        <w:pStyle w:val="TOC2"/>
        <w:tabs>
          <w:tab w:val="right" w:leader="dot" w:pos="8990"/>
        </w:tabs>
        <w:rPr>
          <w:del w:id="259" w:author="v2srivas" w:date="2017-04-06T11:32:00Z"/>
          <w:rFonts w:asciiTheme="minorHAnsi" w:eastAsiaTheme="minorEastAsia" w:hAnsiTheme="minorHAnsi" w:cstheme="minorBidi"/>
          <w:noProof/>
          <w:szCs w:val="22"/>
          <w:lang w:val="en-CA" w:eastAsia="en-CA"/>
        </w:rPr>
      </w:pPr>
      <w:del w:id="260" w:author="v2srivas" w:date="2017-04-06T11:32:00Z">
        <w:r w:rsidDel="00426EED">
          <w:rPr>
            <w:noProof/>
          </w:rPr>
          <w:delText>5.2 Approach</w:delText>
        </w:r>
        <w:r w:rsidDel="00426EED">
          <w:rPr>
            <w:noProof/>
          </w:rPr>
          <w:tab/>
          <w:delText>49</w:delText>
        </w:r>
      </w:del>
    </w:p>
    <w:p w:rsidR="008D57BB" w:rsidDel="00426EED" w:rsidRDefault="008D57BB">
      <w:pPr>
        <w:pStyle w:val="TOC2"/>
        <w:tabs>
          <w:tab w:val="right" w:leader="dot" w:pos="8990"/>
        </w:tabs>
        <w:rPr>
          <w:del w:id="261" w:author="v2srivas" w:date="2017-04-06T11:32:00Z"/>
          <w:rFonts w:asciiTheme="minorHAnsi" w:eastAsiaTheme="minorEastAsia" w:hAnsiTheme="minorHAnsi" w:cstheme="minorBidi"/>
          <w:noProof/>
          <w:szCs w:val="22"/>
          <w:lang w:val="en-CA" w:eastAsia="en-CA"/>
        </w:rPr>
      </w:pPr>
      <w:del w:id="262" w:author="v2srivas" w:date="2017-04-06T11:32:00Z">
        <w:r w:rsidDel="00426EED">
          <w:rPr>
            <w:noProof/>
          </w:rPr>
          <w:delText>5.3 Goal Models of the subsystems</w:delText>
        </w:r>
        <w:r w:rsidDel="00426EED">
          <w:rPr>
            <w:noProof/>
          </w:rPr>
          <w:tab/>
          <w:delText>49</w:delText>
        </w:r>
      </w:del>
    </w:p>
    <w:p w:rsidR="008D57BB" w:rsidDel="00426EED" w:rsidRDefault="008D57BB">
      <w:pPr>
        <w:pStyle w:val="TOC3"/>
        <w:tabs>
          <w:tab w:val="right" w:leader="dot" w:pos="8990"/>
        </w:tabs>
        <w:rPr>
          <w:del w:id="263" w:author="v2srivas" w:date="2017-04-06T11:32:00Z"/>
          <w:rFonts w:asciiTheme="minorHAnsi" w:eastAsiaTheme="minorEastAsia" w:hAnsiTheme="minorHAnsi" w:cstheme="minorBidi"/>
          <w:noProof/>
          <w:szCs w:val="22"/>
          <w:lang w:val="en-CA" w:eastAsia="en-CA"/>
        </w:rPr>
      </w:pPr>
      <w:del w:id="264" w:author="v2srivas" w:date="2017-04-06T11:32:00Z">
        <w:r w:rsidDel="00426EED">
          <w:rPr>
            <w:noProof/>
          </w:rPr>
          <w:delText>5.3.1 Goal Model: Data Subsystem</w:delText>
        </w:r>
        <w:r w:rsidDel="00426EED">
          <w:rPr>
            <w:noProof/>
          </w:rPr>
          <w:tab/>
          <w:delText>50</w:delText>
        </w:r>
      </w:del>
    </w:p>
    <w:p w:rsidR="008D57BB" w:rsidDel="00426EED" w:rsidRDefault="008D57BB">
      <w:pPr>
        <w:pStyle w:val="TOC3"/>
        <w:tabs>
          <w:tab w:val="right" w:leader="dot" w:pos="8990"/>
        </w:tabs>
        <w:rPr>
          <w:del w:id="265" w:author="v2srivas" w:date="2017-04-06T11:32:00Z"/>
          <w:rFonts w:asciiTheme="minorHAnsi" w:eastAsiaTheme="minorEastAsia" w:hAnsiTheme="minorHAnsi" w:cstheme="minorBidi"/>
          <w:noProof/>
          <w:szCs w:val="22"/>
          <w:lang w:val="en-CA" w:eastAsia="en-CA"/>
        </w:rPr>
      </w:pPr>
      <w:del w:id="266" w:author="v2srivas" w:date="2017-04-06T11:32:00Z">
        <w:r w:rsidDel="00426EED">
          <w:rPr>
            <w:noProof/>
          </w:rPr>
          <w:delText>5.3.2 Goal Model: Privacy Subsystem</w:delText>
        </w:r>
        <w:r w:rsidDel="00426EED">
          <w:rPr>
            <w:noProof/>
          </w:rPr>
          <w:tab/>
          <w:delText>50</w:delText>
        </w:r>
      </w:del>
    </w:p>
    <w:p w:rsidR="008D57BB" w:rsidDel="00426EED" w:rsidRDefault="008D57BB">
      <w:pPr>
        <w:pStyle w:val="TOC3"/>
        <w:tabs>
          <w:tab w:val="right" w:leader="dot" w:pos="8990"/>
        </w:tabs>
        <w:rPr>
          <w:del w:id="267" w:author="v2srivas" w:date="2017-04-06T11:32:00Z"/>
          <w:rFonts w:asciiTheme="minorHAnsi" w:eastAsiaTheme="minorEastAsia" w:hAnsiTheme="minorHAnsi" w:cstheme="minorBidi"/>
          <w:noProof/>
          <w:szCs w:val="22"/>
          <w:lang w:val="en-CA" w:eastAsia="en-CA"/>
        </w:rPr>
      </w:pPr>
      <w:del w:id="268" w:author="v2srivas" w:date="2017-04-06T11:32:00Z">
        <w:r w:rsidDel="00426EED">
          <w:rPr>
            <w:noProof/>
          </w:rPr>
          <w:delText>5.3.3 Goal Model: Risk Subsystem</w:delText>
        </w:r>
        <w:r w:rsidDel="00426EED">
          <w:rPr>
            <w:noProof/>
          </w:rPr>
          <w:tab/>
          <w:delText>51</w:delText>
        </w:r>
      </w:del>
    </w:p>
    <w:p w:rsidR="008D57BB" w:rsidDel="00426EED" w:rsidRDefault="008D57BB">
      <w:pPr>
        <w:pStyle w:val="TOC3"/>
        <w:tabs>
          <w:tab w:val="right" w:leader="dot" w:pos="8990"/>
        </w:tabs>
        <w:rPr>
          <w:del w:id="269" w:author="v2srivas" w:date="2017-04-06T11:32:00Z"/>
          <w:rFonts w:asciiTheme="minorHAnsi" w:eastAsiaTheme="minorEastAsia" w:hAnsiTheme="minorHAnsi" w:cstheme="minorBidi"/>
          <w:noProof/>
          <w:szCs w:val="22"/>
          <w:lang w:val="en-CA" w:eastAsia="en-CA"/>
        </w:rPr>
      </w:pPr>
      <w:del w:id="270" w:author="v2srivas" w:date="2017-04-06T11:32:00Z">
        <w:r w:rsidDel="00426EED">
          <w:rPr>
            <w:noProof/>
          </w:rPr>
          <w:delText>5.3.4 Combined Goal Model of the System</w:delText>
        </w:r>
        <w:r w:rsidDel="00426EED">
          <w:rPr>
            <w:noProof/>
          </w:rPr>
          <w:tab/>
          <w:delText>52</w:delText>
        </w:r>
      </w:del>
    </w:p>
    <w:p w:rsidR="008D57BB" w:rsidDel="00426EED" w:rsidRDefault="008D57BB">
      <w:pPr>
        <w:pStyle w:val="TOC2"/>
        <w:tabs>
          <w:tab w:val="right" w:leader="dot" w:pos="8990"/>
        </w:tabs>
        <w:rPr>
          <w:del w:id="271" w:author="v2srivas" w:date="2017-04-06T11:32:00Z"/>
          <w:rFonts w:asciiTheme="minorHAnsi" w:eastAsiaTheme="minorEastAsia" w:hAnsiTheme="minorHAnsi" w:cstheme="minorBidi"/>
          <w:noProof/>
          <w:szCs w:val="22"/>
          <w:lang w:val="en-CA" w:eastAsia="en-CA"/>
        </w:rPr>
      </w:pPr>
      <w:del w:id="272" w:author="v2srivas" w:date="2017-04-06T11:32:00Z">
        <w:r w:rsidDel="00426EED">
          <w:rPr>
            <w:noProof/>
          </w:rPr>
          <w:delText>5.4 Activity Models of the subsystems</w:delText>
        </w:r>
        <w:r w:rsidDel="00426EED">
          <w:rPr>
            <w:noProof/>
          </w:rPr>
          <w:tab/>
          <w:delText>54</w:delText>
        </w:r>
      </w:del>
    </w:p>
    <w:p w:rsidR="008D57BB" w:rsidDel="00426EED" w:rsidRDefault="008D57BB">
      <w:pPr>
        <w:pStyle w:val="TOC3"/>
        <w:tabs>
          <w:tab w:val="right" w:leader="dot" w:pos="8990"/>
        </w:tabs>
        <w:rPr>
          <w:del w:id="273" w:author="v2srivas" w:date="2017-04-06T11:32:00Z"/>
          <w:rFonts w:asciiTheme="minorHAnsi" w:eastAsiaTheme="minorEastAsia" w:hAnsiTheme="minorHAnsi" w:cstheme="minorBidi"/>
          <w:noProof/>
          <w:szCs w:val="22"/>
          <w:lang w:val="en-CA" w:eastAsia="en-CA"/>
        </w:rPr>
      </w:pPr>
      <w:del w:id="274" w:author="v2srivas" w:date="2017-04-06T11:32:00Z">
        <w:r w:rsidRPr="005371AA" w:rsidDel="00426EED">
          <w:rPr>
            <w:noProof/>
            <w:lang w:val="en-CA"/>
          </w:rPr>
          <w:delText>5.4.1 Activity Model: Data Subsystem</w:delText>
        </w:r>
        <w:r w:rsidDel="00426EED">
          <w:rPr>
            <w:noProof/>
          </w:rPr>
          <w:tab/>
          <w:delText>54</w:delText>
        </w:r>
      </w:del>
    </w:p>
    <w:p w:rsidR="008D57BB" w:rsidDel="00426EED" w:rsidRDefault="008D57BB">
      <w:pPr>
        <w:pStyle w:val="TOC3"/>
        <w:tabs>
          <w:tab w:val="right" w:leader="dot" w:pos="8990"/>
        </w:tabs>
        <w:rPr>
          <w:del w:id="275" w:author="v2srivas" w:date="2017-04-06T11:32:00Z"/>
          <w:rFonts w:asciiTheme="minorHAnsi" w:eastAsiaTheme="minorEastAsia" w:hAnsiTheme="minorHAnsi" w:cstheme="minorBidi"/>
          <w:noProof/>
          <w:szCs w:val="22"/>
          <w:lang w:val="en-CA" w:eastAsia="en-CA"/>
        </w:rPr>
      </w:pPr>
      <w:del w:id="276" w:author="v2srivas" w:date="2017-04-06T11:32:00Z">
        <w:r w:rsidRPr="005371AA" w:rsidDel="00426EED">
          <w:rPr>
            <w:noProof/>
            <w:lang w:val="en-CA"/>
          </w:rPr>
          <w:delText>5.4.2 Activity Model: Risk Subsystem</w:delText>
        </w:r>
        <w:r w:rsidDel="00426EED">
          <w:rPr>
            <w:noProof/>
          </w:rPr>
          <w:tab/>
          <w:delText>55</w:delText>
        </w:r>
      </w:del>
    </w:p>
    <w:p w:rsidR="008D57BB" w:rsidDel="00426EED" w:rsidRDefault="008D57BB">
      <w:pPr>
        <w:pStyle w:val="TOC3"/>
        <w:tabs>
          <w:tab w:val="right" w:leader="dot" w:pos="8990"/>
        </w:tabs>
        <w:rPr>
          <w:del w:id="277" w:author="v2srivas" w:date="2017-04-06T11:32:00Z"/>
          <w:rFonts w:asciiTheme="minorHAnsi" w:eastAsiaTheme="minorEastAsia" w:hAnsiTheme="minorHAnsi" w:cstheme="minorBidi"/>
          <w:noProof/>
          <w:szCs w:val="22"/>
          <w:lang w:val="en-CA" w:eastAsia="en-CA"/>
        </w:rPr>
      </w:pPr>
      <w:del w:id="278" w:author="v2srivas" w:date="2017-04-06T11:32:00Z">
        <w:r w:rsidRPr="005371AA" w:rsidDel="00426EED">
          <w:rPr>
            <w:noProof/>
            <w:lang w:val="en-CA"/>
          </w:rPr>
          <w:delText>5.4.3 Activity Model: Privacy Subsystem</w:delText>
        </w:r>
        <w:r w:rsidDel="00426EED">
          <w:rPr>
            <w:noProof/>
          </w:rPr>
          <w:tab/>
          <w:delText>56</w:delText>
        </w:r>
      </w:del>
    </w:p>
    <w:p w:rsidR="008D57BB" w:rsidDel="00426EED" w:rsidRDefault="008D57BB">
      <w:pPr>
        <w:pStyle w:val="TOC3"/>
        <w:tabs>
          <w:tab w:val="right" w:leader="dot" w:pos="8990"/>
        </w:tabs>
        <w:rPr>
          <w:del w:id="279" w:author="v2srivas" w:date="2017-04-06T11:32:00Z"/>
          <w:rFonts w:asciiTheme="minorHAnsi" w:eastAsiaTheme="minorEastAsia" w:hAnsiTheme="minorHAnsi" w:cstheme="minorBidi"/>
          <w:noProof/>
          <w:szCs w:val="22"/>
          <w:lang w:val="en-CA" w:eastAsia="en-CA"/>
        </w:rPr>
      </w:pPr>
      <w:del w:id="280" w:author="v2srivas" w:date="2017-04-06T11:32:00Z">
        <w:r w:rsidRPr="005371AA" w:rsidDel="00426EED">
          <w:rPr>
            <w:noProof/>
            <w:lang w:val="en-CA"/>
          </w:rPr>
          <w:delText>5.4.4 Combined Activity Model of the system</w:delText>
        </w:r>
        <w:r w:rsidDel="00426EED">
          <w:rPr>
            <w:noProof/>
          </w:rPr>
          <w:tab/>
          <w:delText>57</w:delText>
        </w:r>
      </w:del>
    </w:p>
    <w:p w:rsidR="008D57BB" w:rsidDel="00426EED" w:rsidRDefault="008D57BB">
      <w:pPr>
        <w:pStyle w:val="TOC2"/>
        <w:tabs>
          <w:tab w:val="right" w:leader="dot" w:pos="8990"/>
        </w:tabs>
        <w:rPr>
          <w:del w:id="281" w:author="v2srivas" w:date="2017-04-06T11:32:00Z"/>
          <w:rFonts w:asciiTheme="minorHAnsi" w:eastAsiaTheme="minorEastAsia" w:hAnsiTheme="minorHAnsi" w:cstheme="minorBidi"/>
          <w:noProof/>
          <w:szCs w:val="22"/>
          <w:lang w:val="en-CA" w:eastAsia="en-CA"/>
        </w:rPr>
      </w:pPr>
      <w:del w:id="282" w:author="v2srivas" w:date="2017-04-06T11:32:00Z">
        <w:r w:rsidRPr="005371AA" w:rsidDel="00426EED">
          <w:rPr>
            <w:noProof/>
            <w:lang w:val="en-CA"/>
          </w:rPr>
          <w:delText>5.5 Sequence Diagram for the Subsystems</w:delText>
        </w:r>
        <w:r w:rsidDel="00426EED">
          <w:rPr>
            <w:noProof/>
          </w:rPr>
          <w:tab/>
          <w:delText>59</w:delText>
        </w:r>
      </w:del>
    </w:p>
    <w:p w:rsidR="008D57BB" w:rsidDel="00426EED" w:rsidRDefault="008D57BB">
      <w:pPr>
        <w:pStyle w:val="TOC3"/>
        <w:tabs>
          <w:tab w:val="right" w:leader="dot" w:pos="8990"/>
        </w:tabs>
        <w:rPr>
          <w:del w:id="283" w:author="v2srivas" w:date="2017-04-06T11:32:00Z"/>
          <w:rFonts w:asciiTheme="minorHAnsi" w:eastAsiaTheme="minorEastAsia" w:hAnsiTheme="minorHAnsi" w:cstheme="minorBidi"/>
          <w:noProof/>
          <w:szCs w:val="22"/>
          <w:lang w:val="en-CA" w:eastAsia="en-CA"/>
        </w:rPr>
      </w:pPr>
      <w:del w:id="284" w:author="v2srivas" w:date="2017-04-06T11:32:00Z">
        <w:r w:rsidRPr="005371AA" w:rsidDel="00426EED">
          <w:rPr>
            <w:noProof/>
            <w:lang w:val="en-CA"/>
          </w:rPr>
          <w:delText>5.5.1 Sequence Diagram: Data Subsystem</w:delText>
        </w:r>
        <w:r w:rsidDel="00426EED">
          <w:rPr>
            <w:noProof/>
          </w:rPr>
          <w:tab/>
          <w:delText>59</w:delText>
        </w:r>
      </w:del>
    </w:p>
    <w:p w:rsidR="008D57BB" w:rsidDel="00426EED" w:rsidRDefault="008D57BB">
      <w:pPr>
        <w:pStyle w:val="TOC3"/>
        <w:tabs>
          <w:tab w:val="right" w:leader="dot" w:pos="8990"/>
        </w:tabs>
        <w:rPr>
          <w:del w:id="285" w:author="v2srivas" w:date="2017-04-06T11:32:00Z"/>
          <w:rFonts w:asciiTheme="minorHAnsi" w:eastAsiaTheme="minorEastAsia" w:hAnsiTheme="minorHAnsi" w:cstheme="minorBidi"/>
          <w:noProof/>
          <w:szCs w:val="22"/>
          <w:lang w:val="en-CA" w:eastAsia="en-CA"/>
        </w:rPr>
      </w:pPr>
      <w:del w:id="286" w:author="v2srivas" w:date="2017-04-06T11:32:00Z">
        <w:r w:rsidRPr="005371AA" w:rsidDel="00426EED">
          <w:rPr>
            <w:noProof/>
            <w:lang w:val="en-CA"/>
          </w:rPr>
          <w:delText>5.5.2 Sequence Diagram: Risk Subsystem</w:delText>
        </w:r>
        <w:r w:rsidDel="00426EED">
          <w:rPr>
            <w:noProof/>
          </w:rPr>
          <w:tab/>
          <w:delText>60</w:delText>
        </w:r>
      </w:del>
    </w:p>
    <w:p w:rsidR="008D57BB" w:rsidDel="00426EED" w:rsidRDefault="008D57BB">
      <w:pPr>
        <w:pStyle w:val="TOC3"/>
        <w:tabs>
          <w:tab w:val="right" w:leader="dot" w:pos="8990"/>
        </w:tabs>
        <w:rPr>
          <w:del w:id="287" w:author="v2srivas" w:date="2017-04-06T11:32:00Z"/>
          <w:rFonts w:asciiTheme="minorHAnsi" w:eastAsiaTheme="minorEastAsia" w:hAnsiTheme="minorHAnsi" w:cstheme="minorBidi"/>
          <w:noProof/>
          <w:szCs w:val="22"/>
          <w:lang w:val="en-CA" w:eastAsia="en-CA"/>
        </w:rPr>
      </w:pPr>
      <w:del w:id="288" w:author="v2srivas" w:date="2017-04-06T11:32:00Z">
        <w:r w:rsidRPr="005371AA" w:rsidDel="00426EED">
          <w:rPr>
            <w:noProof/>
            <w:lang w:val="en-CA"/>
          </w:rPr>
          <w:delText>5.5.3 Sequence Diagram: Privacy Subsystem</w:delText>
        </w:r>
        <w:r w:rsidDel="00426EED">
          <w:rPr>
            <w:noProof/>
          </w:rPr>
          <w:tab/>
          <w:delText>60</w:delText>
        </w:r>
      </w:del>
    </w:p>
    <w:p w:rsidR="008D57BB" w:rsidDel="00426EED" w:rsidRDefault="008D57BB">
      <w:pPr>
        <w:pStyle w:val="TOC3"/>
        <w:tabs>
          <w:tab w:val="right" w:leader="dot" w:pos="8990"/>
        </w:tabs>
        <w:rPr>
          <w:del w:id="289" w:author="v2srivas" w:date="2017-04-06T11:32:00Z"/>
          <w:rFonts w:asciiTheme="minorHAnsi" w:eastAsiaTheme="minorEastAsia" w:hAnsiTheme="minorHAnsi" w:cstheme="minorBidi"/>
          <w:noProof/>
          <w:szCs w:val="22"/>
          <w:lang w:val="en-CA" w:eastAsia="en-CA"/>
        </w:rPr>
      </w:pPr>
      <w:del w:id="290" w:author="v2srivas" w:date="2017-04-06T11:32:00Z">
        <w:r w:rsidRPr="005371AA" w:rsidDel="00426EED">
          <w:rPr>
            <w:noProof/>
            <w:lang w:val="en-CA"/>
          </w:rPr>
          <w:delText>5.5.4 Combined Sequence Diagram of the System</w:delText>
        </w:r>
        <w:r w:rsidDel="00426EED">
          <w:rPr>
            <w:noProof/>
          </w:rPr>
          <w:tab/>
          <w:delText>61</w:delText>
        </w:r>
      </w:del>
    </w:p>
    <w:p w:rsidR="008D57BB" w:rsidDel="00426EED" w:rsidRDefault="008D57BB">
      <w:pPr>
        <w:pStyle w:val="TOC1"/>
        <w:tabs>
          <w:tab w:val="right" w:leader="dot" w:pos="8990"/>
        </w:tabs>
        <w:rPr>
          <w:del w:id="291" w:author="v2srivas" w:date="2017-04-06T11:32:00Z"/>
          <w:rFonts w:asciiTheme="minorHAnsi" w:eastAsiaTheme="minorEastAsia" w:hAnsiTheme="minorHAnsi" w:cstheme="minorBidi"/>
          <w:noProof/>
          <w:szCs w:val="22"/>
          <w:lang w:val="en-CA" w:eastAsia="en-CA"/>
        </w:rPr>
      </w:pPr>
      <w:del w:id="292" w:author="v2srivas" w:date="2017-04-06T11:32:00Z">
        <w:r w:rsidDel="00426EED">
          <w:rPr>
            <w:noProof/>
          </w:rPr>
          <w:delText>Chapter 6 Conclusions and Future Work</w:delText>
        </w:r>
        <w:r w:rsidDel="00426EED">
          <w:rPr>
            <w:noProof/>
          </w:rPr>
          <w:tab/>
          <w:delText>63</w:delText>
        </w:r>
      </w:del>
    </w:p>
    <w:p w:rsidR="008D57BB" w:rsidDel="00426EED" w:rsidRDefault="008D57BB">
      <w:pPr>
        <w:pStyle w:val="TOC2"/>
        <w:tabs>
          <w:tab w:val="right" w:leader="dot" w:pos="8990"/>
        </w:tabs>
        <w:rPr>
          <w:del w:id="293" w:author="v2srivas" w:date="2017-04-06T11:32:00Z"/>
          <w:rFonts w:asciiTheme="minorHAnsi" w:eastAsiaTheme="minorEastAsia" w:hAnsiTheme="minorHAnsi" w:cstheme="minorBidi"/>
          <w:noProof/>
          <w:szCs w:val="22"/>
          <w:lang w:val="en-CA" w:eastAsia="en-CA"/>
        </w:rPr>
      </w:pPr>
      <w:del w:id="294" w:author="v2srivas" w:date="2017-04-06T11:32:00Z">
        <w:r w:rsidDel="00426EED">
          <w:rPr>
            <w:noProof/>
          </w:rPr>
          <w:delText>6.1 Conclusions</w:delText>
        </w:r>
        <w:r w:rsidDel="00426EED">
          <w:rPr>
            <w:noProof/>
          </w:rPr>
          <w:tab/>
          <w:delText>63</w:delText>
        </w:r>
      </w:del>
    </w:p>
    <w:p w:rsidR="008D57BB" w:rsidDel="00426EED" w:rsidRDefault="008D57BB">
      <w:pPr>
        <w:pStyle w:val="TOC2"/>
        <w:tabs>
          <w:tab w:val="right" w:leader="dot" w:pos="8990"/>
        </w:tabs>
        <w:rPr>
          <w:del w:id="295" w:author="v2srivas" w:date="2017-04-06T11:32:00Z"/>
          <w:rFonts w:asciiTheme="minorHAnsi" w:eastAsiaTheme="minorEastAsia" w:hAnsiTheme="minorHAnsi" w:cstheme="minorBidi"/>
          <w:noProof/>
          <w:szCs w:val="22"/>
          <w:lang w:val="en-CA" w:eastAsia="en-CA"/>
        </w:rPr>
      </w:pPr>
      <w:del w:id="296" w:author="v2srivas" w:date="2017-04-06T11:32:00Z">
        <w:r w:rsidDel="00426EED">
          <w:rPr>
            <w:noProof/>
          </w:rPr>
          <w:delText>6.2 Future Work</w:delText>
        </w:r>
        <w:r w:rsidDel="00426EED">
          <w:rPr>
            <w:noProof/>
          </w:rPr>
          <w:tab/>
          <w:delText>63</w:delText>
        </w:r>
      </w:del>
    </w:p>
    <w:p w:rsidR="008D57BB" w:rsidDel="00426EED" w:rsidRDefault="008D57BB">
      <w:pPr>
        <w:pStyle w:val="TOC1"/>
        <w:tabs>
          <w:tab w:val="right" w:leader="dot" w:pos="8990"/>
        </w:tabs>
        <w:rPr>
          <w:del w:id="297" w:author="v2srivas" w:date="2017-04-06T11:32:00Z"/>
          <w:rFonts w:asciiTheme="minorHAnsi" w:eastAsiaTheme="minorEastAsia" w:hAnsiTheme="minorHAnsi" w:cstheme="minorBidi"/>
          <w:noProof/>
          <w:szCs w:val="22"/>
          <w:lang w:val="en-CA" w:eastAsia="en-CA"/>
        </w:rPr>
      </w:pPr>
      <w:del w:id="298" w:author="v2srivas" w:date="2017-04-06T11:32:00Z">
        <w:r w:rsidDel="00426EED">
          <w:rPr>
            <w:noProof/>
          </w:rPr>
          <w:delText>Appendix</w:delText>
        </w:r>
        <w:r w:rsidDel="00426EED">
          <w:rPr>
            <w:noProof/>
          </w:rPr>
          <w:tab/>
          <w:delText>64</w:delText>
        </w:r>
      </w:del>
    </w:p>
    <w:p w:rsidR="008D57BB" w:rsidDel="00426EED" w:rsidRDefault="008D57BB">
      <w:pPr>
        <w:pStyle w:val="TOC3"/>
        <w:tabs>
          <w:tab w:val="right" w:leader="dot" w:pos="8990"/>
        </w:tabs>
        <w:rPr>
          <w:del w:id="299" w:author="v2srivas" w:date="2017-04-06T11:32:00Z"/>
          <w:rFonts w:asciiTheme="minorHAnsi" w:eastAsiaTheme="minorEastAsia" w:hAnsiTheme="minorHAnsi" w:cstheme="minorBidi"/>
          <w:noProof/>
          <w:szCs w:val="22"/>
          <w:lang w:val="en-CA" w:eastAsia="en-CA"/>
        </w:rPr>
      </w:pPr>
      <w:del w:id="300" w:author="v2srivas" w:date="2017-04-06T11:32:00Z">
        <w:r w:rsidDel="00426EED">
          <w:rPr>
            <w:noProof/>
          </w:rPr>
          <w:delText>Privacy scope of a system</w:delText>
        </w:r>
        <w:r w:rsidDel="00426EED">
          <w:rPr>
            <w:noProof/>
          </w:rPr>
          <w:tab/>
          <w:delText>64</w:delText>
        </w:r>
      </w:del>
    </w:p>
    <w:p w:rsidR="008D57BB" w:rsidDel="00426EED" w:rsidRDefault="008D57BB">
      <w:pPr>
        <w:pStyle w:val="TOC3"/>
        <w:tabs>
          <w:tab w:val="right" w:leader="dot" w:pos="8990"/>
        </w:tabs>
        <w:rPr>
          <w:del w:id="301" w:author="v2srivas" w:date="2017-04-06T11:32:00Z"/>
          <w:rFonts w:asciiTheme="minorHAnsi" w:eastAsiaTheme="minorEastAsia" w:hAnsiTheme="minorHAnsi" w:cstheme="minorBidi"/>
          <w:noProof/>
          <w:szCs w:val="22"/>
          <w:lang w:val="en-CA" w:eastAsia="en-CA"/>
        </w:rPr>
      </w:pPr>
      <w:del w:id="302" w:author="v2srivas" w:date="2017-04-06T11:32:00Z">
        <w:r w:rsidDel="00426EED">
          <w:rPr>
            <w:noProof/>
          </w:rPr>
          <w:delText>Contextual risk scope</w:delText>
        </w:r>
        <w:r w:rsidDel="00426EED">
          <w:rPr>
            <w:noProof/>
          </w:rPr>
          <w:tab/>
          <w:delText>65</w:delText>
        </w:r>
      </w:del>
    </w:p>
    <w:p w:rsidR="008D57BB" w:rsidDel="00426EED" w:rsidRDefault="008D57BB">
      <w:pPr>
        <w:pStyle w:val="TOC3"/>
        <w:tabs>
          <w:tab w:val="right" w:leader="dot" w:pos="8990"/>
        </w:tabs>
        <w:rPr>
          <w:del w:id="303" w:author="v2srivas" w:date="2017-04-06T11:32:00Z"/>
          <w:rFonts w:asciiTheme="minorHAnsi" w:eastAsiaTheme="minorEastAsia" w:hAnsiTheme="minorHAnsi" w:cstheme="minorBidi"/>
          <w:noProof/>
          <w:szCs w:val="22"/>
          <w:lang w:val="en-CA" w:eastAsia="en-CA"/>
        </w:rPr>
      </w:pPr>
      <w:del w:id="304" w:author="v2srivas" w:date="2017-04-06T11:32:00Z">
        <w:r w:rsidDel="00426EED">
          <w:rPr>
            <w:noProof/>
          </w:rPr>
          <w:delText>Explanation of a multidimensional system diagram</w:delText>
        </w:r>
        <w:r w:rsidDel="00426EED">
          <w:rPr>
            <w:noProof/>
          </w:rPr>
          <w:tab/>
          <w:delText>66</w:delText>
        </w:r>
      </w:del>
    </w:p>
    <w:p w:rsidR="008D57BB" w:rsidDel="00426EED" w:rsidRDefault="008D57BB">
      <w:pPr>
        <w:pStyle w:val="TOC3"/>
        <w:tabs>
          <w:tab w:val="right" w:leader="dot" w:pos="8990"/>
        </w:tabs>
        <w:rPr>
          <w:del w:id="305" w:author="v2srivas" w:date="2017-04-06T11:32:00Z"/>
          <w:rFonts w:asciiTheme="minorHAnsi" w:eastAsiaTheme="minorEastAsia" w:hAnsiTheme="minorHAnsi" w:cstheme="minorBidi"/>
          <w:noProof/>
          <w:szCs w:val="22"/>
          <w:lang w:val="en-CA" w:eastAsia="en-CA"/>
        </w:rPr>
      </w:pPr>
      <w:del w:id="306" w:author="v2srivas" w:date="2017-04-06T11:32:00Z">
        <w:r w:rsidDel="00426EED">
          <w:rPr>
            <w:noProof/>
          </w:rPr>
          <w:delText>Extension of the evaluation method to the case study</w:delText>
        </w:r>
        <w:r w:rsidDel="00426EED">
          <w:rPr>
            <w:noProof/>
          </w:rPr>
          <w:tab/>
          <w:delText>68</w:delText>
        </w:r>
      </w:del>
    </w:p>
    <w:p w:rsidR="008D57BB" w:rsidDel="00426EED" w:rsidRDefault="008D57BB">
      <w:pPr>
        <w:pStyle w:val="TOC1"/>
        <w:tabs>
          <w:tab w:val="right" w:leader="dot" w:pos="8990"/>
        </w:tabs>
        <w:rPr>
          <w:del w:id="307" w:author="v2srivas" w:date="2017-04-06T11:32:00Z"/>
          <w:rFonts w:asciiTheme="minorHAnsi" w:eastAsiaTheme="minorEastAsia" w:hAnsiTheme="minorHAnsi" w:cstheme="minorBidi"/>
          <w:noProof/>
          <w:szCs w:val="22"/>
          <w:lang w:val="en-CA" w:eastAsia="en-CA"/>
        </w:rPr>
      </w:pPr>
      <w:del w:id="308" w:author="v2srivas" w:date="2017-04-06T11:32:00Z">
        <w:r w:rsidDel="00426EED">
          <w:rPr>
            <w:noProof/>
          </w:rPr>
          <w:delText>Bibliography</w:delText>
        </w:r>
        <w:r w:rsidDel="00426EED">
          <w:rPr>
            <w:noProof/>
          </w:rPr>
          <w:tab/>
          <w:delText>70</w:delText>
        </w:r>
      </w:del>
    </w:p>
    <w:p w:rsidR="00EC59C4" w:rsidDel="008D57BB" w:rsidRDefault="00EC59C4">
      <w:pPr>
        <w:pStyle w:val="TOC1"/>
        <w:tabs>
          <w:tab w:val="right" w:leader="dot" w:pos="8990"/>
        </w:tabs>
        <w:rPr>
          <w:del w:id="309" w:author="v2srivas" w:date="2017-04-06T11:31:00Z"/>
          <w:rFonts w:asciiTheme="minorHAnsi" w:eastAsiaTheme="minorEastAsia" w:hAnsiTheme="minorHAnsi" w:cstheme="minorBidi"/>
          <w:noProof/>
          <w:szCs w:val="22"/>
          <w:lang w:val="en-CA" w:eastAsia="en-CA"/>
        </w:rPr>
      </w:pPr>
      <w:del w:id="310" w:author="v2srivas" w:date="2017-04-06T11:31:00Z">
        <w:r w:rsidDel="008D57BB">
          <w:rPr>
            <w:noProof/>
          </w:rPr>
          <w:delText>AUTHOR'S DECLARATION</w:delText>
        </w:r>
        <w:r w:rsidDel="008D57BB">
          <w:rPr>
            <w:noProof/>
          </w:rPr>
          <w:tab/>
        </w:r>
        <w:r w:rsidR="00823832" w:rsidDel="008D57BB">
          <w:rPr>
            <w:noProof/>
          </w:rPr>
          <w:delText>ii</w:delText>
        </w:r>
      </w:del>
    </w:p>
    <w:p w:rsidR="00EC59C4" w:rsidDel="008D57BB" w:rsidRDefault="00EC59C4">
      <w:pPr>
        <w:pStyle w:val="TOC1"/>
        <w:tabs>
          <w:tab w:val="right" w:leader="dot" w:pos="8990"/>
        </w:tabs>
        <w:rPr>
          <w:del w:id="311" w:author="v2srivas" w:date="2017-04-06T11:31:00Z"/>
          <w:rFonts w:asciiTheme="minorHAnsi" w:eastAsiaTheme="minorEastAsia" w:hAnsiTheme="minorHAnsi" w:cstheme="minorBidi"/>
          <w:noProof/>
          <w:szCs w:val="22"/>
          <w:lang w:val="en-CA" w:eastAsia="en-CA"/>
        </w:rPr>
      </w:pPr>
      <w:del w:id="312" w:author="v2srivas" w:date="2017-04-06T11:31:00Z">
        <w:r w:rsidDel="008D57BB">
          <w:rPr>
            <w:noProof/>
          </w:rPr>
          <w:delText>Abstract</w:delText>
        </w:r>
        <w:r w:rsidDel="008D57BB">
          <w:rPr>
            <w:noProof/>
          </w:rPr>
          <w:tab/>
        </w:r>
        <w:r w:rsidR="00823832" w:rsidDel="008D57BB">
          <w:rPr>
            <w:noProof/>
          </w:rPr>
          <w:delText>iii</w:delText>
        </w:r>
      </w:del>
    </w:p>
    <w:p w:rsidR="00EC59C4" w:rsidDel="008D57BB" w:rsidRDefault="00EC59C4">
      <w:pPr>
        <w:pStyle w:val="TOC1"/>
        <w:tabs>
          <w:tab w:val="right" w:leader="dot" w:pos="8990"/>
        </w:tabs>
        <w:rPr>
          <w:del w:id="313" w:author="v2srivas" w:date="2017-04-06T11:31:00Z"/>
          <w:rFonts w:asciiTheme="minorHAnsi" w:eastAsiaTheme="minorEastAsia" w:hAnsiTheme="minorHAnsi" w:cstheme="minorBidi"/>
          <w:noProof/>
          <w:szCs w:val="22"/>
          <w:lang w:val="en-CA" w:eastAsia="en-CA"/>
        </w:rPr>
      </w:pPr>
      <w:del w:id="314" w:author="v2srivas" w:date="2017-04-06T11:31:00Z">
        <w:r w:rsidDel="008D57BB">
          <w:rPr>
            <w:noProof/>
          </w:rPr>
          <w:delText>Acknowledgements</w:delText>
        </w:r>
        <w:r w:rsidDel="008D57BB">
          <w:rPr>
            <w:noProof/>
          </w:rPr>
          <w:tab/>
        </w:r>
        <w:r w:rsidR="00823832" w:rsidDel="008D57BB">
          <w:rPr>
            <w:noProof/>
          </w:rPr>
          <w:delText>iv</w:delText>
        </w:r>
      </w:del>
    </w:p>
    <w:p w:rsidR="00EC59C4" w:rsidDel="008D57BB" w:rsidRDefault="00EC59C4">
      <w:pPr>
        <w:pStyle w:val="TOC1"/>
        <w:tabs>
          <w:tab w:val="right" w:leader="dot" w:pos="8990"/>
        </w:tabs>
        <w:rPr>
          <w:del w:id="315" w:author="v2srivas" w:date="2017-04-06T11:31:00Z"/>
          <w:rFonts w:asciiTheme="minorHAnsi" w:eastAsiaTheme="minorEastAsia" w:hAnsiTheme="minorHAnsi" w:cstheme="minorBidi"/>
          <w:noProof/>
          <w:szCs w:val="22"/>
          <w:lang w:val="en-CA" w:eastAsia="en-CA"/>
        </w:rPr>
      </w:pPr>
      <w:del w:id="316" w:author="v2srivas" w:date="2017-04-06T11:31:00Z">
        <w:r w:rsidDel="008D57BB">
          <w:rPr>
            <w:noProof/>
          </w:rPr>
          <w:delText>Table of Contents</w:delText>
        </w:r>
        <w:r w:rsidDel="008D57BB">
          <w:rPr>
            <w:noProof/>
          </w:rPr>
          <w:tab/>
        </w:r>
        <w:r w:rsidR="00823832" w:rsidDel="008D57BB">
          <w:rPr>
            <w:noProof/>
          </w:rPr>
          <w:delText>v</w:delText>
        </w:r>
      </w:del>
    </w:p>
    <w:p w:rsidR="00EC59C4" w:rsidDel="008D57BB" w:rsidRDefault="00EC59C4">
      <w:pPr>
        <w:pStyle w:val="TOC1"/>
        <w:tabs>
          <w:tab w:val="right" w:leader="dot" w:pos="8990"/>
        </w:tabs>
        <w:rPr>
          <w:del w:id="317" w:author="v2srivas" w:date="2017-04-06T11:31:00Z"/>
          <w:rFonts w:asciiTheme="minorHAnsi" w:eastAsiaTheme="minorEastAsia" w:hAnsiTheme="minorHAnsi" w:cstheme="minorBidi"/>
          <w:noProof/>
          <w:szCs w:val="22"/>
          <w:lang w:val="en-CA" w:eastAsia="en-CA"/>
        </w:rPr>
      </w:pPr>
      <w:del w:id="318" w:author="v2srivas" w:date="2017-04-06T11:31:00Z">
        <w:r w:rsidDel="008D57BB">
          <w:rPr>
            <w:noProof/>
          </w:rPr>
          <w:delText>List of Figures</w:delText>
        </w:r>
        <w:r w:rsidDel="008D57BB">
          <w:rPr>
            <w:noProof/>
          </w:rPr>
          <w:tab/>
        </w:r>
        <w:r w:rsidR="00823832" w:rsidDel="008D57BB">
          <w:rPr>
            <w:noProof/>
          </w:rPr>
          <w:delText>viii</w:delText>
        </w:r>
      </w:del>
    </w:p>
    <w:p w:rsidR="00EC59C4" w:rsidDel="008D57BB" w:rsidRDefault="00EC59C4">
      <w:pPr>
        <w:pStyle w:val="TOC1"/>
        <w:tabs>
          <w:tab w:val="right" w:leader="dot" w:pos="8990"/>
        </w:tabs>
        <w:rPr>
          <w:del w:id="319" w:author="v2srivas" w:date="2017-04-06T11:31:00Z"/>
          <w:rFonts w:asciiTheme="minorHAnsi" w:eastAsiaTheme="minorEastAsia" w:hAnsiTheme="minorHAnsi" w:cstheme="minorBidi"/>
          <w:noProof/>
          <w:szCs w:val="22"/>
          <w:lang w:val="en-CA" w:eastAsia="en-CA"/>
        </w:rPr>
      </w:pPr>
      <w:del w:id="320" w:author="v2srivas" w:date="2017-04-06T11:31:00Z">
        <w:r w:rsidDel="008D57BB">
          <w:rPr>
            <w:noProof/>
          </w:rPr>
          <w:delText>List of Tables</w:delText>
        </w:r>
        <w:r w:rsidDel="008D57BB">
          <w:rPr>
            <w:noProof/>
          </w:rPr>
          <w:tab/>
        </w:r>
        <w:r w:rsidR="00823832" w:rsidDel="008D57BB">
          <w:rPr>
            <w:noProof/>
          </w:rPr>
          <w:delText>x</w:delText>
        </w:r>
      </w:del>
    </w:p>
    <w:p w:rsidR="00EC59C4" w:rsidDel="008D57BB" w:rsidRDefault="00EC59C4">
      <w:pPr>
        <w:pStyle w:val="TOC1"/>
        <w:tabs>
          <w:tab w:val="right" w:leader="dot" w:pos="8990"/>
        </w:tabs>
        <w:rPr>
          <w:del w:id="321" w:author="v2srivas" w:date="2017-04-06T11:31:00Z"/>
          <w:rFonts w:asciiTheme="minorHAnsi" w:eastAsiaTheme="minorEastAsia" w:hAnsiTheme="minorHAnsi" w:cstheme="minorBidi"/>
          <w:noProof/>
          <w:szCs w:val="22"/>
          <w:lang w:val="en-CA" w:eastAsia="en-CA"/>
        </w:rPr>
      </w:pPr>
      <w:del w:id="322" w:author="v2srivas" w:date="2017-04-06T11:31:00Z">
        <w:r w:rsidDel="008D57BB">
          <w:rPr>
            <w:noProof/>
          </w:rPr>
          <w:delText>Chapter 1 Introduction</w:delText>
        </w:r>
        <w:r w:rsidDel="008D57BB">
          <w:rPr>
            <w:noProof/>
          </w:rPr>
          <w:tab/>
        </w:r>
        <w:r w:rsidR="00823832" w:rsidDel="008D57BB">
          <w:rPr>
            <w:noProof/>
          </w:rPr>
          <w:delText>11</w:delText>
        </w:r>
      </w:del>
    </w:p>
    <w:p w:rsidR="00EC59C4" w:rsidDel="008D57BB" w:rsidRDefault="00EC59C4">
      <w:pPr>
        <w:pStyle w:val="TOC2"/>
        <w:tabs>
          <w:tab w:val="right" w:leader="dot" w:pos="8990"/>
        </w:tabs>
        <w:rPr>
          <w:del w:id="323" w:author="v2srivas" w:date="2017-04-06T11:31:00Z"/>
          <w:rFonts w:asciiTheme="minorHAnsi" w:eastAsiaTheme="minorEastAsia" w:hAnsiTheme="minorHAnsi" w:cstheme="minorBidi"/>
          <w:noProof/>
          <w:szCs w:val="22"/>
          <w:lang w:val="en-CA" w:eastAsia="en-CA"/>
        </w:rPr>
      </w:pPr>
      <w:del w:id="324" w:author="v2srivas" w:date="2017-04-06T11:31:00Z">
        <w:r w:rsidDel="008D57BB">
          <w:rPr>
            <w:noProof/>
          </w:rPr>
          <w:delText>1.1 Research Issue</w:delText>
        </w:r>
        <w:r w:rsidDel="008D57BB">
          <w:rPr>
            <w:noProof/>
          </w:rPr>
          <w:tab/>
        </w:r>
        <w:r w:rsidR="00823832" w:rsidDel="008D57BB">
          <w:rPr>
            <w:noProof/>
          </w:rPr>
          <w:delText>12</w:delText>
        </w:r>
      </w:del>
    </w:p>
    <w:p w:rsidR="00EC59C4" w:rsidDel="008D57BB" w:rsidRDefault="00EC59C4">
      <w:pPr>
        <w:pStyle w:val="TOC2"/>
        <w:tabs>
          <w:tab w:val="right" w:leader="dot" w:pos="8990"/>
        </w:tabs>
        <w:rPr>
          <w:del w:id="325" w:author="v2srivas" w:date="2017-04-06T11:31:00Z"/>
          <w:rFonts w:asciiTheme="minorHAnsi" w:eastAsiaTheme="minorEastAsia" w:hAnsiTheme="minorHAnsi" w:cstheme="minorBidi"/>
          <w:noProof/>
          <w:szCs w:val="22"/>
          <w:lang w:val="en-CA" w:eastAsia="en-CA"/>
        </w:rPr>
      </w:pPr>
      <w:del w:id="326" w:author="v2srivas" w:date="2017-04-06T11:31:00Z">
        <w:r w:rsidDel="008D57BB">
          <w:rPr>
            <w:noProof/>
          </w:rPr>
          <w:delText>1.2 Thesis Statement</w:delText>
        </w:r>
        <w:r w:rsidDel="008D57BB">
          <w:rPr>
            <w:noProof/>
          </w:rPr>
          <w:tab/>
        </w:r>
        <w:r w:rsidR="00823832" w:rsidDel="008D57BB">
          <w:rPr>
            <w:noProof/>
          </w:rPr>
          <w:delText>13</w:delText>
        </w:r>
      </w:del>
    </w:p>
    <w:p w:rsidR="00EC59C4" w:rsidDel="008D57BB" w:rsidRDefault="00EC59C4">
      <w:pPr>
        <w:pStyle w:val="TOC2"/>
        <w:tabs>
          <w:tab w:val="right" w:leader="dot" w:pos="8990"/>
        </w:tabs>
        <w:rPr>
          <w:del w:id="327" w:author="v2srivas" w:date="2017-04-06T11:31:00Z"/>
          <w:rFonts w:asciiTheme="minorHAnsi" w:eastAsiaTheme="minorEastAsia" w:hAnsiTheme="minorHAnsi" w:cstheme="minorBidi"/>
          <w:noProof/>
          <w:szCs w:val="22"/>
          <w:lang w:val="en-CA" w:eastAsia="en-CA"/>
        </w:rPr>
      </w:pPr>
      <w:del w:id="328" w:author="v2srivas" w:date="2017-04-06T11:31:00Z">
        <w:r w:rsidDel="008D57BB">
          <w:rPr>
            <w:noProof/>
          </w:rPr>
          <w:delText>1.3 Major Contributions</w:delText>
        </w:r>
        <w:r w:rsidDel="008D57BB">
          <w:rPr>
            <w:noProof/>
          </w:rPr>
          <w:tab/>
        </w:r>
        <w:r w:rsidR="00823832" w:rsidDel="008D57BB">
          <w:rPr>
            <w:noProof/>
          </w:rPr>
          <w:delText>13</w:delText>
        </w:r>
      </w:del>
    </w:p>
    <w:p w:rsidR="00EC59C4" w:rsidDel="008D57BB" w:rsidRDefault="00EC59C4">
      <w:pPr>
        <w:pStyle w:val="TOC2"/>
        <w:tabs>
          <w:tab w:val="right" w:leader="dot" w:pos="8990"/>
        </w:tabs>
        <w:rPr>
          <w:del w:id="329" w:author="v2srivas" w:date="2017-04-06T11:31:00Z"/>
          <w:rFonts w:asciiTheme="minorHAnsi" w:eastAsiaTheme="minorEastAsia" w:hAnsiTheme="minorHAnsi" w:cstheme="minorBidi"/>
          <w:noProof/>
          <w:szCs w:val="22"/>
          <w:lang w:val="en-CA" w:eastAsia="en-CA"/>
        </w:rPr>
      </w:pPr>
      <w:del w:id="330" w:author="v2srivas" w:date="2017-04-06T11:31:00Z">
        <w:r w:rsidDel="008D57BB">
          <w:rPr>
            <w:noProof/>
          </w:rPr>
          <w:delText>1.4 Thesis Organization</w:delText>
        </w:r>
        <w:r w:rsidDel="008D57BB">
          <w:rPr>
            <w:noProof/>
          </w:rPr>
          <w:tab/>
        </w:r>
        <w:r w:rsidR="00823832" w:rsidDel="008D57BB">
          <w:rPr>
            <w:noProof/>
          </w:rPr>
          <w:delText>14</w:delText>
        </w:r>
      </w:del>
    </w:p>
    <w:p w:rsidR="00EC59C4" w:rsidDel="008D57BB" w:rsidRDefault="00EC59C4">
      <w:pPr>
        <w:pStyle w:val="TOC1"/>
        <w:tabs>
          <w:tab w:val="right" w:leader="dot" w:pos="8990"/>
        </w:tabs>
        <w:rPr>
          <w:del w:id="331" w:author="v2srivas" w:date="2017-04-06T11:31:00Z"/>
          <w:rFonts w:asciiTheme="minorHAnsi" w:eastAsiaTheme="minorEastAsia" w:hAnsiTheme="minorHAnsi" w:cstheme="minorBidi"/>
          <w:noProof/>
          <w:szCs w:val="22"/>
          <w:lang w:val="en-CA" w:eastAsia="en-CA"/>
        </w:rPr>
      </w:pPr>
      <w:del w:id="332" w:author="v2srivas" w:date="2017-04-06T11:31:00Z">
        <w:r w:rsidDel="008D57BB">
          <w:rPr>
            <w:noProof/>
          </w:rPr>
          <w:delText xml:space="preserve">Chapter 2 </w:delText>
        </w:r>
        <w:r w:rsidR="00390006" w:rsidDel="008D57BB">
          <w:rPr>
            <w:noProof/>
          </w:rPr>
          <w:delText>Recommender System</w:delText>
        </w:r>
        <w:r w:rsidDel="008D57BB">
          <w:rPr>
            <w:noProof/>
          </w:rPr>
          <w:delText>s</w:delText>
        </w:r>
        <w:r w:rsidDel="008D57BB">
          <w:rPr>
            <w:noProof/>
          </w:rPr>
          <w:tab/>
        </w:r>
        <w:r w:rsidR="00823832" w:rsidDel="008D57BB">
          <w:rPr>
            <w:b/>
            <w:bCs/>
            <w:noProof/>
          </w:rPr>
          <w:delText>Error! Bookmark not defined.</w:delText>
        </w:r>
      </w:del>
    </w:p>
    <w:p w:rsidR="00EC59C4" w:rsidDel="008D57BB" w:rsidRDefault="00EC59C4">
      <w:pPr>
        <w:pStyle w:val="TOC2"/>
        <w:tabs>
          <w:tab w:val="right" w:leader="dot" w:pos="8990"/>
        </w:tabs>
        <w:rPr>
          <w:del w:id="333" w:author="v2srivas" w:date="2017-04-06T11:31:00Z"/>
          <w:rFonts w:asciiTheme="minorHAnsi" w:eastAsiaTheme="minorEastAsia" w:hAnsiTheme="minorHAnsi" w:cstheme="minorBidi"/>
          <w:noProof/>
          <w:szCs w:val="22"/>
          <w:lang w:val="en-CA" w:eastAsia="en-CA"/>
        </w:rPr>
      </w:pPr>
      <w:del w:id="334" w:author="v2srivas" w:date="2017-04-06T11:31:00Z">
        <w:r w:rsidDel="008D57BB">
          <w:rPr>
            <w:noProof/>
          </w:rPr>
          <w:delText>2.1 Context</w:delText>
        </w:r>
      </w:del>
      <w:ins w:id="335" w:author="palencar1-pc.cs" w:date="2017-04-05T13:11:00Z">
        <w:del w:id="336" w:author="v2srivas" w:date="2017-04-06T11:31:00Z">
          <w:r w:rsidR="00FB5C10" w:rsidDel="008D57BB">
            <w:rPr>
              <w:noProof/>
            </w:rPr>
            <w:delText>-</w:delText>
          </w:r>
        </w:del>
      </w:ins>
      <w:del w:id="337" w:author="v2srivas" w:date="2017-04-06T11:31:00Z">
        <w:r w:rsidDel="008D57BB">
          <w:rPr>
            <w:noProof/>
          </w:rPr>
          <w:delText xml:space="preserve"> Aware </w:delText>
        </w:r>
        <w:r w:rsidR="00390006" w:rsidDel="008D57BB">
          <w:rPr>
            <w:noProof/>
          </w:rPr>
          <w:delText>Recommender System</w:delText>
        </w:r>
        <w:r w:rsidDel="008D57BB">
          <w:rPr>
            <w:noProof/>
          </w:rPr>
          <w:delText>s</w:delText>
        </w:r>
        <w:r w:rsidDel="008D57BB">
          <w:rPr>
            <w:noProof/>
          </w:rPr>
          <w:tab/>
        </w:r>
        <w:r w:rsidR="00823832" w:rsidDel="008D57BB">
          <w:rPr>
            <w:noProof/>
          </w:rPr>
          <w:delText>16</w:delText>
        </w:r>
      </w:del>
    </w:p>
    <w:p w:rsidR="00EC59C4" w:rsidDel="008D57BB" w:rsidRDefault="00EC59C4">
      <w:pPr>
        <w:pStyle w:val="TOC2"/>
        <w:tabs>
          <w:tab w:val="right" w:leader="dot" w:pos="8990"/>
        </w:tabs>
        <w:rPr>
          <w:del w:id="338" w:author="v2srivas" w:date="2017-04-06T11:31:00Z"/>
          <w:rFonts w:asciiTheme="minorHAnsi" w:eastAsiaTheme="minorEastAsia" w:hAnsiTheme="minorHAnsi" w:cstheme="minorBidi"/>
          <w:noProof/>
          <w:szCs w:val="22"/>
          <w:lang w:val="en-CA" w:eastAsia="en-CA"/>
        </w:rPr>
      </w:pPr>
      <w:del w:id="339" w:author="v2srivas" w:date="2017-04-06T11:31:00Z">
        <w:r w:rsidDel="008D57BB">
          <w:rPr>
            <w:noProof/>
          </w:rPr>
          <w:delText xml:space="preserve">2.2 Privacy in </w:delText>
        </w:r>
        <w:r w:rsidR="00390006" w:rsidDel="008D57BB">
          <w:rPr>
            <w:noProof/>
          </w:rPr>
          <w:delText>Recommender System</w:delText>
        </w:r>
        <w:r w:rsidDel="008D57BB">
          <w:rPr>
            <w:noProof/>
          </w:rPr>
          <w:delText>s</w:delText>
        </w:r>
        <w:r w:rsidDel="008D57BB">
          <w:rPr>
            <w:noProof/>
          </w:rPr>
          <w:tab/>
        </w:r>
        <w:r w:rsidR="00823832" w:rsidDel="008D57BB">
          <w:rPr>
            <w:noProof/>
          </w:rPr>
          <w:delText>17</w:delText>
        </w:r>
      </w:del>
    </w:p>
    <w:p w:rsidR="00EC59C4" w:rsidDel="008D57BB" w:rsidRDefault="00EC59C4">
      <w:pPr>
        <w:pStyle w:val="TOC2"/>
        <w:tabs>
          <w:tab w:val="right" w:leader="dot" w:pos="8990"/>
        </w:tabs>
        <w:rPr>
          <w:del w:id="340" w:author="v2srivas" w:date="2017-04-06T11:31:00Z"/>
          <w:rFonts w:asciiTheme="minorHAnsi" w:eastAsiaTheme="minorEastAsia" w:hAnsiTheme="minorHAnsi" w:cstheme="minorBidi"/>
          <w:noProof/>
          <w:szCs w:val="22"/>
          <w:lang w:val="en-CA" w:eastAsia="en-CA"/>
        </w:rPr>
      </w:pPr>
      <w:del w:id="341" w:author="v2srivas" w:date="2017-04-06T11:31:00Z">
        <w:r w:rsidRPr="0015369C" w:rsidDel="008D57BB">
          <w:rPr>
            <w:noProof/>
            <w:lang w:val="en-CA"/>
          </w:rPr>
          <w:delText>2.3 Privacy Protection</w:delText>
        </w:r>
        <w:r w:rsidDel="008D57BB">
          <w:rPr>
            <w:noProof/>
          </w:rPr>
          <w:tab/>
        </w:r>
        <w:r w:rsidR="00823832" w:rsidDel="008D57BB">
          <w:rPr>
            <w:noProof/>
          </w:rPr>
          <w:delText>17</w:delText>
        </w:r>
      </w:del>
    </w:p>
    <w:p w:rsidR="00EC59C4" w:rsidDel="008D57BB" w:rsidRDefault="00EC59C4">
      <w:pPr>
        <w:pStyle w:val="TOC3"/>
        <w:tabs>
          <w:tab w:val="right" w:leader="dot" w:pos="8990"/>
        </w:tabs>
        <w:rPr>
          <w:del w:id="342" w:author="v2srivas" w:date="2017-04-06T11:31:00Z"/>
          <w:rFonts w:asciiTheme="minorHAnsi" w:eastAsiaTheme="minorEastAsia" w:hAnsiTheme="minorHAnsi" w:cstheme="minorBidi"/>
          <w:noProof/>
          <w:szCs w:val="22"/>
          <w:lang w:val="en-CA" w:eastAsia="en-CA"/>
        </w:rPr>
      </w:pPr>
      <w:del w:id="343" w:author="v2srivas" w:date="2017-04-06T11:31:00Z">
        <w:r w:rsidRPr="0015369C" w:rsidDel="008D57BB">
          <w:rPr>
            <w:noProof/>
            <w:lang w:val="en-CA"/>
          </w:rPr>
          <w:delText>2.3.1 User control</w:delText>
        </w:r>
        <w:r w:rsidDel="008D57BB">
          <w:rPr>
            <w:noProof/>
          </w:rPr>
          <w:tab/>
        </w:r>
        <w:r w:rsidR="00823832" w:rsidDel="008D57BB">
          <w:rPr>
            <w:noProof/>
          </w:rPr>
          <w:delText>17</w:delText>
        </w:r>
      </w:del>
    </w:p>
    <w:p w:rsidR="00EC59C4" w:rsidDel="008D57BB" w:rsidRDefault="00EC59C4">
      <w:pPr>
        <w:pStyle w:val="TOC2"/>
        <w:tabs>
          <w:tab w:val="right" w:leader="dot" w:pos="8990"/>
        </w:tabs>
        <w:rPr>
          <w:del w:id="344" w:author="v2srivas" w:date="2017-04-06T11:31:00Z"/>
          <w:rFonts w:asciiTheme="minorHAnsi" w:eastAsiaTheme="minorEastAsia" w:hAnsiTheme="minorHAnsi" w:cstheme="minorBidi"/>
          <w:noProof/>
          <w:szCs w:val="22"/>
          <w:lang w:val="en-CA" w:eastAsia="en-CA"/>
        </w:rPr>
      </w:pPr>
      <w:del w:id="345" w:author="v2srivas" w:date="2017-04-06T11:31:00Z">
        <w:r w:rsidRPr="0015369C" w:rsidDel="008D57BB">
          <w:rPr>
            <w:noProof/>
            <w:lang w:val="en-CA"/>
          </w:rPr>
          <w:delText>2.4 Risk</w:delText>
        </w:r>
      </w:del>
      <w:ins w:id="346" w:author="palencar1-pc.cs" w:date="2017-04-05T13:11:00Z">
        <w:del w:id="347" w:author="v2srivas" w:date="2017-04-06T11:31:00Z">
          <w:r w:rsidR="00FB5C10" w:rsidDel="008D57BB">
            <w:rPr>
              <w:noProof/>
              <w:lang w:val="en-CA"/>
            </w:rPr>
            <w:delText>-</w:delText>
          </w:r>
        </w:del>
      </w:ins>
      <w:del w:id="348" w:author="v2srivas" w:date="2017-04-06T11:31:00Z">
        <w:r w:rsidRPr="0015369C" w:rsidDel="008D57BB">
          <w:rPr>
            <w:noProof/>
            <w:lang w:val="en-CA"/>
          </w:rPr>
          <w:delText xml:space="preserve"> Aware </w:delText>
        </w:r>
        <w:r w:rsidR="00390006" w:rsidDel="008D57BB">
          <w:rPr>
            <w:noProof/>
            <w:lang w:val="en-CA"/>
          </w:rPr>
          <w:delText>Recommender System</w:delText>
        </w:r>
        <w:r w:rsidDel="008D57BB">
          <w:rPr>
            <w:noProof/>
            <w:lang w:val="en-CA"/>
          </w:rPr>
          <w:delText>s</w:delText>
        </w:r>
        <w:r w:rsidDel="008D57BB">
          <w:rPr>
            <w:noProof/>
          </w:rPr>
          <w:tab/>
        </w:r>
        <w:r w:rsidR="00823832" w:rsidDel="008D57BB">
          <w:rPr>
            <w:noProof/>
          </w:rPr>
          <w:delText>18</w:delText>
        </w:r>
      </w:del>
    </w:p>
    <w:p w:rsidR="00EC59C4" w:rsidDel="008D57BB" w:rsidRDefault="00EC59C4">
      <w:pPr>
        <w:pStyle w:val="TOC1"/>
        <w:tabs>
          <w:tab w:val="right" w:leader="dot" w:pos="8990"/>
        </w:tabs>
        <w:rPr>
          <w:del w:id="349" w:author="v2srivas" w:date="2017-04-06T11:31:00Z"/>
          <w:rFonts w:asciiTheme="minorHAnsi" w:eastAsiaTheme="minorEastAsia" w:hAnsiTheme="minorHAnsi" w:cstheme="minorBidi"/>
          <w:noProof/>
          <w:szCs w:val="22"/>
          <w:lang w:val="en-CA" w:eastAsia="en-CA"/>
        </w:rPr>
      </w:pPr>
      <w:del w:id="350" w:author="v2srivas" w:date="2017-04-06T11:31:00Z">
        <w:r w:rsidDel="008D57BB">
          <w:rPr>
            <w:noProof/>
          </w:rPr>
          <w:delText>Chapter 3 Related Work</w:delText>
        </w:r>
        <w:r w:rsidDel="008D57BB">
          <w:rPr>
            <w:noProof/>
          </w:rPr>
          <w:tab/>
        </w:r>
        <w:r w:rsidR="00823832" w:rsidDel="008D57BB">
          <w:rPr>
            <w:noProof/>
          </w:rPr>
          <w:delText>19</w:delText>
        </w:r>
      </w:del>
    </w:p>
    <w:p w:rsidR="00EC59C4" w:rsidDel="008D57BB" w:rsidRDefault="00EC59C4">
      <w:pPr>
        <w:pStyle w:val="TOC2"/>
        <w:tabs>
          <w:tab w:val="right" w:leader="dot" w:pos="8990"/>
        </w:tabs>
        <w:rPr>
          <w:del w:id="351" w:author="v2srivas" w:date="2017-04-06T11:31:00Z"/>
          <w:rFonts w:asciiTheme="minorHAnsi" w:eastAsiaTheme="minorEastAsia" w:hAnsiTheme="minorHAnsi" w:cstheme="minorBidi"/>
          <w:noProof/>
          <w:szCs w:val="22"/>
          <w:lang w:val="en-CA" w:eastAsia="en-CA"/>
        </w:rPr>
      </w:pPr>
      <w:del w:id="352" w:author="v2srivas" w:date="2017-04-06T11:31:00Z">
        <w:r w:rsidDel="008D57BB">
          <w:rPr>
            <w:noProof/>
          </w:rPr>
          <w:delText xml:space="preserve">3.1 Modelling </w:delText>
        </w:r>
        <w:r w:rsidR="00390006" w:rsidDel="008D57BB">
          <w:rPr>
            <w:noProof/>
          </w:rPr>
          <w:delText>Recommender System</w:delText>
        </w:r>
        <w:r w:rsidR="00E16ADE" w:rsidDel="008D57BB">
          <w:rPr>
            <w:noProof/>
          </w:rPr>
          <w:delText>s</w:delText>
        </w:r>
        <w:r w:rsidDel="008D57BB">
          <w:rPr>
            <w:noProof/>
          </w:rPr>
          <w:tab/>
        </w:r>
        <w:r w:rsidR="00823832" w:rsidDel="008D57BB">
          <w:rPr>
            <w:noProof/>
          </w:rPr>
          <w:delText>19</w:delText>
        </w:r>
      </w:del>
    </w:p>
    <w:p w:rsidR="00EC59C4" w:rsidDel="008D57BB" w:rsidRDefault="00EC59C4">
      <w:pPr>
        <w:pStyle w:val="TOC2"/>
        <w:tabs>
          <w:tab w:val="right" w:leader="dot" w:pos="8990"/>
        </w:tabs>
        <w:rPr>
          <w:del w:id="353" w:author="v2srivas" w:date="2017-04-06T11:31:00Z"/>
          <w:rFonts w:asciiTheme="minorHAnsi" w:eastAsiaTheme="minorEastAsia" w:hAnsiTheme="minorHAnsi" w:cstheme="minorBidi"/>
          <w:noProof/>
          <w:szCs w:val="22"/>
          <w:lang w:val="en-CA" w:eastAsia="en-CA"/>
        </w:rPr>
      </w:pPr>
      <w:del w:id="354" w:author="v2srivas" w:date="2017-04-06T11:31:00Z">
        <w:r w:rsidDel="008D57BB">
          <w:rPr>
            <w:noProof/>
          </w:rPr>
          <w:delText>3.2 Risk</w:delText>
        </w:r>
      </w:del>
      <w:ins w:id="355" w:author="palencar1-pc.cs" w:date="2017-04-05T13:11:00Z">
        <w:del w:id="356" w:author="v2srivas" w:date="2017-04-06T11:31:00Z">
          <w:r w:rsidR="00FB5C10" w:rsidDel="008D57BB">
            <w:rPr>
              <w:noProof/>
            </w:rPr>
            <w:delText>-</w:delText>
          </w:r>
        </w:del>
      </w:ins>
      <w:del w:id="357" w:author="v2srivas" w:date="2017-04-06T11:31:00Z">
        <w:r w:rsidDel="008D57BB">
          <w:rPr>
            <w:noProof/>
          </w:rPr>
          <w:delText xml:space="preserve"> Aware </w:delText>
        </w:r>
        <w:r w:rsidR="00390006" w:rsidDel="008D57BB">
          <w:rPr>
            <w:noProof/>
          </w:rPr>
          <w:delText>Recommender System</w:delText>
        </w:r>
        <w:r w:rsidDel="008D57BB">
          <w:rPr>
            <w:noProof/>
          </w:rPr>
          <w:delText>s</w:delText>
        </w:r>
        <w:r w:rsidDel="008D57BB">
          <w:rPr>
            <w:noProof/>
          </w:rPr>
          <w:tab/>
        </w:r>
        <w:r w:rsidR="00823832" w:rsidDel="008D57BB">
          <w:rPr>
            <w:noProof/>
          </w:rPr>
          <w:delText>19</w:delText>
        </w:r>
      </w:del>
    </w:p>
    <w:p w:rsidR="00EC59C4" w:rsidDel="008D57BB" w:rsidRDefault="00EC59C4">
      <w:pPr>
        <w:pStyle w:val="TOC2"/>
        <w:tabs>
          <w:tab w:val="right" w:leader="dot" w:pos="8990"/>
        </w:tabs>
        <w:rPr>
          <w:del w:id="358" w:author="v2srivas" w:date="2017-04-06T11:31:00Z"/>
          <w:rFonts w:asciiTheme="minorHAnsi" w:eastAsiaTheme="minorEastAsia" w:hAnsiTheme="minorHAnsi" w:cstheme="minorBidi"/>
          <w:noProof/>
          <w:szCs w:val="22"/>
          <w:lang w:val="en-CA" w:eastAsia="en-CA"/>
        </w:rPr>
      </w:pPr>
      <w:del w:id="359" w:author="v2srivas" w:date="2017-04-06T11:31:00Z">
        <w:r w:rsidDel="008D57BB">
          <w:rPr>
            <w:noProof/>
          </w:rPr>
          <w:delText>3.3 Privacy</w:delText>
        </w:r>
      </w:del>
      <w:ins w:id="360" w:author="palencar1-pc.cs" w:date="2017-04-05T13:11:00Z">
        <w:del w:id="361" w:author="v2srivas" w:date="2017-04-06T11:31:00Z">
          <w:r w:rsidR="00FB5C10" w:rsidDel="008D57BB">
            <w:rPr>
              <w:noProof/>
            </w:rPr>
            <w:delText>-</w:delText>
          </w:r>
        </w:del>
      </w:ins>
      <w:del w:id="362" w:author="v2srivas" w:date="2017-04-06T11:31:00Z">
        <w:r w:rsidDel="008D57BB">
          <w:rPr>
            <w:noProof/>
          </w:rPr>
          <w:delText xml:space="preserve"> Preserving </w:delText>
        </w:r>
        <w:r w:rsidR="00390006" w:rsidDel="008D57BB">
          <w:rPr>
            <w:noProof/>
          </w:rPr>
          <w:delText>Recommender System</w:delText>
        </w:r>
        <w:r w:rsidDel="008D57BB">
          <w:rPr>
            <w:noProof/>
          </w:rPr>
          <w:delText>s</w:delText>
        </w:r>
        <w:r w:rsidDel="008D57BB">
          <w:rPr>
            <w:noProof/>
          </w:rPr>
          <w:tab/>
        </w:r>
        <w:r w:rsidR="00823832" w:rsidDel="008D57BB">
          <w:rPr>
            <w:noProof/>
          </w:rPr>
          <w:delText>19</w:delText>
        </w:r>
      </w:del>
    </w:p>
    <w:p w:rsidR="00EC59C4" w:rsidDel="008D57BB" w:rsidRDefault="00EC59C4">
      <w:pPr>
        <w:pStyle w:val="TOC2"/>
        <w:tabs>
          <w:tab w:val="right" w:leader="dot" w:pos="8990"/>
        </w:tabs>
        <w:rPr>
          <w:del w:id="363" w:author="v2srivas" w:date="2017-04-06T11:31:00Z"/>
          <w:rFonts w:asciiTheme="minorHAnsi" w:eastAsiaTheme="minorEastAsia" w:hAnsiTheme="minorHAnsi" w:cstheme="minorBidi"/>
          <w:noProof/>
          <w:szCs w:val="22"/>
          <w:lang w:val="en-CA" w:eastAsia="en-CA"/>
        </w:rPr>
      </w:pPr>
      <w:del w:id="364" w:author="v2srivas" w:date="2017-04-06T11:31:00Z">
        <w:r w:rsidDel="008D57BB">
          <w:rPr>
            <w:noProof/>
          </w:rPr>
          <w:delText>3.4 Privacy</w:delText>
        </w:r>
      </w:del>
      <w:ins w:id="365" w:author="palencar1-pc.cs" w:date="2017-04-05T13:11:00Z">
        <w:del w:id="366" w:author="v2srivas" w:date="2017-04-06T11:31:00Z">
          <w:r w:rsidR="00FB5C10" w:rsidDel="008D57BB">
            <w:rPr>
              <w:noProof/>
            </w:rPr>
            <w:delText>-</w:delText>
          </w:r>
        </w:del>
      </w:ins>
      <w:del w:id="367" w:author="v2srivas" w:date="2017-04-06T11:31:00Z">
        <w:r w:rsidDel="008D57BB">
          <w:rPr>
            <w:noProof/>
          </w:rPr>
          <w:delText xml:space="preserve"> Preserving Methodologies for </w:delText>
        </w:r>
        <w:r w:rsidR="00390006" w:rsidDel="008D57BB">
          <w:rPr>
            <w:noProof/>
          </w:rPr>
          <w:delText>Recommender System</w:delText>
        </w:r>
        <w:r w:rsidDel="008D57BB">
          <w:rPr>
            <w:noProof/>
          </w:rPr>
          <w:delText>s</w:delText>
        </w:r>
        <w:r w:rsidDel="008D57BB">
          <w:rPr>
            <w:noProof/>
          </w:rPr>
          <w:tab/>
        </w:r>
        <w:r w:rsidR="00823832" w:rsidDel="008D57BB">
          <w:rPr>
            <w:noProof/>
          </w:rPr>
          <w:delText>21</w:delText>
        </w:r>
      </w:del>
    </w:p>
    <w:p w:rsidR="00EC59C4" w:rsidDel="008D57BB" w:rsidRDefault="00EC59C4">
      <w:pPr>
        <w:pStyle w:val="TOC1"/>
        <w:tabs>
          <w:tab w:val="right" w:leader="dot" w:pos="8990"/>
        </w:tabs>
        <w:rPr>
          <w:del w:id="368" w:author="v2srivas" w:date="2017-04-06T11:31:00Z"/>
          <w:rFonts w:asciiTheme="minorHAnsi" w:eastAsiaTheme="minorEastAsia" w:hAnsiTheme="minorHAnsi" w:cstheme="minorBidi"/>
          <w:noProof/>
          <w:szCs w:val="22"/>
          <w:lang w:val="en-CA" w:eastAsia="en-CA"/>
        </w:rPr>
      </w:pPr>
      <w:del w:id="369" w:author="v2srivas" w:date="2017-04-06T11:31:00Z">
        <w:r w:rsidDel="008D57BB">
          <w:rPr>
            <w:noProof/>
          </w:rPr>
          <w:delText>Chapter 4 Proposed Approach</w:delText>
        </w:r>
        <w:r w:rsidDel="008D57BB">
          <w:rPr>
            <w:noProof/>
          </w:rPr>
          <w:tab/>
        </w:r>
        <w:r w:rsidR="00823832" w:rsidDel="008D57BB">
          <w:rPr>
            <w:noProof/>
          </w:rPr>
          <w:delText>22</w:delText>
        </w:r>
      </w:del>
    </w:p>
    <w:p w:rsidR="00EC59C4" w:rsidDel="008D57BB" w:rsidRDefault="00EC59C4">
      <w:pPr>
        <w:pStyle w:val="TOC2"/>
        <w:tabs>
          <w:tab w:val="right" w:leader="dot" w:pos="8990"/>
        </w:tabs>
        <w:rPr>
          <w:del w:id="370" w:author="v2srivas" w:date="2017-04-06T11:31:00Z"/>
          <w:rFonts w:asciiTheme="minorHAnsi" w:eastAsiaTheme="minorEastAsia" w:hAnsiTheme="minorHAnsi" w:cstheme="minorBidi"/>
          <w:noProof/>
          <w:szCs w:val="22"/>
          <w:lang w:val="en-CA" w:eastAsia="en-CA"/>
        </w:rPr>
      </w:pPr>
      <w:del w:id="371" w:author="v2srivas" w:date="2017-04-06T11:31:00Z">
        <w:r w:rsidDel="008D57BB">
          <w:rPr>
            <w:noProof/>
          </w:rPr>
          <w:delText>4.1 UML Diagrams</w:delText>
        </w:r>
        <w:r w:rsidDel="008D57BB">
          <w:rPr>
            <w:noProof/>
          </w:rPr>
          <w:tab/>
        </w:r>
        <w:r w:rsidR="00823832" w:rsidDel="008D57BB">
          <w:rPr>
            <w:noProof/>
          </w:rPr>
          <w:delText>25</w:delText>
        </w:r>
      </w:del>
    </w:p>
    <w:p w:rsidR="00EC59C4" w:rsidDel="008D57BB" w:rsidRDefault="00EC59C4">
      <w:pPr>
        <w:pStyle w:val="TOC3"/>
        <w:tabs>
          <w:tab w:val="right" w:leader="dot" w:pos="8990"/>
        </w:tabs>
        <w:rPr>
          <w:del w:id="372" w:author="v2srivas" w:date="2017-04-06T11:31:00Z"/>
          <w:rFonts w:asciiTheme="minorHAnsi" w:eastAsiaTheme="minorEastAsia" w:hAnsiTheme="minorHAnsi" w:cstheme="minorBidi"/>
          <w:noProof/>
          <w:szCs w:val="22"/>
          <w:lang w:val="en-CA" w:eastAsia="en-CA"/>
        </w:rPr>
      </w:pPr>
      <w:del w:id="373" w:author="v2srivas" w:date="2017-04-06T11:31:00Z">
        <w:r w:rsidDel="008D57BB">
          <w:rPr>
            <w:noProof/>
          </w:rPr>
          <w:delText>4.1.1 Activity Diagram</w:delText>
        </w:r>
        <w:r w:rsidDel="008D57BB">
          <w:rPr>
            <w:noProof/>
          </w:rPr>
          <w:tab/>
        </w:r>
        <w:r w:rsidR="00823832" w:rsidDel="008D57BB">
          <w:rPr>
            <w:noProof/>
          </w:rPr>
          <w:delText>25</w:delText>
        </w:r>
      </w:del>
    </w:p>
    <w:p w:rsidR="00EC59C4" w:rsidDel="008D57BB" w:rsidRDefault="00EC59C4">
      <w:pPr>
        <w:pStyle w:val="TOC3"/>
        <w:tabs>
          <w:tab w:val="right" w:leader="dot" w:pos="8990"/>
        </w:tabs>
        <w:rPr>
          <w:del w:id="374" w:author="v2srivas" w:date="2017-04-06T11:31:00Z"/>
          <w:rFonts w:asciiTheme="minorHAnsi" w:eastAsiaTheme="minorEastAsia" w:hAnsiTheme="minorHAnsi" w:cstheme="minorBidi"/>
          <w:noProof/>
          <w:szCs w:val="22"/>
          <w:lang w:val="en-CA" w:eastAsia="en-CA"/>
        </w:rPr>
      </w:pPr>
      <w:del w:id="375" w:author="v2srivas" w:date="2017-04-06T11:31:00Z">
        <w:r w:rsidDel="008D57BB">
          <w:rPr>
            <w:noProof/>
          </w:rPr>
          <w:delText>4.1.2 Sequence Diagrams</w:delText>
        </w:r>
        <w:r w:rsidDel="008D57BB">
          <w:rPr>
            <w:noProof/>
          </w:rPr>
          <w:tab/>
        </w:r>
        <w:r w:rsidR="00823832" w:rsidDel="008D57BB">
          <w:rPr>
            <w:noProof/>
          </w:rPr>
          <w:delText>25</w:delText>
        </w:r>
      </w:del>
    </w:p>
    <w:p w:rsidR="00EC59C4" w:rsidDel="008D57BB" w:rsidRDefault="00EC59C4">
      <w:pPr>
        <w:pStyle w:val="TOC2"/>
        <w:tabs>
          <w:tab w:val="right" w:leader="dot" w:pos="8990"/>
        </w:tabs>
        <w:rPr>
          <w:del w:id="376" w:author="v2srivas" w:date="2017-04-06T11:31:00Z"/>
          <w:rFonts w:asciiTheme="minorHAnsi" w:eastAsiaTheme="minorEastAsia" w:hAnsiTheme="minorHAnsi" w:cstheme="minorBidi"/>
          <w:noProof/>
          <w:szCs w:val="22"/>
          <w:lang w:val="en-CA" w:eastAsia="en-CA"/>
        </w:rPr>
      </w:pPr>
      <w:del w:id="377" w:author="v2srivas" w:date="2017-04-06T11:31:00Z">
        <w:r w:rsidDel="008D57BB">
          <w:rPr>
            <w:noProof/>
          </w:rPr>
          <w:delText>4.2 Goal Model</w:delText>
        </w:r>
        <w:r w:rsidDel="008D57BB">
          <w:rPr>
            <w:noProof/>
          </w:rPr>
          <w:tab/>
        </w:r>
        <w:r w:rsidR="00823832" w:rsidDel="008D57BB">
          <w:rPr>
            <w:noProof/>
          </w:rPr>
          <w:delText>26</w:delText>
        </w:r>
      </w:del>
    </w:p>
    <w:p w:rsidR="00EC59C4" w:rsidDel="008D57BB" w:rsidRDefault="00EC59C4">
      <w:pPr>
        <w:pStyle w:val="TOC2"/>
        <w:tabs>
          <w:tab w:val="right" w:leader="dot" w:pos="8990"/>
        </w:tabs>
        <w:rPr>
          <w:del w:id="378" w:author="v2srivas" w:date="2017-04-06T11:31:00Z"/>
          <w:rFonts w:asciiTheme="minorHAnsi" w:eastAsiaTheme="minorEastAsia" w:hAnsiTheme="minorHAnsi" w:cstheme="minorBidi"/>
          <w:noProof/>
          <w:szCs w:val="22"/>
          <w:lang w:val="en-CA" w:eastAsia="en-CA"/>
        </w:rPr>
      </w:pPr>
      <w:del w:id="379" w:author="v2srivas" w:date="2017-04-06T11:31:00Z">
        <w:r w:rsidDel="008D57BB">
          <w:rPr>
            <w:noProof/>
          </w:rPr>
          <w:delText>4.3 Multi-</w:delText>
        </w:r>
      </w:del>
      <w:ins w:id="380" w:author="palencar1-pc.cs" w:date="2017-04-05T13:11:00Z">
        <w:del w:id="381" w:author="v2srivas" w:date="2017-04-06T11:31:00Z">
          <w:r w:rsidR="00FB5C10" w:rsidDel="008D57BB">
            <w:rPr>
              <w:noProof/>
            </w:rPr>
            <w:delText>a</w:delText>
          </w:r>
        </w:del>
      </w:ins>
      <w:del w:id="382" w:author="v2srivas" w:date="2017-04-06T11:31:00Z">
        <w:r w:rsidDel="008D57BB">
          <w:rPr>
            <w:noProof/>
          </w:rPr>
          <w:delText xml:space="preserve">agent </w:delText>
        </w:r>
      </w:del>
      <w:ins w:id="383" w:author="palencar1-pc.cs" w:date="2017-04-05T13:11:00Z">
        <w:del w:id="384" w:author="v2srivas" w:date="2017-04-06T11:31:00Z">
          <w:r w:rsidR="00FB5C10" w:rsidDel="008D57BB">
            <w:rPr>
              <w:noProof/>
            </w:rPr>
            <w:delText>S</w:delText>
          </w:r>
        </w:del>
      </w:ins>
      <w:del w:id="385" w:author="v2srivas" w:date="2017-04-06T11:31:00Z">
        <w:r w:rsidDel="008D57BB">
          <w:rPr>
            <w:noProof/>
          </w:rPr>
          <w:delText>system Model and System Description</w:delText>
        </w:r>
        <w:r w:rsidDel="008D57BB">
          <w:rPr>
            <w:noProof/>
          </w:rPr>
          <w:tab/>
        </w:r>
        <w:r w:rsidR="00823832" w:rsidDel="008D57BB">
          <w:rPr>
            <w:noProof/>
          </w:rPr>
          <w:delText>26</w:delText>
        </w:r>
      </w:del>
    </w:p>
    <w:p w:rsidR="00EC59C4" w:rsidDel="008D57BB" w:rsidRDefault="00EC59C4">
      <w:pPr>
        <w:pStyle w:val="TOC2"/>
        <w:tabs>
          <w:tab w:val="right" w:leader="dot" w:pos="8990"/>
        </w:tabs>
        <w:rPr>
          <w:del w:id="386" w:author="v2srivas" w:date="2017-04-06T11:31:00Z"/>
          <w:rFonts w:asciiTheme="minorHAnsi" w:eastAsiaTheme="minorEastAsia" w:hAnsiTheme="minorHAnsi" w:cstheme="minorBidi"/>
          <w:noProof/>
          <w:szCs w:val="22"/>
          <w:lang w:val="en-CA" w:eastAsia="en-CA"/>
        </w:rPr>
      </w:pPr>
      <w:del w:id="387" w:author="v2srivas" w:date="2017-04-06T11:31:00Z">
        <w:r w:rsidDel="008D57BB">
          <w:rPr>
            <w:noProof/>
          </w:rPr>
          <w:delText>4.4 Goal Models for the Subsystems</w:delText>
        </w:r>
        <w:r w:rsidDel="008D57BB">
          <w:rPr>
            <w:noProof/>
          </w:rPr>
          <w:tab/>
        </w:r>
        <w:r w:rsidR="00823832" w:rsidDel="008D57BB">
          <w:rPr>
            <w:noProof/>
          </w:rPr>
          <w:delText>29</w:delText>
        </w:r>
      </w:del>
    </w:p>
    <w:p w:rsidR="00EC59C4" w:rsidDel="008D57BB" w:rsidRDefault="00EC59C4">
      <w:pPr>
        <w:pStyle w:val="TOC3"/>
        <w:tabs>
          <w:tab w:val="right" w:leader="dot" w:pos="8990"/>
        </w:tabs>
        <w:rPr>
          <w:del w:id="388" w:author="v2srivas" w:date="2017-04-06T11:31:00Z"/>
          <w:rFonts w:asciiTheme="minorHAnsi" w:eastAsiaTheme="minorEastAsia" w:hAnsiTheme="minorHAnsi" w:cstheme="minorBidi"/>
          <w:noProof/>
          <w:szCs w:val="22"/>
          <w:lang w:val="en-CA" w:eastAsia="en-CA"/>
        </w:rPr>
      </w:pPr>
      <w:del w:id="389" w:author="v2srivas" w:date="2017-04-06T11:31:00Z">
        <w:r w:rsidDel="008D57BB">
          <w:rPr>
            <w:noProof/>
          </w:rPr>
          <w:delText>4.4.1 Goal Model: Data Subsystem</w:delText>
        </w:r>
        <w:r w:rsidDel="008D57BB">
          <w:rPr>
            <w:noProof/>
          </w:rPr>
          <w:tab/>
        </w:r>
        <w:r w:rsidR="00823832" w:rsidDel="008D57BB">
          <w:rPr>
            <w:noProof/>
          </w:rPr>
          <w:delText>29</w:delText>
        </w:r>
      </w:del>
    </w:p>
    <w:p w:rsidR="00EC59C4" w:rsidDel="008D57BB" w:rsidRDefault="00EC59C4">
      <w:pPr>
        <w:pStyle w:val="TOC3"/>
        <w:tabs>
          <w:tab w:val="right" w:leader="dot" w:pos="8990"/>
        </w:tabs>
        <w:rPr>
          <w:del w:id="390" w:author="v2srivas" w:date="2017-04-06T11:31:00Z"/>
          <w:rFonts w:asciiTheme="minorHAnsi" w:eastAsiaTheme="minorEastAsia" w:hAnsiTheme="minorHAnsi" w:cstheme="minorBidi"/>
          <w:noProof/>
          <w:szCs w:val="22"/>
          <w:lang w:val="en-CA" w:eastAsia="en-CA"/>
        </w:rPr>
      </w:pPr>
      <w:del w:id="391" w:author="v2srivas" w:date="2017-04-06T11:31:00Z">
        <w:r w:rsidDel="008D57BB">
          <w:rPr>
            <w:noProof/>
          </w:rPr>
          <w:delText>4.4.2 Goal Model: Privacy Subsystem</w:delText>
        </w:r>
        <w:r w:rsidDel="008D57BB">
          <w:rPr>
            <w:noProof/>
          </w:rPr>
          <w:tab/>
        </w:r>
        <w:r w:rsidR="00823832" w:rsidDel="008D57BB">
          <w:rPr>
            <w:noProof/>
          </w:rPr>
          <w:delText>30</w:delText>
        </w:r>
      </w:del>
    </w:p>
    <w:p w:rsidR="00EC59C4" w:rsidDel="008D57BB" w:rsidRDefault="00EC59C4">
      <w:pPr>
        <w:pStyle w:val="TOC3"/>
        <w:tabs>
          <w:tab w:val="right" w:leader="dot" w:pos="8990"/>
        </w:tabs>
        <w:rPr>
          <w:del w:id="392" w:author="v2srivas" w:date="2017-04-06T11:31:00Z"/>
          <w:rFonts w:asciiTheme="minorHAnsi" w:eastAsiaTheme="minorEastAsia" w:hAnsiTheme="minorHAnsi" w:cstheme="minorBidi"/>
          <w:noProof/>
          <w:szCs w:val="22"/>
          <w:lang w:val="en-CA" w:eastAsia="en-CA"/>
        </w:rPr>
      </w:pPr>
      <w:del w:id="393" w:author="v2srivas" w:date="2017-04-06T11:31:00Z">
        <w:r w:rsidDel="008D57BB">
          <w:rPr>
            <w:noProof/>
          </w:rPr>
          <w:delText>4.4.3 Goal Model: Risk Subsystem</w:delText>
        </w:r>
        <w:r w:rsidDel="008D57BB">
          <w:rPr>
            <w:noProof/>
          </w:rPr>
          <w:tab/>
        </w:r>
        <w:r w:rsidR="00823832" w:rsidDel="008D57BB">
          <w:rPr>
            <w:noProof/>
          </w:rPr>
          <w:delText>31</w:delText>
        </w:r>
      </w:del>
    </w:p>
    <w:p w:rsidR="00EC59C4" w:rsidDel="008D57BB" w:rsidRDefault="00EC59C4">
      <w:pPr>
        <w:pStyle w:val="TOC3"/>
        <w:tabs>
          <w:tab w:val="right" w:leader="dot" w:pos="8990"/>
        </w:tabs>
        <w:rPr>
          <w:del w:id="394" w:author="v2srivas" w:date="2017-04-06T11:31:00Z"/>
          <w:rFonts w:asciiTheme="minorHAnsi" w:eastAsiaTheme="minorEastAsia" w:hAnsiTheme="minorHAnsi" w:cstheme="minorBidi"/>
          <w:noProof/>
          <w:szCs w:val="22"/>
          <w:lang w:val="en-CA" w:eastAsia="en-CA"/>
        </w:rPr>
      </w:pPr>
      <w:del w:id="395" w:author="v2srivas" w:date="2017-04-06T11:31:00Z">
        <w:r w:rsidDel="008D57BB">
          <w:rPr>
            <w:noProof/>
          </w:rPr>
          <w:delText>4.4.4 Combined Goal Model of the System</w:delText>
        </w:r>
        <w:r w:rsidDel="008D57BB">
          <w:rPr>
            <w:noProof/>
          </w:rPr>
          <w:tab/>
        </w:r>
        <w:r w:rsidR="00823832" w:rsidDel="008D57BB">
          <w:rPr>
            <w:noProof/>
          </w:rPr>
          <w:delText>32</w:delText>
        </w:r>
      </w:del>
    </w:p>
    <w:p w:rsidR="00EC59C4" w:rsidDel="008D57BB" w:rsidRDefault="00EC59C4">
      <w:pPr>
        <w:pStyle w:val="TOC2"/>
        <w:tabs>
          <w:tab w:val="right" w:leader="dot" w:pos="8990"/>
        </w:tabs>
        <w:rPr>
          <w:del w:id="396" w:author="v2srivas" w:date="2017-04-06T11:31:00Z"/>
          <w:rFonts w:asciiTheme="minorHAnsi" w:eastAsiaTheme="minorEastAsia" w:hAnsiTheme="minorHAnsi" w:cstheme="minorBidi"/>
          <w:noProof/>
          <w:szCs w:val="22"/>
          <w:lang w:val="en-CA" w:eastAsia="en-CA"/>
        </w:rPr>
      </w:pPr>
      <w:del w:id="397" w:author="v2srivas" w:date="2017-04-06T11:31:00Z">
        <w:r w:rsidDel="008D57BB">
          <w:rPr>
            <w:noProof/>
          </w:rPr>
          <w:delText>4.5 Activity Models for the Subsystems</w:delText>
        </w:r>
        <w:r w:rsidDel="008D57BB">
          <w:rPr>
            <w:noProof/>
          </w:rPr>
          <w:tab/>
        </w:r>
        <w:r w:rsidR="00823832" w:rsidDel="008D57BB">
          <w:rPr>
            <w:noProof/>
          </w:rPr>
          <w:delText>34</w:delText>
        </w:r>
      </w:del>
    </w:p>
    <w:p w:rsidR="00EC59C4" w:rsidDel="008D57BB" w:rsidRDefault="00EC59C4">
      <w:pPr>
        <w:pStyle w:val="TOC3"/>
        <w:tabs>
          <w:tab w:val="right" w:leader="dot" w:pos="8990"/>
        </w:tabs>
        <w:rPr>
          <w:del w:id="398" w:author="v2srivas" w:date="2017-04-06T11:31:00Z"/>
          <w:rFonts w:asciiTheme="minorHAnsi" w:eastAsiaTheme="minorEastAsia" w:hAnsiTheme="minorHAnsi" w:cstheme="minorBidi"/>
          <w:noProof/>
          <w:szCs w:val="22"/>
          <w:lang w:val="en-CA" w:eastAsia="en-CA"/>
        </w:rPr>
      </w:pPr>
      <w:del w:id="399" w:author="v2srivas" w:date="2017-04-06T11:31:00Z">
        <w:r w:rsidDel="008D57BB">
          <w:rPr>
            <w:noProof/>
          </w:rPr>
          <w:delText>4.5.1 Activity Model: Data Subsystem</w:delText>
        </w:r>
        <w:r w:rsidDel="008D57BB">
          <w:rPr>
            <w:noProof/>
          </w:rPr>
          <w:tab/>
        </w:r>
        <w:r w:rsidR="00823832" w:rsidDel="008D57BB">
          <w:rPr>
            <w:noProof/>
          </w:rPr>
          <w:delText>34</w:delText>
        </w:r>
      </w:del>
    </w:p>
    <w:p w:rsidR="00EC59C4" w:rsidDel="008D57BB" w:rsidRDefault="00EC59C4">
      <w:pPr>
        <w:pStyle w:val="TOC3"/>
        <w:tabs>
          <w:tab w:val="right" w:leader="dot" w:pos="8990"/>
        </w:tabs>
        <w:rPr>
          <w:del w:id="400" w:author="v2srivas" w:date="2017-04-06T11:31:00Z"/>
          <w:rFonts w:asciiTheme="minorHAnsi" w:eastAsiaTheme="minorEastAsia" w:hAnsiTheme="minorHAnsi" w:cstheme="minorBidi"/>
          <w:noProof/>
          <w:szCs w:val="22"/>
          <w:lang w:val="en-CA" w:eastAsia="en-CA"/>
        </w:rPr>
      </w:pPr>
      <w:del w:id="401" w:author="v2srivas" w:date="2017-04-06T11:31:00Z">
        <w:r w:rsidDel="008D57BB">
          <w:rPr>
            <w:noProof/>
          </w:rPr>
          <w:delText>4.5.2 Activity Model: Privacy Subsystem</w:delText>
        </w:r>
        <w:r w:rsidDel="008D57BB">
          <w:rPr>
            <w:noProof/>
          </w:rPr>
          <w:tab/>
        </w:r>
        <w:r w:rsidR="00823832" w:rsidDel="008D57BB">
          <w:rPr>
            <w:noProof/>
          </w:rPr>
          <w:delText>35</w:delText>
        </w:r>
      </w:del>
    </w:p>
    <w:p w:rsidR="00EC59C4" w:rsidDel="008D57BB" w:rsidRDefault="00EC59C4">
      <w:pPr>
        <w:pStyle w:val="TOC3"/>
        <w:tabs>
          <w:tab w:val="right" w:leader="dot" w:pos="8990"/>
        </w:tabs>
        <w:rPr>
          <w:del w:id="402" w:author="v2srivas" w:date="2017-04-06T11:31:00Z"/>
          <w:rFonts w:asciiTheme="minorHAnsi" w:eastAsiaTheme="minorEastAsia" w:hAnsiTheme="minorHAnsi" w:cstheme="minorBidi"/>
          <w:noProof/>
          <w:szCs w:val="22"/>
          <w:lang w:val="en-CA" w:eastAsia="en-CA"/>
        </w:rPr>
      </w:pPr>
      <w:del w:id="403" w:author="v2srivas" w:date="2017-04-06T11:31:00Z">
        <w:r w:rsidDel="008D57BB">
          <w:rPr>
            <w:noProof/>
          </w:rPr>
          <w:delText>4.5.3 Activity Model: Risk Subsystem</w:delText>
        </w:r>
        <w:r w:rsidDel="008D57BB">
          <w:rPr>
            <w:noProof/>
          </w:rPr>
          <w:tab/>
        </w:r>
        <w:r w:rsidR="00823832" w:rsidDel="008D57BB">
          <w:rPr>
            <w:noProof/>
          </w:rPr>
          <w:delText>35</w:delText>
        </w:r>
      </w:del>
    </w:p>
    <w:p w:rsidR="00EC59C4" w:rsidDel="008D57BB" w:rsidRDefault="00EC59C4">
      <w:pPr>
        <w:pStyle w:val="TOC3"/>
        <w:tabs>
          <w:tab w:val="right" w:leader="dot" w:pos="8990"/>
        </w:tabs>
        <w:rPr>
          <w:del w:id="404" w:author="v2srivas" w:date="2017-04-06T11:31:00Z"/>
          <w:rFonts w:asciiTheme="minorHAnsi" w:eastAsiaTheme="minorEastAsia" w:hAnsiTheme="minorHAnsi" w:cstheme="minorBidi"/>
          <w:noProof/>
          <w:szCs w:val="22"/>
          <w:lang w:val="en-CA" w:eastAsia="en-CA"/>
        </w:rPr>
      </w:pPr>
      <w:del w:id="405" w:author="v2srivas" w:date="2017-04-06T11:31:00Z">
        <w:r w:rsidDel="008D57BB">
          <w:rPr>
            <w:noProof/>
          </w:rPr>
          <w:delText>4.5.4 Combined Activity Model for the system</w:delText>
        </w:r>
        <w:r w:rsidDel="008D57BB">
          <w:rPr>
            <w:noProof/>
          </w:rPr>
          <w:tab/>
        </w:r>
        <w:r w:rsidR="00823832" w:rsidDel="008D57BB">
          <w:rPr>
            <w:noProof/>
          </w:rPr>
          <w:delText>36</w:delText>
        </w:r>
      </w:del>
    </w:p>
    <w:p w:rsidR="00EC59C4" w:rsidDel="008D57BB" w:rsidRDefault="00EC59C4">
      <w:pPr>
        <w:pStyle w:val="TOC2"/>
        <w:tabs>
          <w:tab w:val="right" w:leader="dot" w:pos="8990"/>
        </w:tabs>
        <w:rPr>
          <w:del w:id="406" w:author="v2srivas" w:date="2017-04-06T11:31:00Z"/>
          <w:rFonts w:asciiTheme="minorHAnsi" w:eastAsiaTheme="minorEastAsia" w:hAnsiTheme="minorHAnsi" w:cstheme="minorBidi"/>
          <w:noProof/>
          <w:szCs w:val="22"/>
          <w:lang w:val="en-CA" w:eastAsia="en-CA"/>
        </w:rPr>
      </w:pPr>
      <w:del w:id="407" w:author="v2srivas" w:date="2017-04-06T11:31:00Z">
        <w:r w:rsidDel="008D57BB">
          <w:rPr>
            <w:noProof/>
          </w:rPr>
          <w:delText>4.6 Sequence Diagrams for the Subsystems</w:delText>
        </w:r>
        <w:r w:rsidDel="008D57BB">
          <w:rPr>
            <w:noProof/>
          </w:rPr>
          <w:tab/>
        </w:r>
        <w:r w:rsidR="00823832" w:rsidDel="008D57BB">
          <w:rPr>
            <w:noProof/>
          </w:rPr>
          <w:delText>38</w:delText>
        </w:r>
      </w:del>
    </w:p>
    <w:p w:rsidR="00EC59C4" w:rsidDel="008D57BB" w:rsidRDefault="00EC59C4">
      <w:pPr>
        <w:pStyle w:val="TOC3"/>
        <w:tabs>
          <w:tab w:val="right" w:leader="dot" w:pos="8990"/>
        </w:tabs>
        <w:rPr>
          <w:del w:id="408" w:author="v2srivas" w:date="2017-04-06T11:31:00Z"/>
          <w:rFonts w:asciiTheme="minorHAnsi" w:eastAsiaTheme="minorEastAsia" w:hAnsiTheme="minorHAnsi" w:cstheme="minorBidi"/>
          <w:noProof/>
          <w:szCs w:val="22"/>
          <w:lang w:val="en-CA" w:eastAsia="en-CA"/>
        </w:rPr>
      </w:pPr>
      <w:del w:id="409" w:author="v2srivas" w:date="2017-04-06T11:31:00Z">
        <w:r w:rsidDel="008D57BB">
          <w:rPr>
            <w:noProof/>
          </w:rPr>
          <w:delText>4.6.1 Sequence Diagrams: Data Subsystem</w:delText>
        </w:r>
        <w:r w:rsidDel="008D57BB">
          <w:rPr>
            <w:noProof/>
          </w:rPr>
          <w:tab/>
        </w:r>
        <w:r w:rsidR="00823832" w:rsidDel="008D57BB">
          <w:rPr>
            <w:noProof/>
          </w:rPr>
          <w:delText>38</w:delText>
        </w:r>
      </w:del>
    </w:p>
    <w:p w:rsidR="00EC59C4" w:rsidDel="008D57BB" w:rsidRDefault="00EC59C4">
      <w:pPr>
        <w:pStyle w:val="TOC3"/>
        <w:tabs>
          <w:tab w:val="right" w:leader="dot" w:pos="8990"/>
        </w:tabs>
        <w:rPr>
          <w:del w:id="410" w:author="v2srivas" w:date="2017-04-06T11:31:00Z"/>
          <w:rFonts w:asciiTheme="minorHAnsi" w:eastAsiaTheme="minorEastAsia" w:hAnsiTheme="minorHAnsi" w:cstheme="minorBidi"/>
          <w:noProof/>
          <w:szCs w:val="22"/>
          <w:lang w:val="en-CA" w:eastAsia="en-CA"/>
        </w:rPr>
      </w:pPr>
      <w:del w:id="411" w:author="v2srivas" w:date="2017-04-06T11:31:00Z">
        <w:r w:rsidDel="008D57BB">
          <w:rPr>
            <w:noProof/>
          </w:rPr>
          <w:delText>4.6.2 Sequence Diagram: Privacy Subsystem</w:delText>
        </w:r>
        <w:r w:rsidDel="008D57BB">
          <w:rPr>
            <w:noProof/>
          </w:rPr>
          <w:tab/>
        </w:r>
        <w:r w:rsidR="00823832" w:rsidDel="008D57BB">
          <w:rPr>
            <w:noProof/>
          </w:rPr>
          <w:delText>39</w:delText>
        </w:r>
      </w:del>
    </w:p>
    <w:p w:rsidR="00EC59C4" w:rsidDel="008D57BB" w:rsidRDefault="00EC59C4">
      <w:pPr>
        <w:pStyle w:val="TOC3"/>
        <w:tabs>
          <w:tab w:val="right" w:leader="dot" w:pos="8990"/>
        </w:tabs>
        <w:rPr>
          <w:del w:id="412" w:author="v2srivas" w:date="2017-04-06T11:31:00Z"/>
          <w:rFonts w:asciiTheme="minorHAnsi" w:eastAsiaTheme="minorEastAsia" w:hAnsiTheme="minorHAnsi" w:cstheme="minorBidi"/>
          <w:noProof/>
          <w:szCs w:val="22"/>
          <w:lang w:val="en-CA" w:eastAsia="en-CA"/>
        </w:rPr>
      </w:pPr>
      <w:del w:id="413" w:author="v2srivas" w:date="2017-04-06T11:31:00Z">
        <w:r w:rsidDel="008D57BB">
          <w:rPr>
            <w:noProof/>
          </w:rPr>
          <w:delText>4.6.3 Sequence Diagram: Risk Subsystem</w:delText>
        </w:r>
        <w:r w:rsidDel="008D57BB">
          <w:rPr>
            <w:noProof/>
          </w:rPr>
          <w:tab/>
        </w:r>
        <w:r w:rsidR="00823832" w:rsidDel="008D57BB">
          <w:rPr>
            <w:noProof/>
          </w:rPr>
          <w:delText>41</w:delText>
        </w:r>
      </w:del>
    </w:p>
    <w:p w:rsidR="00EC59C4" w:rsidDel="008D57BB" w:rsidRDefault="00EC59C4">
      <w:pPr>
        <w:pStyle w:val="TOC3"/>
        <w:tabs>
          <w:tab w:val="right" w:leader="dot" w:pos="8990"/>
        </w:tabs>
        <w:rPr>
          <w:del w:id="414" w:author="v2srivas" w:date="2017-04-06T11:31:00Z"/>
          <w:rFonts w:asciiTheme="minorHAnsi" w:eastAsiaTheme="minorEastAsia" w:hAnsiTheme="minorHAnsi" w:cstheme="minorBidi"/>
          <w:noProof/>
          <w:szCs w:val="22"/>
          <w:lang w:val="en-CA" w:eastAsia="en-CA"/>
        </w:rPr>
      </w:pPr>
      <w:del w:id="415" w:author="v2srivas" w:date="2017-04-06T11:31:00Z">
        <w:r w:rsidDel="008D57BB">
          <w:rPr>
            <w:noProof/>
          </w:rPr>
          <w:delText>4.6.4 Combined Sequence Diagram</w:delText>
        </w:r>
        <w:r w:rsidDel="008D57BB">
          <w:rPr>
            <w:noProof/>
          </w:rPr>
          <w:tab/>
        </w:r>
        <w:r w:rsidR="00823832" w:rsidDel="008D57BB">
          <w:rPr>
            <w:noProof/>
          </w:rPr>
          <w:delText>41</w:delText>
        </w:r>
      </w:del>
    </w:p>
    <w:p w:rsidR="00EC59C4" w:rsidDel="008D57BB" w:rsidRDefault="00EC59C4">
      <w:pPr>
        <w:pStyle w:val="TOC1"/>
        <w:tabs>
          <w:tab w:val="right" w:leader="dot" w:pos="8990"/>
        </w:tabs>
        <w:rPr>
          <w:del w:id="416" w:author="v2srivas" w:date="2017-04-06T11:31:00Z"/>
          <w:rFonts w:asciiTheme="minorHAnsi" w:eastAsiaTheme="minorEastAsia" w:hAnsiTheme="minorHAnsi" w:cstheme="minorBidi"/>
          <w:noProof/>
          <w:szCs w:val="22"/>
          <w:lang w:val="en-CA" w:eastAsia="en-CA"/>
        </w:rPr>
      </w:pPr>
      <w:del w:id="417" w:author="v2srivas" w:date="2017-04-06T11:31:00Z">
        <w:r w:rsidDel="008D57BB">
          <w:rPr>
            <w:noProof/>
          </w:rPr>
          <w:delText xml:space="preserve">Chapter 5 Case Study: </w:delText>
        </w:r>
      </w:del>
      <w:ins w:id="418" w:author="palencar1-pc.cs" w:date="2017-04-05T13:12:00Z">
        <w:del w:id="419" w:author="v2srivas" w:date="2017-04-06T11:31:00Z">
          <w:r w:rsidR="00FB5C10" w:rsidDel="008D57BB">
            <w:rPr>
              <w:noProof/>
            </w:rPr>
            <w:delText xml:space="preserve">A </w:delText>
          </w:r>
        </w:del>
      </w:ins>
      <w:del w:id="420" w:author="v2srivas" w:date="2017-04-06T11:31:00Z">
        <w:r w:rsidDel="008D57BB">
          <w:rPr>
            <w:noProof/>
          </w:rPr>
          <w:delText xml:space="preserve">Job </w:delText>
        </w:r>
        <w:r w:rsidR="00390006" w:rsidDel="008D57BB">
          <w:rPr>
            <w:noProof/>
          </w:rPr>
          <w:delText>Recommender System</w:delText>
        </w:r>
        <w:r w:rsidDel="008D57BB">
          <w:rPr>
            <w:noProof/>
          </w:rPr>
          <w:tab/>
        </w:r>
        <w:r w:rsidR="00823832" w:rsidDel="008D57BB">
          <w:rPr>
            <w:noProof/>
          </w:rPr>
          <w:delText>43</w:delText>
        </w:r>
      </w:del>
    </w:p>
    <w:p w:rsidR="00EC59C4" w:rsidDel="008D57BB" w:rsidRDefault="00EC59C4">
      <w:pPr>
        <w:pStyle w:val="TOC2"/>
        <w:tabs>
          <w:tab w:val="right" w:leader="dot" w:pos="8990"/>
        </w:tabs>
        <w:rPr>
          <w:del w:id="421" w:author="v2srivas" w:date="2017-04-06T11:31:00Z"/>
          <w:rFonts w:asciiTheme="minorHAnsi" w:eastAsiaTheme="minorEastAsia" w:hAnsiTheme="minorHAnsi" w:cstheme="minorBidi"/>
          <w:noProof/>
          <w:szCs w:val="22"/>
          <w:lang w:val="en-CA" w:eastAsia="en-CA"/>
        </w:rPr>
      </w:pPr>
      <w:del w:id="422" w:author="v2srivas" w:date="2017-04-06T11:31:00Z">
        <w:r w:rsidDel="008D57BB">
          <w:rPr>
            <w:noProof/>
          </w:rPr>
          <w:delText>5.1 Problem Description</w:delText>
        </w:r>
        <w:r w:rsidDel="008D57BB">
          <w:rPr>
            <w:noProof/>
          </w:rPr>
          <w:tab/>
        </w:r>
        <w:r w:rsidR="00823832" w:rsidDel="008D57BB">
          <w:rPr>
            <w:noProof/>
          </w:rPr>
          <w:delText>43</w:delText>
        </w:r>
      </w:del>
    </w:p>
    <w:p w:rsidR="00EC59C4" w:rsidDel="008D57BB" w:rsidRDefault="00EC59C4">
      <w:pPr>
        <w:pStyle w:val="TOC2"/>
        <w:tabs>
          <w:tab w:val="right" w:leader="dot" w:pos="8990"/>
        </w:tabs>
        <w:rPr>
          <w:del w:id="423" w:author="v2srivas" w:date="2017-04-06T11:31:00Z"/>
          <w:rFonts w:asciiTheme="minorHAnsi" w:eastAsiaTheme="minorEastAsia" w:hAnsiTheme="minorHAnsi" w:cstheme="minorBidi"/>
          <w:noProof/>
          <w:szCs w:val="22"/>
          <w:lang w:val="en-CA" w:eastAsia="en-CA"/>
        </w:rPr>
      </w:pPr>
      <w:del w:id="424" w:author="v2srivas" w:date="2017-04-06T11:31:00Z">
        <w:r w:rsidDel="008D57BB">
          <w:rPr>
            <w:noProof/>
          </w:rPr>
          <w:delText>5.2 Approach</w:delText>
        </w:r>
        <w:r w:rsidDel="008D57BB">
          <w:rPr>
            <w:noProof/>
          </w:rPr>
          <w:tab/>
        </w:r>
        <w:r w:rsidR="00823832" w:rsidDel="008D57BB">
          <w:rPr>
            <w:noProof/>
          </w:rPr>
          <w:delText>47</w:delText>
        </w:r>
      </w:del>
    </w:p>
    <w:p w:rsidR="00EC59C4" w:rsidDel="008D57BB" w:rsidRDefault="00EC59C4">
      <w:pPr>
        <w:pStyle w:val="TOC2"/>
        <w:tabs>
          <w:tab w:val="right" w:leader="dot" w:pos="8990"/>
        </w:tabs>
        <w:rPr>
          <w:del w:id="425" w:author="v2srivas" w:date="2017-04-06T11:31:00Z"/>
          <w:rFonts w:asciiTheme="minorHAnsi" w:eastAsiaTheme="minorEastAsia" w:hAnsiTheme="minorHAnsi" w:cstheme="minorBidi"/>
          <w:noProof/>
          <w:szCs w:val="22"/>
          <w:lang w:val="en-CA" w:eastAsia="en-CA"/>
        </w:rPr>
      </w:pPr>
      <w:del w:id="426" w:author="v2srivas" w:date="2017-04-06T11:31:00Z">
        <w:r w:rsidDel="008D57BB">
          <w:rPr>
            <w:noProof/>
          </w:rPr>
          <w:delText>5.3 Goal Models of the subsystems</w:delText>
        </w:r>
        <w:r w:rsidDel="008D57BB">
          <w:rPr>
            <w:noProof/>
          </w:rPr>
          <w:tab/>
        </w:r>
        <w:r w:rsidR="00823832" w:rsidDel="008D57BB">
          <w:rPr>
            <w:noProof/>
          </w:rPr>
          <w:delText>47</w:delText>
        </w:r>
      </w:del>
    </w:p>
    <w:p w:rsidR="00EC59C4" w:rsidDel="008D57BB" w:rsidRDefault="00EC59C4">
      <w:pPr>
        <w:pStyle w:val="TOC3"/>
        <w:tabs>
          <w:tab w:val="right" w:leader="dot" w:pos="8990"/>
        </w:tabs>
        <w:rPr>
          <w:del w:id="427" w:author="v2srivas" w:date="2017-04-06T11:31:00Z"/>
          <w:rFonts w:asciiTheme="minorHAnsi" w:eastAsiaTheme="minorEastAsia" w:hAnsiTheme="minorHAnsi" w:cstheme="minorBidi"/>
          <w:noProof/>
          <w:szCs w:val="22"/>
          <w:lang w:val="en-CA" w:eastAsia="en-CA"/>
        </w:rPr>
      </w:pPr>
      <w:del w:id="428" w:author="v2srivas" w:date="2017-04-06T11:31:00Z">
        <w:r w:rsidDel="008D57BB">
          <w:rPr>
            <w:noProof/>
          </w:rPr>
          <w:delText>5.3.1 Goal Model: Data Subsystem</w:delText>
        </w:r>
        <w:r w:rsidDel="008D57BB">
          <w:rPr>
            <w:noProof/>
          </w:rPr>
          <w:tab/>
        </w:r>
        <w:r w:rsidR="00823832" w:rsidDel="008D57BB">
          <w:rPr>
            <w:noProof/>
          </w:rPr>
          <w:delText>48</w:delText>
        </w:r>
      </w:del>
    </w:p>
    <w:p w:rsidR="00EC59C4" w:rsidDel="008D57BB" w:rsidRDefault="00EC59C4">
      <w:pPr>
        <w:pStyle w:val="TOC3"/>
        <w:tabs>
          <w:tab w:val="right" w:leader="dot" w:pos="8990"/>
        </w:tabs>
        <w:rPr>
          <w:del w:id="429" w:author="v2srivas" w:date="2017-04-06T11:31:00Z"/>
          <w:rFonts w:asciiTheme="minorHAnsi" w:eastAsiaTheme="minorEastAsia" w:hAnsiTheme="minorHAnsi" w:cstheme="minorBidi"/>
          <w:noProof/>
          <w:szCs w:val="22"/>
          <w:lang w:val="en-CA" w:eastAsia="en-CA"/>
        </w:rPr>
      </w:pPr>
      <w:del w:id="430" w:author="v2srivas" w:date="2017-04-06T11:31:00Z">
        <w:r w:rsidDel="008D57BB">
          <w:rPr>
            <w:noProof/>
          </w:rPr>
          <w:delText>5.3.2 Goal Model: Privacy Subsystem</w:delText>
        </w:r>
        <w:r w:rsidDel="008D57BB">
          <w:rPr>
            <w:noProof/>
          </w:rPr>
          <w:tab/>
        </w:r>
        <w:r w:rsidR="00823832" w:rsidDel="008D57BB">
          <w:rPr>
            <w:noProof/>
          </w:rPr>
          <w:delText>48</w:delText>
        </w:r>
      </w:del>
    </w:p>
    <w:p w:rsidR="00EC59C4" w:rsidDel="008D57BB" w:rsidRDefault="00EC59C4">
      <w:pPr>
        <w:pStyle w:val="TOC3"/>
        <w:tabs>
          <w:tab w:val="right" w:leader="dot" w:pos="8990"/>
        </w:tabs>
        <w:rPr>
          <w:del w:id="431" w:author="v2srivas" w:date="2017-04-06T11:31:00Z"/>
          <w:rFonts w:asciiTheme="minorHAnsi" w:eastAsiaTheme="minorEastAsia" w:hAnsiTheme="minorHAnsi" w:cstheme="minorBidi"/>
          <w:noProof/>
          <w:szCs w:val="22"/>
          <w:lang w:val="en-CA" w:eastAsia="en-CA"/>
        </w:rPr>
      </w:pPr>
      <w:del w:id="432" w:author="v2srivas" w:date="2017-04-06T11:31:00Z">
        <w:r w:rsidDel="008D57BB">
          <w:rPr>
            <w:noProof/>
          </w:rPr>
          <w:delText>5.3.3 Goal Model: Risk Subsystem</w:delText>
        </w:r>
        <w:r w:rsidDel="008D57BB">
          <w:rPr>
            <w:noProof/>
          </w:rPr>
          <w:tab/>
        </w:r>
        <w:r w:rsidR="00823832" w:rsidDel="008D57BB">
          <w:rPr>
            <w:noProof/>
          </w:rPr>
          <w:delText>49</w:delText>
        </w:r>
      </w:del>
    </w:p>
    <w:p w:rsidR="00EC59C4" w:rsidDel="008D57BB" w:rsidRDefault="00EC59C4">
      <w:pPr>
        <w:pStyle w:val="TOC3"/>
        <w:tabs>
          <w:tab w:val="right" w:leader="dot" w:pos="8990"/>
        </w:tabs>
        <w:rPr>
          <w:del w:id="433" w:author="v2srivas" w:date="2017-04-06T11:31:00Z"/>
          <w:rFonts w:asciiTheme="minorHAnsi" w:eastAsiaTheme="minorEastAsia" w:hAnsiTheme="minorHAnsi" w:cstheme="minorBidi"/>
          <w:noProof/>
          <w:szCs w:val="22"/>
          <w:lang w:val="en-CA" w:eastAsia="en-CA"/>
        </w:rPr>
      </w:pPr>
      <w:del w:id="434" w:author="v2srivas" w:date="2017-04-06T11:31:00Z">
        <w:r w:rsidDel="008D57BB">
          <w:rPr>
            <w:noProof/>
          </w:rPr>
          <w:delText>5.3.4 Combined Goal Model of the System</w:delText>
        </w:r>
        <w:r w:rsidDel="008D57BB">
          <w:rPr>
            <w:noProof/>
          </w:rPr>
          <w:tab/>
        </w:r>
        <w:r w:rsidR="00823832" w:rsidDel="008D57BB">
          <w:rPr>
            <w:noProof/>
          </w:rPr>
          <w:delText>50</w:delText>
        </w:r>
      </w:del>
    </w:p>
    <w:p w:rsidR="00EC59C4" w:rsidDel="008D57BB" w:rsidRDefault="00EC59C4">
      <w:pPr>
        <w:pStyle w:val="TOC2"/>
        <w:tabs>
          <w:tab w:val="right" w:leader="dot" w:pos="8990"/>
        </w:tabs>
        <w:rPr>
          <w:del w:id="435" w:author="v2srivas" w:date="2017-04-06T11:31:00Z"/>
          <w:rFonts w:asciiTheme="minorHAnsi" w:eastAsiaTheme="minorEastAsia" w:hAnsiTheme="minorHAnsi" w:cstheme="minorBidi"/>
          <w:noProof/>
          <w:szCs w:val="22"/>
          <w:lang w:val="en-CA" w:eastAsia="en-CA"/>
        </w:rPr>
      </w:pPr>
      <w:del w:id="436" w:author="v2srivas" w:date="2017-04-06T11:31:00Z">
        <w:r w:rsidDel="008D57BB">
          <w:rPr>
            <w:noProof/>
          </w:rPr>
          <w:delText>5.4 Activity Models of the subsystems</w:delText>
        </w:r>
        <w:r w:rsidDel="008D57BB">
          <w:rPr>
            <w:noProof/>
          </w:rPr>
          <w:tab/>
        </w:r>
        <w:r w:rsidR="00823832" w:rsidDel="008D57BB">
          <w:rPr>
            <w:noProof/>
          </w:rPr>
          <w:delText>52</w:delText>
        </w:r>
      </w:del>
    </w:p>
    <w:p w:rsidR="00EC59C4" w:rsidDel="008D57BB" w:rsidRDefault="00EC59C4">
      <w:pPr>
        <w:pStyle w:val="TOC3"/>
        <w:tabs>
          <w:tab w:val="right" w:leader="dot" w:pos="8990"/>
        </w:tabs>
        <w:rPr>
          <w:del w:id="437" w:author="v2srivas" w:date="2017-04-06T11:31:00Z"/>
          <w:rFonts w:asciiTheme="minorHAnsi" w:eastAsiaTheme="minorEastAsia" w:hAnsiTheme="minorHAnsi" w:cstheme="minorBidi"/>
          <w:noProof/>
          <w:szCs w:val="22"/>
          <w:lang w:val="en-CA" w:eastAsia="en-CA"/>
        </w:rPr>
      </w:pPr>
      <w:del w:id="438" w:author="v2srivas" w:date="2017-04-06T11:31:00Z">
        <w:r w:rsidRPr="0015369C" w:rsidDel="008D57BB">
          <w:rPr>
            <w:noProof/>
            <w:lang w:val="en-CA"/>
          </w:rPr>
          <w:delText>5.4.1 Activity Model: Data Subsystem</w:delText>
        </w:r>
        <w:r w:rsidDel="008D57BB">
          <w:rPr>
            <w:noProof/>
          </w:rPr>
          <w:tab/>
        </w:r>
        <w:r w:rsidR="00823832" w:rsidDel="008D57BB">
          <w:rPr>
            <w:noProof/>
          </w:rPr>
          <w:delText>52</w:delText>
        </w:r>
      </w:del>
    </w:p>
    <w:p w:rsidR="00EC59C4" w:rsidDel="008D57BB" w:rsidRDefault="00EC59C4">
      <w:pPr>
        <w:pStyle w:val="TOC3"/>
        <w:tabs>
          <w:tab w:val="right" w:leader="dot" w:pos="8990"/>
        </w:tabs>
        <w:rPr>
          <w:del w:id="439" w:author="v2srivas" w:date="2017-04-06T11:31:00Z"/>
          <w:rFonts w:asciiTheme="minorHAnsi" w:eastAsiaTheme="minorEastAsia" w:hAnsiTheme="minorHAnsi" w:cstheme="minorBidi"/>
          <w:noProof/>
          <w:szCs w:val="22"/>
          <w:lang w:val="en-CA" w:eastAsia="en-CA"/>
        </w:rPr>
      </w:pPr>
      <w:del w:id="440" w:author="v2srivas" w:date="2017-04-06T11:31:00Z">
        <w:r w:rsidRPr="0015369C" w:rsidDel="008D57BB">
          <w:rPr>
            <w:noProof/>
            <w:lang w:val="en-CA"/>
          </w:rPr>
          <w:delText>5.4.2 Activity Model: Risk Subsystem</w:delText>
        </w:r>
        <w:r w:rsidDel="008D57BB">
          <w:rPr>
            <w:noProof/>
          </w:rPr>
          <w:tab/>
        </w:r>
        <w:r w:rsidR="00823832" w:rsidDel="008D57BB">
          <w:rPr>
            <w:noProof/>
          </w:rPr>
          <w:delText>53</w:delText>
        </w:r>
      </w:del>
    </w:p>
    <w:p w:rsidR="00EC59C4" w:rsidDel="008D57BB" w:rsidRDefault="00EC59C4">
      <w:pPr>
        <w:pStyle w:val="TOC3"/>
        <w:tabs>
          <w:tab w:val="right" w:leader="dot" w:pos="8990"/>
        </w:tabs>
        <w:rPr>
          <w:del w:id="441" w:author="v2srivas" w:date="2017-04-06T11:31:00Z"/>
          <w:rFonts w:asciiTheme="minorHAnsi" w:eastAsiaTheme="minorEastAsia" w:hAnsiTheme="minorHAnsi" w:cstheme="minorBidi"/>
          <w:noProof/>
          <w:szCs w:val="22"/>
          <w:lang w:val="en-CA" w:eastAsia="en-CA"/>
        </w:rPr>
      </w:pPr>
      <w:del w:id="442" w:author="v2srivas" w:date="2017-04-06T11:31:00Z">
        <w:r w:rsidRPr="0015369C" w:rsidDel="008D57BB">
          <w:rPr>
            <w:noProof/>
            <w:lang w:val="en-CA"/>
          </w:rPr>
          <w:delText>5.4.3 Activity Model: Privacy Subsystem</w:delText>
        </w:r>
        <w:r w:rsidDel="008D57BB">
          <w:rPr>
            <w:noProof/>
          </w:rPr>
          <w:tab/>
        </w:r>
        <w:r w:rsidR="00823832" w:rsidDel="008D57BB">
          <w:rPr>
            <w:noProof/>
          </w:rPr>
          <w:delText>54</w:delText>
        </w:r>
      </w:del>
    </w:p>
    <w:p w:rsidR="00EC59C4" w:rsidDel="008D57BB" w:rsidRDefault="00EC59C4">
      <w:pPr>
        <w:pStyle w:val="TOC3"/>
        <w:tabs>
          <w:tab w:val="right" w:leader="dot" w:pos="8990"/>
        </w:tabs>
        <w:rPr>
          <w:del w:id="443" w:author="v2srivas" w:date="2017-04-06T11:31:00Z"/>
          <w:rFonts w:asciiTheme="minorHAnsi" w:eastAsiaTheme="minorEastAsia" w:hAnsiTheme="minorHAnsi" w:cstheme="minorBidi"/>
          <w:noProof/>
          <w:szCs w:val="22"/>
          <w:lang w:val="en-CA" w:eastAsia="en-CA"/>
        </w:rPr>
      </w:pPr>
      <w:del w:id="444" w:author="v2srivas" w:date="2017-04-06T11:31:00Z">
        <w:r w:rsidRPr="0015369C" w:rsidDel="008D57BB">
          <w:rPr>
            <w:noProof/>
            <w:lang w:val="en-CA"/>
          </w:rPr>
          <w:delText xml:space="preserve">5.4.4 Combined Activity Model of the </w:delText>
        </w:r>
      </w:del>
      <w:ins w:id="445" w:author="palencar1-pc.cs" w:date="2017-04-05T13:12:00Z">
        <w:del w:id="446" w:author="v2srivas" w:date="2017-04-06T11:31:00Z">
          <w:r w:rsidR="00FB5C10" w:rsidDel="008D57BB">
            <w:rPr>
              <w:noProof/>
              <w:lang w:val="en-CA"/>
            </w:rPr>
            <w:delText>S</w:delText>
          </w:r>
        </w:del>
      </w:ins>
      <w:del w:id="447" w:author="v2srivas" w:date="2017-04-06T11:31:00Z">
        <w:r w:rsidRPr="0015369C" w:rsidDel="008D57BB">
          <w:rPr>
            <w:noProof/>
            <w:lang w:val="en-CA"/>
          </w:rPr>
          <w:delText>system</w:delText>
        </w:r>
        <w:r w:rsidDel="008D57BB">
          <w:rPr>
            <w:noProof/>
          </w:rPr>
          <w:tab/>
        </w:r>
        <w:r w:rsidR="00823832" w:rsidDel="008D57BB">
          <w:rPr>
            <w:noProof/>
          </w:rPr>
          <w:delText>55</w:delText>
        </w:r>
      </w:del>
    </w:p>
    <w:p w:rsidR="00EC59C4" w:rsidDel="008D57BB" w:rsidRDefault="00EC59C4">
      <w:pPr>
        <w:pStyle w:val="TOC2"/>
        <w:tabs>
          <w:tab w:val="right" w:leader="dot" w:pos="8990"/>
        </w:tabs>
        <w:rPr>
          <w:del w:id="448" w:author="v2srivas" w:date="2017-04-06T11:31:00Z"/>
          <w:rFonts w:asciiTheme="minorHAnsi" w:eastAsiaTheme="minorEastAsia" w:hAnsiTheme="minorHAnsi" w:cstheme="minorBidi"/>
          <w:noProof/>
          <w:szCs w:val="22"/>
          <w:lang w:val="en-CA" w:eastAsia="en-CA"/>
        </w:rPr>
      </w:pPr>
      <w:del w:id="449" w:author="v2srivas" w:date="2017-04-06T11:31:00Z">
        <w:r w:rsidRPr="0015369C" w:rsidDel="008D57BB">
          <w:rPr>
            <w:noProof/>
            <w:lang w:val="en-CA"/>
          </w:rPr>
          <w:delText>5.5 Sequence Diagram for the Subsystems</w:delText>
        </w:r>
        <w:r w:rsidDel="008D57BB">
          <w:rPr>
            <w:noProof/>
          </w:rPr>
          <w:tab/>
        </w:r>
        <w:r w:rsidR="00823832" w:rsidDel="008D57BB">
          <w:rPr>
            <w:noProof/>
          </w:rPr>
          <w:delText>57</w:delText>
        </w:r>
      </w:del>
    </w:p>
    <w:p w:rsidR="00EC59C4" w:rsidDel="008D57BB" w:rsidRDefault="00EC59C4">
      <w:pPr>
        <w:pStyle w:val="TOC3"/>
        <w:tabs>
          <w:tab w:val="right" w:leader="dot" w:pos="8990"/>
        </w:tabs>
        <w:rPr>
          <w:del w:id="450" w:author="v2srivas" w:date="2017-04-06T11:31:00Z"/>
          <w:rFonts w:asciiTheme="minorHAnsi" w:eastAsiaTheme="minorEastAsia" w:hAnsiTheme="minorHAnsi" w:cstheme="minorBidi"/>
          <w:noProof/>
          <w:szCs w:val="22"/>
          <w:lang w:val="en-CA" w:eastAsia="en-CA"/>
        </w:rPr>
      </w:pPr>
      <w:del w:id="451" w:author="v2srivas" w:date="2017-04-06T11:31:00Z">
        <w:r w:rsidRPr="0015369C" w:rsidDel="008D57BB">
          <w:rPr>
            <w:noProof/>
            <w:lang w:val="en-CA"/>
          </w:rPr>
          <w:delText>5.5.1 Sequence Diagram: Data Subsystem</w:delText>
        </w:r>
        <w:r w:rsidDel="008D57BB">
          <w:rPr>
            <w:noProof/>
          </w:rPr>
          <w:tab/>
        </w:r>
        <w:r w:rsidR="00823832" w:rsidDel="008D57BB">
          <w:rPr>
            <w:noProof/>
          </w:rPr>
          <w:delText>57</w:delText>
        </w:r>
      </w:del>
    </w:p>
    <w:p w:rsidR="00EC59C4" w:rsidDel="008D57BB" w:rsidRDefault="00EC59C4">
      <w:pPr>
        <w:pStyle w:val="TOC3"/>
        <w:tabs>
          <w:tab w:val="right" w:leader="dot" w:pos="8990"/>
        </w:tabs>
        <w:rPr>
          <w:del w:id="452" w:author="v2srivas" w:date="2017-04-06T11:31:00Z"/>
          <w:rFonts w:asciiTheme="minorHAnsi" w:eastAsiaTheme="minorEastAsia" w:hAnsiTheme="minorHAnsi" w:cstheme="minorBidi"/>
          <w:noProof/>
          <w:szCs w:val="22"/>
          <w:lang w:val="en-CA" w:eastAsia="en-CA"/>
        </w:rPr>
      </w:pPr>
      <w:del w:id="453" w:author="v2srivas" w:date="2017-04-06T11:31:00Z">
        <w:r w:rsidRPr="0015369C" w:rsidDel="008D57BB">
          <w:rPr>
            <w:noProof/>
            <w:lang w:val="en-CA"/>
          </w:rPr>
          <w:delText>5.5.2 Sequence Diagram: Risk Subsystem</w:delText>
        </w:r>
        <w:r w:rsidDel="008D57BB">
          <w:rPr>
            <w:noProof/>
          </w:rPr>
          <w:tab/>
        </w:r>
        <w:r w:rsidR="00823832" w:rsidDel="008D57BB">
          <w:rPr>
            <w:noProof/>
          </w:rPr>
          <w:delText>58</w:delText>
        </w:r>
      </w:del>
    </w:p>
    <w:p w:rsidR="00EC59C4" w:rsidDel="008D57BB" w:rsidRDefault="00EC59C4">
      <w:pPr>
        <w:pStyle w:val="TOC3"/>
        <w:tabs>
          <w:tab w:val="right" w:leader="dot" w:pos="8990"/>
        </w:tabs>
        <w:rPr>
          <w:del w:id="454" w:author="v2srivas" w:date="2017-04-06T11:31:00Z"/>
          <w:rFonts w:asciiTheme="minorHAnsi" w:eastAsiaTheme="minorEastAsia" w:hAnsiTheme="minorHAnsi" w:cstheme="minorBidi"/>
          <w:noProof/>
          <w:szCs w:val="22"/>
          <w:lang w:val="en-CA" w:eastAsia="en-CA"/>
        </w:rPr>
      </w:pPr>
      <w:del w:id="455" w:author="v2srivas" w:date="2017-04-06T11:31:00Z">
        <w:r w:rsidRPr="0015369C" w:rsidDel="008D57BB">
          <w:rPr>
            <w:noProof/>
            <w:lang w:val="en-CA"/>
          </w:rPr>
          <w:delText>5.5.3 Sequence Diagram: Privacy Subsystem</w:delText>
        </w:r>
        <w:r w:rsidDel="008D57BB">
          <w:rPr>
            <w:noProof/>
          </w:rPr>
          <w:tab/>
        </w:r>
        <w:r w:rsidR="00823832" w:rsidDel="008D57BB">
          <w:rPr>
            <w:noProof/>
          </w:rPr>
          <w:delText>58</w:delText>
        </w:r>
      </w:del>
    </w:p>
    <w:p w:rsidR="00EC59C4" w:rsidDel="008D57BB" w:rsidRDefault="00EC59C4">
      <w:pPr>
        <w:pStyle w:val="TOC3"/>
        <w:tabs>
          <w:tab w:val="right" w:leader="dot" w:pos="8990"/>
        </w:tabs>
        <w:rPr>
          <w:del w:id="456" w:author="v2srivas" w:date="2017-04-06T11:31:00Z"/>
          <w:rFonts w:asciiTheme="minorHAnsi" w:eastAsiaTheme="minorEastAsia" w:hAnsiTheme="minorHAnsi" w:cstheme="minorBidi"/>
          <w:noProof/>
          <w:szCs w:val="22"/>
          <w:lang w:val="en-CA" w:eastAsia="en-CA"/>
        </w:rPr>
      </w:pPr>
      <w:del w:id="457" w:author="v2srivas" w:date="2017-04-06T11:31:00Z">
        <w:r w:rsidRPr="0015369C" w:rsidDel="008D57BB">
          <w:rPr>
            <w:noProof/>
            <w:lang w:val="en-CA"/>
          </w:rPr>
          <w:delText>5.5.4 Combined Sequence Diagram of the System</w:delText>
        </w:r>
        <w:r w:rsidDel="008D57BB">
          <w:rPr>
            <w:noProof/>
          </w:rPr>
          <w:tab/>
        </w:r>
        <w:r w:rsidR="00823832" w:rsidDel="008D57BB">
          <w:rPr>
            <w:noProof/>
          </w:rPr>
          <w:delText>59</w:delText>
        </w:r>
      </w:del>
    </w:p>
    <w:p w:rsidR="00EC59C4" w:rsidDel="008D57BB" w:rsidRDefault="00EC59C4">
      <w:pPr>
        <w:pStyle w:val="TOC1"/>
        <w:tabs>
          <w:tab w:val="right" w:leader="dot" w:pos="8990"/>
        </w:tabs>
        <w:rPr>
          <w:del w:id="458" w:author="v2srivas" w:date="2017-04-06T11:31:00Z"/>
          <w:rFonts w:asciiTheme="minorHAnsi" w:eastAsiaTheme="minorEastAsia" w:hAnsiTheme="minorHAnsi" w:cstheme="minorBidi"/>
          <w:noProof/>
          <w:szCs w:val="22"/>
          <w:lang w:val="en-CA" w:eastAsia="en-CA"/>
        </w:rPr>
      </w:pPr>
      <w:del w:id="459" w:author="v2srivas" w:date="2017-04-06T11:31:00Z">
        <w:r w:rsidDel="008D57BB">
          <w:rPr>
            <w:noProof/>
          </w:rPr>
          <w:delText>Chapter 6 Conclusion &amp; Future Work</w:delText>
        </w:r>
        <w:r w:rsidDel="008D57BB">
          <w:rPr>
            <w:noProof/>
          </w:rPr>
          <w:tab/>
        </w:r>
        <w:r w:rsidR="00823832" w:rsidDel="008D57BB">
          <w:rPr>
            <w:noProof/>
          </w:rPr>
          <w:delText>61</w:delText>
        </w:r>
      </w:del>
    </w:p>
    <w:p w:rsidR="00EC59C4" w:rsidDel="008D57BB" w:rsidRDefault="00EC59C4">
      <w:pPr>
        <w:pStyle w:val="TOC2"/>
        <w:tabs>
          <w:tab w:val="right" w:leader="dot" w:pos="8990"/>
        </w:tabs>
        <w:rPr>
          <w:del w:id="460" w:author="v2srivas" w:date="2017-04-06T11:31:00Z"/>
          <w:rFonts w:asciiTheme="minorHAnsi" w:eastAsiaTheme="minorEastAsia" w:hAnsiTheme="minorHAnsi" w:cstheme="minorBidi"/>
          <w:noProof/>
          <w:szCs w:val="22"/>
          <w:lang w:val="en-CA" w:eastAsia="en-CA"/>
        </w:rPr>
      </w:pPr>
      <w:del w:id="461" w:author="v2srivas" w:date="2017-04-06T11:31:00Z">
        <w:r w:rsidDel="008D57BB">
          <w:rPr>
            <w:noProof/>
          </w:rPr>
          <w:delText>6.1 Conclusion</w:delText>
        </w:r>
        <w:r w:rsidDel="008D57BB">
          <w:rPr>
            <w:noProof/>
          </w:rPr>
          <w:tab/>
        </w:r>
        <w:r w:rsidR="00823832" w:rsidDel="008D57BB">
          <w:rPr>
            <w:noProof/>
          </w:rPr>
          <w:delText>61</w:delText>
        </w:r>
      </w:del>
    </w:p>
    <w:p w:rsidR="00EC59C4" w:rsidDel="008D57BB" w:rsidRDefault="00EC59C4">
      <w:pPr>
        <w:pStyle w:val="TOC2"/>
        <w:tabs>
          <w:tab w:val="right" w:leader="dot" w:pos="8990"/>
        </w:tabs>
        <w:rPr>
          <w:del w:id="462" w:author="v2srivas" w:date="2017-04-06T11:31:00Z"/>
          <w:rFonts w:asciiTheme="minorHAnsi" w:eastAsiaTheme="minorEastAsia" w:hAnsiTheme="minorHAnsi" w:cstheme="minorBidi"/>
          <w:noProof/>
          <w:szCs w:val="22"/>
          <w:lang w:val="en-CA" w:eastAsia="en-CA"/>
        </w:rPr>
      </w:pPr>
      <w:del w:id="463" w:author="v2srivas" w:date="2017-04-06T11:31:00Z">
        <w:r w:rsidDel="008D57BB">
          <w:rPr>
            <w:noProof/>
          </w:rPr>
          <w:delText>6.2 Future Work</w:delText>
        </w:r>
        <w:r w:rsidDel="008D57BB">
          <w:rPr>
            <w:noProof/>
          </w:rPr>
          <w:tab/>
        </w:r>
        <w:r w:rsidR="00823832" w:rsidDel="008D57BB">
          <w:rPr>
            <w:noProof/>
          </w:rPr>
          <w:delText>61</w:delText>
        </w:r>
      </w:del>
    </w:p>
    <w:p w:rsidR="00EC59C4" w:rsidDel="008D57BB" w:rsidRDefault="00EC59C4">
      <w:pPr>
        <w:pStyle w:val="TOC1"/>
        <w:tabs>
          <w:tab w:val="right" w:leader="dot" w:pos="8990"/>
        </w:tabs>
        <w:rPr>
          <w:del w:id="464" w:author="v2srivas" w:date="2017-04-06T11:31:00Z"/>
          <w:rFonts w:asciiTheme="minorHAnsi" w:eastAsiaTheme="minorEastAsia" w:hAnsiTheme="minorHAnsi" w:cstheme="minorBidi"/>
          <w:noProof/>
          <w:szCs w:val="22"/>
          <w:lang w:val="en-CA" w:eastAsia="en-CA"/>
        </w:rPr>
      </w:pPr>
      <w:del w:id="465" w:author="v2srivas" w:date="2017-04-06T11:31:00Z">
        <w:r w:rsidDel="008D57BB">
          <w:rPr>
            <w:noProof/>
          </w:rPr>
          <w:delText>Appendix</w:delText>
        </w:r>
        <w:r w:rsidDel="008D57BB">
          <w:rPr>
            <w:noProof/>
          </w:rPr>
          <w:tab/>
        </w:r>
        <w:r w:rsidR="00823832" w:rsidDel="008D57BB">
          <w:rPr>
            <w:noProof/>
          </w:rPr>
          <w:delText>62</w:delText>
        </w:r>
      </w:del>
    </w:p>
    <w:p w:rsidR="00EC59C4" w:rsidDel="008D57BB" w:rsidRDefault="00EC59C4">
      <w:pPr>
        <w:pStyle w:val="TOC3"/>
        <w:tabs>
          <w:tab w:val="right" w:leader="dot" w:pos="8990"/>
        </w:tabs>
        <w:rPr>
          <w:del w:id="466" w:author="v2srivas" w:date="2017-04-06T11:31:00Z"/>
          <w:rFonts w:asciiTheme="minorHAnsi" w:eastAsiaTheme="minorEastAsia" w:hAnsiTheme="minorHAnsi" w:cstheme="minorBidi"/>
          <w:noProof/>
          <w:szCs w:val="22"/>
          <w:lang w:val="en-CA" w:eastAsia="en-CA"/>
        </w:rPr>
      </w:pPr>
      <w:del w:id="467" w:author="v2srivas" w:date="2017-04-06T11:31:00Z">
        <w:r w:rsidDel="008D57BB">
          <w:rPr>
            <w:noProof/>
          </w:rPr>
          <w:delText>Privacy scope of a system</w:delText>
        </w:r>
        <w:r w:rsidDel="008D57BB">
          <w:rPr>
            <w:noProof/>
          </w:rPr>
          <w:tab/>
        </w:r>
        <w:r w:rsidR="00823832" w:rsidDel="008D57BB">
          <w:rPr>
            <w:noProof/>
          </w:rPr>
          <w:delText>62</w:delText>
        </w:r>
      </w:del>
    </w:p>
    <w:p w:rsidR="00EC59C4" w:rsidDel="008D57BB" w:rsidRDefault="00EC59C4">
      <w:pPr>
        <w:pStyle w:val="TOC3"/>
        <w:tabs>
          <w:tab w:val="right" w:leader="dot" w:pos="8990"/>
        </w:tabs>
        <w:rPr>
          <w:del w:id="468" w:author="v2srivas" w:date="2017-04-06T11:31:00Z"/>
          <w:rFonts w:asciiTheme="minorHAnsi" w:eastAsiaTheme="minorEastAsia" w:hAnsiTheme="minorHAnsi" w:cstheme="minorBidi"/>
          <w:noProof/>
          <w:szCs w:val="22"/>
          <w:lang w:val="en-CA" w:eastAsia="en-CA"/>
        </w:rPr>
      </w:pPr>
      <w:del w:id="469" w:author="v2srivas" w:date="2017-04-06T11:31:00Z">
        <w:r w:rsidDel="008D57BB">
          <w:rPr>
            <w:noProof/>
          </w:rPr>
          <w:delText>Contextual risk scope</w:delText>
        </w:r>
        <w:r w:rsidDel="008D57BB">
          <w:rPr>
            <w:noProof/>
          </w:rPr>
          <w:tab/>
        </w:r>
        <w:r w:rsidR="00823832" w:rsidDel="008D57BB">
          <w:rPr>
            <w:noProof/>
          </w:rPr>
          <w:delText>63</w:delText>
        </w:r>
      </w:del>
    </w:p>
    <w:p w:rsidR="00EC59C4" w:rsidDel="008D57BB" w:rsidRDefault="00EC59C4">
      <w:pPr>
        <w:pStyle w:val="TOC3"/>
        <w:tabs>
          <w:tab w:val="right" w:leader="dot" w:pos="8990"/>
        </w:tabs>
        <w:rPr>
          <w:del w:id="470" w:author="v2srivas" w:date="2017-04-06T11:31:00Z"/>
          <w:rFonts w:asciiTheme="minorHAnsi" w:eastAsiaTheme="minorEastAsia" w:hAnsiTheme="minorHAnsi" w:cstheme="minorBidi"/>
          <w:noProof/>
          <w:szCs w:val="22"/>
          <w:lang w:val="en-CA" w:eastAsia="en-CA"/>
        </w:rPr>
      </w:pPr>
      <w:del w:id="471" w:author="v2srivas" w:date="2017-04-06T11:31:00Z">
        <w:r w:rsidDel="008D57BB">
          <w:rPr>
            <w:noProof/>
          </w:rPr>
          <w:delText>Explanation of a multidimensional system diagram</w:delText>
        </w:r>
        <w:r w:rsidDel="008D57BB">
          <w:rPr>
            <w:noProof/>
          </w:rPr>
          <w:tab/>
        </w:r>
        <w:r w:rsidR="00823832" w:rsidDel="008D57BB">
          <w:rPr>
            <w:noProof/>
          </w:rPr>
          <w:delText>64</w:delText>
        </w:r>
      </w:del>
    </w:p>
    <w:p w:rsidR="00EC59C4" w:rsidDel="008D57BB" w:rsidRDefault="00EC59C4">
      <w:pPr>
        <w:pStyle w:val="TOC3"/>
        <w:tabs>
          <w:tab w:val="right" w:leader="dot" w:pos="8990"/>
        </w:tabs>
        <w:rPr>
          <w:del w:id="472" w:author="v2srivas" w:date="2017-04-06T11:31:00Z"/>
          <w:rFonts w:asciiTheme="minorHAnsi" w:eastAsiaTheme="minorEastAsia" w:hAnsiTheme="minorHAnsi" w:cstheme="minorBidi"/>
          <w:noProof/>
          <w:szCs w:val="22"/>
          <w:lang w:val="en-CA" w:eastAsia="en-CA"/>
        </w:rPr>
      </w:pPr>
      <w:del w:id="473" w:author="v2srivas" w:date="2017-04-06T11:31:00Z">
        <w:r w:rsidDel="008D57BB">
          <w:rPr>
            <w:noProof/>
          </w:rPr>
          <w:delText>Extension of the evaluation method to the case study</w:delText>
        </w:r>
        <w:r w:rsidDel="008D57BB">
          <w:rPr>
            <w:noProof/>
          </w:rPr>
          <w:tab/>
        </w:r>
        <w:r w:rsidR="00823832" w:rsidDel="008D57BB">
          <w:rPr>
            <w:noProof/>
          </w:rPr>
          <w:delText>66</w:delText>
        </w:r>
      </w:del>
    </w:p>
    <w:p w:rsidR="00EC59C4" w:rsidDel="008D57BB" w:rsidRDefault="00EC59C4">
      <w:pPr>
        <w:pStyle w:val="TOC1"/>
        <w:tabs>
          <w:tab w:val="right" w:leader="dot" w:pos="8990"/>
        </w:tabs>
        <w:rPr>
          <w:del w:id="474" w:author="v2srivas" w:date="2017-04-06T11:31:00Z"/>
          <w:rFonts w:asciiTheme="minorHAnsi" w:eastAsiaTheme="minorEastAsia" w:hAnsiTheme="minorHAnsi" w:cstheme="minorBidi"/>
          <w:noProof/>
          <w:szCs w:val="22"/>
          <w:lang w:val="en-CA" w:eastAsia="en-CA"/>
        </w:rPr>
      </w:pPr>
      <w:del w:id="475" w:author="v2srivas" w:date="2017-04-06T11:31:00Z">
        <w:r w:rsidDel="008D57BB">
          <w:rPr>
            <w:noProof/>
          </w:rPr>
          <w:delText>Bibliography</w:delText>
        </w:r>
        <w:r w:rsidDel="008D57BB">
          <w:rPr>
            <w:noProof/>
          </w:rPr>
          <w:tab/>
        </w:r>
        <w:r w:rsidR="00823832" w:rsidDel="008D57BB">
          <w:rPr>
            <w:noProof/>
          </w:rPr>
          <w:delText>68</w:delText>
        </w:r>
      </w:del>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76" w:name="_Toc479241878"/>
      <w:r>
        <w:lastRenderedPageBreak/>
        <w:t>List of Figures</w:t>
      </w:r>
      <w:bookmarkEnd w:id="476"/>
    </w:p>
    <w:p w:rsidR="00426EED"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9241839" w:history="1">
        <w:r w:rsidR="00426EED" w:rsidRPr="007D2893">
          <w:rPr>
            <w:rStyle w:val="Hyperlink"/>
            <w:noProof/>
          </w:rPr>
          <w:t>Figure 1 Conceptual diagram of a Recommender System</w:t>
        </w:r>
        <w:r w:rsidR="00426EED">
          <w:rPr>
            <w:noProof/>
            <w:webHidden/>
          </w:rPr>
          <w:tab/>
        </w:r>
        <w:r w:rsidR="00426EED">
          <w:rPr>
            <w:noProof/>
            <w:webHidden/>
          </w:rPr>
          <w:fldChar w:fldCharType="begin"/>
        </w:r>
        <w:r w:rsidR="00426EED">
          <w:rPr>
            <w:noProof/>
            <w:webHidden/>
          </w:rPr>
          <w:instrText xml:space="preserve"> PAGEREF _Toc479241839 \h </w:instrText>
        </w:r>
        <w:r w:rsidR="00426EED">
          <w:rPr>
            <w:noProof/>
            <w:webHidden/>
          </w:rPr>
        </w:r>
        <w:r w:rsidR="00426EED">
          <w:rPr>
            <w:noProof/>
            <w:webHidden/>
          </w:rPr>
          <w:fldChar w:fldCharType="separate"/>
        </w:r>
        <w:r w:rsidR="00426EED">
          <w:rPr>
            <w:noProof/>
            <w:webHidden/>
          </w:rPr>
          <w:t>24</w:t>
        </w:r>
        <w:r w:rsidR="00426EED">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0" w:history="1">
        <w:r w:rsidRPr="007D2893">
          <w:rPr>
            <w:rStyle w:val="Hyperlink"/>
            <w:noProof/>
          </w:rPr>
          <w:t>Figure 2 Proposed Workflow</w:t>
        </w:r>
        <w:r>
          <w:rPr>
            <w:noProof/>
            <w:webHidden/>
          </w:rPr>
          <w:tab/>
        </w:r>
        <w:r>
          <w:rPr>
            <w:noProof/>
            <w:webHidden/>
          </w:rPr>
          <w:fldChar w:fldCharType="begin"/>
        </w:r>
        <w:r>
          <w:rPr>
            <w:noProof/>
            <w:webHidden/>
          </w:rPr>
          <w:instrText xml:space="preserve"> PAGEREF _Toc479241840 \h </w:instrText>
        </w:r>
        <w:r>
          <w:rPr>
            <w:noProof/>
            <w:webHidden/>
          </w:rPr>
        </w:r>
        <w:r>
          <w:rPr>
            <w:noProof/>
            <w:webHidden/>
          </w:rPr>
          <w:fldChar w:fldCharType="separate"/>
        </w:r>
        <w:r>
          <w:rPr>
            <w:noProof/>
            <w:webHidden/>
          </w:rPr>
          <w:t>24</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1" w:history="1">
        <w:r w:rsidRPr="007D2893">
          <w:rPr>
            <w:rStyle w:val="Hyperlink"/>
            <w:noProof/>
          </w:rPr>
          <w:t>Figure 3 Proposed Approach</w:t>
        </w:r>
        <w:r>
          <w:rPr>
            <w:noProof/>
            <w:webHidden/>
          </w:rPr>
          <w:tab/>
        </w:r>
        <w:r>
          <w:rPr>
            <w:noProof/>
            <w:webHidden/>
          </w:rPr>
          <w:fldChar w:fldCharType="begin"/>
        </w:r>
        <w:r>
          <w:rPr>
            <w:noProof/>
            <w:webHidden/>
          </w:rPr>
          <w:instrText xml:space="preserve"> PAGEREF _Toc479241841 \h </w:instrText>
        </w:r>
        <w:r>
          <w:rPr>
            <w:noProof/>
            <w:webHidden/>
          </w:rPr>
        </w:r>
        <w:r>
          <w:rPr>
            <w:noProof/>
            <w:webHidden/>
          </w:rPr>
          <w:fldChar w:fldCharType="separate"/>
        </w:r>
        <w:r>
          <w:rPr>
            <w:noProof/>
            <w:webHidden/>
          </w:rPr>
          <w:t>28</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2" w:history="1">
        <w:r w:rsidRPr="007D2893">
          <w:rPr>
            <w:rStyle w:val="Hyperlink"/>
            <w:noProof/>
          </w:rPr>
          <w:t>Figure 4 Relationship model for subsystems</w:t>
        </w:r>
        <w:r>
          <w:rPr>
            <w:noProof/>
            <w:webHidden/>
          </w:rPr>
          <w:tab/>
        </w:r>
        <w:r>
          <w:rPr>
            <w:noProof/>
            <w:webHidden/>
          </w:rPr>
          <w:fldChar w:fldCharType="begin"/>
        </w:r>
        <w:r>
          <w:rPr>
            <w:noProof/>
            <w:webHidden/>
          </w:rPr>
          <w:instrText xml:space="preserve"> PAGEREF _Toc479241842 \h </w:instrText>
        </w:r>
        <w:r>
          <w:rPr>
            <w:noProof/>
            <w:webHidden/>
          </w:rPr>
        </w:r>
        <w:r>
          <w:rPr>
            <w:noProof/>
            <w:webHidden/>
          </w:rPr>
          <w:fldChar w:fldCharType="separate"/>
        </w:r>
        <w:r>
          <w:rPr>
            <w:noProof/>
            <w:webHidden/>
          </w:rPr>
          <w:t>30</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3" w:history="1">
        <w:r w:rsidRPr="007D2893">
          <w:rPr>
            <w:rStyle w:val="Hyperlink"/>
            <w:noProof/>
          </w:rPr>
          <w:t>Figure 5 Goal model for the data agent and the aggregator agent</w:t>
        </w:r>
        <w:r>
          <w:rPr>
            <w:noProof/>
            <w:webHidden/>
          </w:rPr>
          <w:tab/>
        </w:r>
        <w:r>
          <w:rPr>
            <w:noProof/>
            <w:webHidden/>
          </w:rPr>
          <w:fldChar w:fldCharType="begin"/>
        </w:r>
        <w:r>
          <w:rPr>
            <w:noProof/>
            <w:webHidden/>
          </w:rPr>
          <w:instrText xml:space="preserve"> PAGEREF _Toc479241843 \h </w:instrText>
        </w:r>
        <w:r>
          <w:rPr>
            <w:noProof/>
            <w:webHidden/>
          </w:rPr>
        </w:r>
        <w:r>
          <w:rPr>
            <w:noProof/>
            <w:webHidden/>
          </w:rPr>
          <w:fldChar w:fldCharType="separate"/>
        </w:r>
        <w:r>
          <w:rPr>
            <w:noProof/>
            <w:webHidden/>
          </w:rPr>
          <w:t>31</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4" w:history="1">
        <w:r w:rsidRPr="007D2893">
          <w:rPr>
            <w:rStyle w:val="Hyperlink"/>
            <w:noProof/>
          </w:rPr>
          <w:t>Figure 6 Goal model for the user privacy agent</w:t>
        </w:r>
        <w:r>
          <w:rPr>
            <w:noProof/>
            <w:webHidden/>
          </w:rPr>
          <w:tab/>
        </w:r>
        <w:r>
          <w:rPr>
            <w:noProof/>
            <w:webHidden/>
          </w:rPr>
          <w:fldChar w:fldCharType="begin"/>
        </w:r>
        <w:r>
          <w:rPr>
            <w:noProof/>
            <w:webHidden/>
          </w:rPr>
          <w:instrText xml:space="preserve"> PAGEREF _Toc479241844 \h </w:instrText>
        </w:r>
        <w:r>
          <w:rPr>
            <w:noProof/>
            <w:webHidden/>
          </w:rPr>
        </w:r>
        <w:r>
          <w:rPr>
            <w:noProof/>
            <w:webHidden/>
          </w:rPr>
          <w:fldChar w:fldCharType="separate"/>
        </w:r>
        <w:r>
          <w:rPr>
            <w:noProof/>
            <w:webHidden/>
          </w:rPr>
          <w:t>32</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5" w:history="1">
        <w:r w:rsidRPr="007D2893">
          <w:rPr>
            <w:rStyle w:val="Hyperlink"/>
            <w:noProof/>
          </w:rPr>
          <w:t>Figure 7 Goal model for the User Risk &amp; Context Analyzer agent</w:t>
        </w:r>
        <w:r>
          <w:rPr>
            <w:noProof/>
            <w:webHidden/>
          </w:rPr>
          <w:tab/>
        </w:r>
        <w:r>
          <w:rPr>
            <w:noProof/>
            <w:webHidden/>
          </w:rPr>
          <w:fldChar w:fldCharType="begin"/>
        </w:r>
        <w:r>
          <w:rPr>
            <w:noProof/>
            <w:webHidden/>
          </w:rPr>
          <w:instrText xml:space="preserve"> PAGEREF _Toc479241845 \h </w:instrText>
        </w:r>
        <w:r>
          <w:rPr>
            <w:noProof/>
            <w:webHidden/>
          </w:rPr>
        </w:r>
        <w:r>
          <w:rPr>
            <w:noProof/>
            <w:webHidden/>
          </w:rPr>
          <w:fldChar w:fldCharType="separate"/>
        </w:r>
        <w:r>
          <w:rPr>
            <w:noProof/>
            <w:webHidden/>
          </w:rPr>
          <w:t>33</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6" w:history="1">
        <w:r w:rsidRPr="007D2893">
          <w:rPr>
            <w:rStyle w:val="Hyperlink"/>
            <w:noProof/>
          </w:rPr>
          <w:t>Figure 8 System Goal Model</w:t>
        </w:r>
        <w:r>
          <w:rPr>
            <w:noProof/>
            <w:webHidden/>
          </w:rPr>
          <w:tab/>
        </w:r>
        <w:r>
          <w:rPr>
            <w:noProof/>
            <w:webHidden/>
          </w:rPr>
          <w:fldChar w:fldCharType="begin"/>
        </w:r>
        <w:r>
          <w:rPr>
            <w:noProof/>
            <w:webHidden/>
          </w:rPr>
          <w:instrText xml:space="preserve"> PAGEREF _Toc479241846 \h </w:instrText>
        </w:r>
        <w:r>
          <w:rPr>
            <w:noProof/>
            <w:webHidden/>
          </w:rPr>
        </w:r>
        <w:r>
          <w:rPr>
            <w:noProof/>
            <w:webHidden/>
          </w:rPr>
          <w:fldChar w:fldCharType="separate"/>
        </w:r>
        <w:r>
          <w:rPr>
            <w:noProof/>
            <w:webHidden/>
          </w:rPr>
          <w:t>35</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7" w:history="1">
        <w:r w:rsidRPr="007D2893">
          <w:rPr>
            <w:rStyle w:val="Hyperlink"/>
            <w:noProof/>
          </w:rPr>
          <w:t>Figure 9 Activity Diagram of Data Subsystem</w:t>
        </w:r>
        <w:r>
          <w:rPr>
            <w:noProof/>
            <w:webHidden/>
          </w:rPr>
          <w:tab/>
        </w:r>
        <w:r>
          <w:rPr>
            <w:noProof/>
            <w:webHidden/>
          </w:rPr>
          <w:fldChar w:fldCharType="begin"/>
        </w:r>
        <w:r>
          <w:rPr>
            <w:noProof/>
            <w:webHidden/>
          </w:rPr>
          <w:instrText xml:space="preserve"> PAGEREF _Toc479241847 \h </w:instrText>
        </w:r>
        <w:r>
          <w:rPr>
            <w:noProof/>
            <w:webHidden/>
          </w:rPr>
        </w:r>
        <w:r>
          <w:rPr>
            <w:noProof/>
            <w:webHidden/>
          </w:rPr>
          <w:fldChar w:fldCharType="separate"/>
        </w:r>
        <w:r>
          <w:rPr>
            <w:noProof/>
            <w:webHidden/>
          </w:rPr>
          <w:t>36</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8" w:history="1">
        <w:r w:rsidRPr="007D2893">
          <w:rPr>
            <w:rStyle w:val="Hyperlink"/>
            <w:noProof/>
          </w:rPr>
          <w:t>Figure 10 Activity diagram for the Privacy Agent</w:t>
        </w:r>
        <w:r>
          <w:rPr>
            <w:noProof/>
            <w:webHidden/>
          </w:rPr>
          <w:tab/>
        </w:r>
        <w:r>
          <w:rPr>
            <w:noProof/>
            <w:webHidden/>
          </w:rPr>
          <w:fldChar w:fldCharType="begin"/>
        </w:r>
        <w:r>
          <w:rPr>
            <w:noProof/>
            <w:webHidden/>
          </w:rPr>
          <w:instrText xml:space="preserve"> PAGEREF _Toc479241848 \h </w:instrText>
        </w:r>
        <w:r>
          <w:rPr>
            <w:noProof/>
            <w:webHidden/>
          </w:rPr>
        </w:r>
        <w:r>
          <w:rPr>
            <w:noProof/>
            <w:webHidden/>
          </w:rPr>
          <w:fldChar w:fldCharType="separate"/>
        </w:r>
        <w:r>
          <w:rPr>
            <w:noProof/>
            <w:webHidden/>
          </w:rPr>
          <w:t>37</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49" w:history="1">
        <w:r w:rsidRPr="007D2893">
          <w:rPr>
            <w:rStyle w:val="Hyperlink"/>
            <w:noProof/>
          </w:rPr>
          <w:t>Figure 11 Activity Diagram for the Risk Subsystem</w:t>
        </w:r>
        <w:r>
          <w:rPr>
            <w:noProof/>
            <w:webHidden/>
          </w:rPr>
          <w:tab/>
        </w:r>
        <w:r>
          <w:rPr>
            <w:noProof/>
            <w:webHidden/>
          </w:rPr>
          <w:fldChar w:fldCharType="begin"/>
        </w:r>
        <w:r>
          <w:rPr>
            <w:noProof/>
            <w:webHidden/>
          </w:rPr>
          <w:instrText xml:space="preserve"> PAGEREF _Toc479241849 \h </w:instrText>
        </w:r>
        <w:r>
          <w:rPr>
            <w:noProof/>
            <w:webHidden/>
          </w:rPr>
        </w:r>
        <w:r>
          <w:rPr>
            <w:noProof/>
            <w:webHidden/>
          </w:rPr>
          <w:fldChar w:fldCharType="separate"/>
        </w:r>
        <w:r>
          <w:rPr>
            <w:noProof/>
            <w:webHidden/>
          </w:rPr>
          <w:t>38</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0" w:history="1">
        <w:r w:rsidRPr="007D2893">
          <w:rPr>
            <w:rStyle w:val="Hyperlink"/>
            <w:noProof/>
          </w:rPr>
          <w:t>Figure 12 Complete Activity model of the system</w:t>
        </w:r>
        <w:r>
          <w:rPr>
            <w:noProof/>
            <w:webHidden/>
          </w:rPr>
          <w:tab/>
        </w:r>
        <w:r>
          <w:rPr>
            <w:noProof/>
            <w:webHidden/>
          </w:rPr>
          <w:fldChar w:fldCharType="begin"/>
        </w:r>
        <w:r>
          <w:rPr>
            <w:noProof/>
            <w:webHidden/>
          </w:rPr>
          <w:instrText xml:space="preserve"> PAGEREF _Toc479241850 \h </w:instrText>
        </w:r>
        <w:r>
          <w:rPr>
            <w:noProof/>
            <w:webHidden/>
          </w:rPr>
        </w:r>
        <w:r>
          <w:rPr>
            <w:noProof/>
            <w:webHidden/>
          </w:rPr>
          <w:fldChar w:fldCharType="separate"/>
        </w:r>
        <w:r>
          <w:rPr>
            <w:noProof/>
            <w:webHidden/>
          </w:rPr>
          <w:t>39</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1" w:history="1">
        <w:r w:rsidRPr="007D2893">
          <w:rPr>
            <w:rStyle w:val="Hyperlink"/>
            <w:noProof/>
          </w:rPr>
          <w:t>Figure 13 Data Subsystem sequence diagram</w:t>
        </w:r>
        <w:r>
          <w:rPr>
            <w:noProof/>
            <w:webHidden/>
          </w:rPr>
          <w:tab/>
        </w:r>
        <w:r>
          <w:rPr>
            <w:noProof/>
            <w:webHidden/>
          </w:rPr>
          <w:fldChar w:fldCharType="begin"/>
        </w:r>
        <w:r>
          <w:rPr>
            <w:noProof/>
            <w:webHidden/>
          </w:rPr>
          <w:instrText xml:space="preserve"> PAGEREF _Toc479241851 \h </w:instrText>
        </w:r>
        <w:r>
          <w:rPr>
            <w:noProof/>
            <w:webHidden/>
          </w:rPr>
        </w:r>
        <w:r>
          <w:rPr>
            <w:noProof/>
            <w:webHidden/>
          </w:rPr>
          <w:fldChar w:fldCharType="separate"/>
        </w:r>
        <w:r>
          <w:rPr>
            <w:noProof/>
            <w:webHidden/>
          </w:rPr>
          <w:t>40</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2" w:history="1">
        <w:r w:rsidRPr="007D2893">
          <w:rPr>
            <w:rStyle w:val="Hyperlink"/>
            <w:noProof/>
          </w:rPr>
          <w:t>Figure 14 Privacy subsystem sequence diagram</w:t>
        </w:r>
        <w:r>
          <w:rPr>
            <w:noProof/>
            <w:webHidden/>
          </w:rPr>
          <w:tab/>
        </w:r>
        <w:r>
          <w:rPr>
            <w:noProof/>
            <w:webHidden/>
          </w:rPr>
          <w:fldChar w:fldCharType="begin"/>
        </w:r>
        <w:r>
          <w:rPr>
            <w:noProof/>
            <w:webHidden/>
          </w:rPr>
          <w:instrText xml:space="preserve"> PAGEREF _Toc479241852 \h </w:instrText>
        </w:r>
        <w:r>
          <w:rPr>
            <w:noProof/>
            <w:webHidden/>
          </w:rPr>
        </w:r>
        <w:r>
          <w:rPr>
            <w:noProof/>
            <w:webHidden/>
          </w:rPr>
          <w:fldChar w:fldCharType="separate"/>
        </w:r>
        <w:r>
          <w:rPr>
            <w:noProof/>
            <w:webHidden/>
          </w:rPr>
          <w:t>41</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3" w:history="1">
        <w:r w:rsidRPr="007D2893">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_Toc479241853 \h </w:instrText>
        </w:r>
        <w:r>
          <w:rPr>
            <w:noProof/>
            <w:webHidden/>
          </w:rPr>
        </w:r>
        <w:r>
          <w:rPr>
            <w:noProof/>
            <w:webHidden/>
          </w:rPr>
          <w:fldChar w:fldCharType="separate"/>
        </w:r>
        <w:r>
          <w:rPr>
            <w:noProof/>
            <w:webHidden/>
          </w:rPr>
          <w:t>43</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4" w:history="1">
        <w:r w:rsidRPr="007D2893">
          <w:rPr>
            <w:rStyle w:val="Hyperlink"/>
            <w:noProof/>
          </w:rPr>
          <w:t>Figure 16 Combined Sequence Diagram</w:t>
        </w:r>
        <w:r>
          <w:rPr>
            <w:noProof/>
            <w:webHidden/>
          </w:rPr>
          <w:tab/>
        </w:r>
        <w:r>
          <w:rPr>
            <w:noProof/>
            <w:webHidden/>
          </w:rPr>
          <w:fldChar w:fldCharType="begin"/>
        </w:r>
        <w:r>
          <w:rPr>
            <w:noProof/>
            <w:webHidden/>
          </w:rPr>
          <w:instrText xml:space="preserve"> PAGEREF _Toc479241854 \h </w:instrText>
        </w:r>
        <w:r>
          <w:rPr>
            <w:noProof/>
            <w:webHidden/>
          </w:rPr>
        </w:r>
        <w:r>
          <w:rPr>
            <w:noProof/>
            <w:webHidden/>
          </w:rPr>
          <w:fldChar w:fldCharType="separate"/>
        </w:r>
        <w:r>
          <w:rPr>
            <w:noProof/>
            <w:webHidden/>
          </w:rPr>
          <w:t>44</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5" w:history="1">
        <w:r w:rsidRPr="007D2893">
          <w:rPr>
            <w:rStyle w:val="Hyperlink"/>
            <w:noProof/>
          </w:rPr>
          <w:t>Figure 17 Graph Framework described in [9]</w:t>
        </w:r>
        <w:r>
          <w:rPr>
            <w:noProof/>
            <w:webHidden/>
          </w:rPr>
          <w:tab/>
        </w:r>
        <w:r>
          <w:rPr>
            <w:noProof/>
            <w:webHidden/>
          </w:rPr>
          <w:fldChar w:fldCharType="begin"/>
        </w:r>
        <w:r>
          <w:rPr>
            <w:noProof/>
            <w:webHidden/>
          </w:rPr>
          <w:instrText xml:space="preserve"> PAGEREF _Toc479241855 \h </w:instrText>
        </w:r>
        <w:r>
          <w:rPr>
            <w:noProof/>
            <w:webHidden/>
          </w:rPr>
        </w:r>
        <w:r>
          <w:rPr>
            <w:noProof/>
            <w:webHidden/>
          </w:rPr>
          <w:fldChar w:fldCharType="separate"/>
        </w:r>
        <w:r>
          <w:rPr>
            <w:noProof/>
            <w:webHidden/>
          </w:rPr>
          <w:t>47</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6" w:history="1">
        <w:r w:rsidRPr="007D2893">
          <w:rPr>
            <w:rStyle w:val="Hyperlink"/>
            <w:noProof/>
          </w:rPr>
          <w:t>Figure 18 Resume matcher System as described in [10]</w:t>
        </w:r>
        <w:r>
          <w:rPr>
            <w:noProof/>
            <w:webHidden/>
          </w:rPr>
          <w:tab/>
        </w:r>
        <w:r>
          <w:rPr>
            <w:noProof/>
            <w:webHidden/>
          </w:rPr>
          <w:fldChar w:fldCharType="begin"/>
        </w:r>
        <w:r>
          <w:rPr>
            <w:noProof/>
            <w:webHidden/>
          </w:rPr>
          <w:instrText xml:space="preserve"> PAGEREF _Toc479241856 \h </w:instrText>
        </w:r>
        <w:r>
          <w:rPr>
            <w:noProof/>
            <w:webHidden/>
          </w:rPr>
        </w:r>
        <w:r>
          <w:rPr>
            <w:noProof/>
            <w:webHidden/>
          </w:rPr>
          <w:fldChar w:fldCharType="separate"/>
        </w:r>
        <w:r>
          <w:rPr>
            <w:noProof/>
            <w:webHidden/>
          </w:rPr>
          <w:t>47</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7" w:history="1">
        <w:r w:rsidRPr="007D2893">
          <w:rPr>
            <w:rStyle w:val="Hyperlink"/>
            <w:noProof/>
          </w:rPr>
          <w:t>Figure 19 Information Processing Pipeline described in [10]</w:t>
        </w:r>
        <w:r>
          <w:rPr>
            <w:noProof/>
            <w:webHidden/>
          </w:rPr>
          <w:tab/>
        </w:r>
        <w:r>
          <w:rPr>
            <w:noProof/>
            <w:webHidden/>
          </w:rPr>
          <w:fldChar w:fldCharType="begin"/>
        </w:r>
        <w:r>
          <w:rPr>
            <w:noProof/>
            <w:webHidden/>
          </w:rPr>
          <w:instrText xml:space="preserve"> PAGEREF _Toc479241857 \h </w:instrText>
        </w:r>
        <w:r>
          <w:rPr>
            <w:noProof/>
            <w:webHidden/>
          </w:rPr>
        </w:r>
        <w:r>
          <w:rPr>
            <w:noProof/>
            <w:webHidden/>
          </w:rPr>
          <w:fldChar w:fldCharType="separate"/>
        </w:r>
        <w:r>
          <w:rPr>
            <w:noProof/>
            <w:webHidden/>
          </w:rPr>
          <w:t>48</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8" w:history="1">
        <w:r w:rsidRPr="007D2893">
          <w:rPr>
            <w:rStyle w:val="Hyperlink"/>
            <w:noProof/>
          </w:rPr>
          <w:t>Figure 20 Goal Model: Data Subsystem</w:t>
        </w:r>
        <w:r>
          <w:rPr>
            <w:noProof/>
            <w:webHidden/>
          </w:rPr>
          <w:tab/>
        </w:r>
        <w:r>
          <w:rPr>
            <w:noProof/>
            <w:webHidden/>
          </w:rPr>
          <w:fldChar w:fldCharType="begin"/>
        </w:r>
        <w:r>
          <w:rPr>
            <w:noProof/>
            <w:webHidden/>
          </w:rPr>
          <w:instrText xml:space="preserve"> PAGEREF _Toc479241858 \h </w:instrText>
        </w:r>
        <w:r>
          <w:rPr>
            <w:noProof/>
            <w:webHidden/>
          </w:rPr>
        </w:r>
        <w:r>
          <w:rPr>
            <w:noProof/>
            <w:webHidden/>
          </w:rPr>
          <w:fldChar w:fldCharType="separate"/>
        </w:r>
        <w:r>
          <w:rPr>
            <w:noProof/>
            <w:webHidden/>
          </w:rPr>
          <w:t>50</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59" w:history="1">
        <w:r w:rsidRPr="007D2893">
          <w:rPr>
            <w:rStyle w:val="Hyperlink"/>
            <w:noProof/>
          </w:rPr>
          <w:t>Figure 21 Goal Model: Privacy Subsystem</w:t>
        </w:r>
        <w:r>
          <w:rPr>
            <w:noProof/>
            <w:webHidden/>
          </w:rPr>
          <w:tab/>
        </w:r>
        <w:r>
          <w:rPr>
            <w:noProof/>
            <w:webHidden/>
          </w:rPr>
          <w:fldChar w:fldCharType="begin"/>
        </w:r>
        <w:r>
          <w:rPr>
            <w:noProof/>
            <w:webHidden/>
          </w:rPr>
          <w:instrText xml:space="preserve"> PAGEREF _Toc479241859 \h </w:instrText>
        </w:r>
        <w:r>
          <w:rPr>
            <w:noProof/>
            <w:webHidden/>
          </w:rPr>
        </w:r>
        <w:r>
          <w:rPr>
            <w:noProof/>
            <w:webHidden/>
          </w:rPr>
          <w:fldChar w:fldCharType="separate"/>
        </w:r>
        <w:r>
          <w:rPr>
            <w:noProof/>
            <w:webHidden/>
          </w:rPr>
          <w:t>51</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0" w:history="1">
        <w:r w:rsidRPr="007D2893">
          <w:rPr>
            <w:rStyle w:val="Hyperlink"/>
            <w:noProof/>
          </w:rPr>
          <w:t>Figure 22 Goal Model: Risk Subsystem</w:t>
        </w:r>
        <w:r>
          <w:rPr>
            <w:noProof/>
            <w:webHidden/>
          </w:rPr>
          <w:tab/>
        </w:r>
        <w:r>
          <w:rPr>
            <w:noProof/>
            <w:webHidden/>
          </w:rPr>
          <w:fldChar w:fldCharType="begin"/>
        </w:r>
        <w:r>
          <w:rPr>
            <w:noProof/>
            <w:webHidden/>
          </w:rPr>
          <w:instrText xml:space="preserve"> PAGEREF _Toc479241860 \h </w:instrText>
        </w:r>
        <w:r>
          <w:rPr>
            <w:noProof/>
            <w:webHidden/>
          </w:rPr>
        </w:r>
        <w:r>
          <w:rPr>
            <w:noProof/>
            <w:webHidden/>
          </w:rPr>
          <w:fldChar w:fldCharType="separate"/>
        </w:r>
        <w:r>
          <w:rPr>
            <w:noProof/>
            <w:webHidden/>
          </w:rPr>
          <w:t>52</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1" w:history="1">
        <w:r w:rsidRPr="007D2893">
          <w:rPr>
            <w:rStyle w:val="Hyperlink"/>
            <w:noProof/>
          </w:rPr>
          <w:t>Figure 23 Combined Goal Model of the Job Recommender System</w:t>
        </w:r>
        <w:r>
          <w:rPr>
            <w:noProof/>
            <w:webHidden/>
          </w:rPr>
          <w:tab/>
        </w:r>
        <w:r>
          <w:rPr>
            <w:noProof/>
            <w:webHidden/>
          </w:rPr>
          <w:fldChar w:fldCharType="begin"/>
        </w:r>
        <w:r>
          <w:rPr>
            <w:noProof/>
            <w:webHidden/>
          </w:rPr>
          <w:instrText xml:space="preserve"> PAGEREF _Toc479241861 \h </w:instrText>
        </w:r>
        <w:r>
          <w:rPr>
            <w:noProof/>
            <w:webHidden/>
          </w:rPr>
        </w:r>
        <w:r>
          <w:rPr>
            <w:noProof/>
            <w:webHidden/>
          </w:rPr>
          <w:fldChar w:fldCharType="separate"/>
        </w:r>
        <w:r>
          <w:rPr>
            <w:noProof/>
            <w:webHidden/>
          </w:rPr>
          <w:t>53</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2" w:history="1">
        <w:r w:rsidRPr="007D2893">
          <w:rPr>
            <w:rStyle w:val="Hyperlink"/>
            <w:noProof/>
          </w:rPr>
          <w:t>Figure 24 Job Data Agent</w:t>
        </w:r>
        <w:r>
          <w:rPr>
            <w:noProof/>
            <w:webHidden/>
          </w:rPr>
          <w:tab/>
        </w:r>
        <w:r>
          <w:rPr>
            <w:noProof/>
            <w:webHidden/>
          </w:rPr>
          <w:fldChar w:fldCharType="begin"/>
        </w:r>
        <w:r>
          <w:rPr>
            <w:noProof/>
            <w:webHidden/>
          </w:rPr>
          <w:instrText xml:space="preserve"> PAGEREF _Toc479241862 \h </w:instrText>
        </w:r>
        <w:r>
          <w:rPr>
            <w:noProof/>
            <w:webHidden/>
          </w:rPr>
        </w:r>
        <w:r>
          <w:rPr>
            <w:noProof/>
            <w:webHidden/>
          </w:rPr>
          <w:fldChar w:fldCharType="separate"/>
        </w:r>
        <w:r>
          <w:rPr>
            <w:noProof/>
            <w:webHidden/>
          </w:rPr>
          <w:t>54</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3" w:history="1">
        <w:r w:rsidRPr="007D2893">
          <w:rPr>
            <w:rStyle w:val="Hyperlink"/>
            <w:noProof/>
          </w:rPr>
          <w:t>Figure 25 Risk Agent for job recommender</w:t>
        </w:r>
        <w:r>
          <w:rPr>
            <w:noProof/>
            <w:webHidden/>
          </w:rPr>
          <w:tab/>
        </w:r>
        <w:r>
          <w:rPr>
            <w:noProof/>
            <w:webHidden/>
          </w:rPr>
          <w:fldChar w:fldCharType="begin"/>
        </w:r>
        <w:r>
          <w:rPr>
            <w:noProof/>
            <w:webHidden/>
          </w:rPr>
          <w:instrText xml:space="preserve"> PAGEREF _Toc479241863 \h </w:instrText>
        </w:r>
        <w:r>
          <w:rPr>
            <w:noProof/>
            <w:webHidden/>
          </w:rPr>
        </w:r>
        <w:r>
          <w:rPr>
            <w:noProof/>
            <w:webHidden/>
          </w:rPr>
          <w:fldChar w:fldCharType="separate"/>
        </w:r>
        <w:r>
          <w:rPr>
            <w:noProof/>
            <w:webHidden/>
          </w:rPr>
          <w:t>55</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4" w:history="1">
        <w:r w:rsidRPr="007D2893">
          <w:rPr>
            <w:rStyle w:val="Hyperlink"/>
            <w:noProof/>
          </w:rPr>
          <w:t>Figure 26 Privacy Agent for job recommender</w:t>
        </w:r>
        <w:r>
          <w:rPr>
            <w:noProof/>
            <w:webHidden/>
          </w:rPr>
          <w:tab/>
        </w:r>
        <w:r>
          <w:rPr>
            <w:noProof/>
            <w:webHidden/>
          </w:rPr>
          <w:fldChar w:fldCharType="begin"/>
        </w:r>
        <w:r>
          <w:rPr>
            <w:noProof/>
            <w:webHidden/>
          </w:rPr>
          <w:instrText xml:space="preserve"> PAGEREF _Toc479241864 \h </w:instrText>
        </w:r>
        <w:r>
          <w:rPr>
            <w:noProof/>
            <w:webHidden/>
          </w:rPr>
        </w:r>
        <w:r>
          <w:rPr>
            <w:noProof/>
            <w:webHidden/>
          </w:rPr>
          <w:fldChar w:fldCharType="separate"/>
        </w:r>
        <w:r>
          <w:rPr>
            <w:noProof/>
            <w:webHidden/>
          </w:rPr>
          <w:t>56</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5" w:history="1">
        <w:r w:rsidRPr="007D2893">
          <w:rPr>
            <w:rStyle w:val="Hyperlink"/>
            <w:noProof/>
          </w:rPr>
          <w:t>Figure 27 Job Recommender System model</w:t>
        </w:r>
        <w:r>
          <w:rPr>
            <w:noProof/>
            <w:webHidden/>
          </w:rPr>
          <w:tab/>
        </w:r>
        <w:r>
          <w:rPr>
            <w:noProof/>
            <w:webHidden/>
          </w:rPr>
          <w:fldChar w:fldCharType="begin"/>
        </w:r>
        <w:r>
          <w:rPr>
            <w:noProof/>
            <w:webHidden/>
          </w:rPr>
          <w:instrText xml:space="preserve"> PAGEREF _Toc479241865 \h </w:instrText>
        </w:r>
        <w:r>
          <w:rPr>
            <w:noProof/>
            <w:webHidden/>
          </w:rPr>
        </w:r>
        <w:r>
          <w:rPr>
            <w:noProof/>
            <w:webHidden/>
          </w:rPr>
          <w:fldChar w:fldCharType="separate"/>
        </w:r>
        <w:r>
          <w:rPr>
            <w:noProof/>
            <w:webHidden/>
          </w:rPr>
          <w:t>58</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6" w:history="1">
        <w:r w:rsidRPr="007D2893">
          <w:rPr>
            <w:rStyle w:val="Hyperlink"/>
            <w:noProof/>
          </w:rPr>
          <w:t>Figure 28 Sequence Diagram: Data Subsystem</w:t>
        </w:r>
        <w:r>
          <w:rPr>
            <w:noProof/>
            <w:webHidden/>
          </w:rPr>
          <w:tab/>
        </w:r>
        <w:r>
          <w:rPr>
            <w:noProof/>
            <w:webHidden/>
          </w:rPr>
          <w:fldChar w:fldCharType="begin"/>
        </w:r>
        <w:r>
          <w:rPr>
            <w:noProof/>
            <w:webHidden/>
          </w:rPr>
          <w:instrText xml:space="preserve"> PAGEREF _Toc479241866 \h </w:instrText>
        </w:r>
        <w:r>
          <w:rPr>
            <w:noProof/>
            <w:webHidden/>
          </w:rPr>
        </w:r>
        <w:r>
          <w:rPr>
            <w:noProof/>
            <w:webHidden/>
          </w:rPr>
          <w:fldChar w:fldCharType="separate"/>
        </w:r>
        <w:r>
          <w:rPr>
            <w:noProof/>
            <w:webHidden/>
          </w:rPr>
          <w:t>59</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7" w:history="1">
        <w:r w:rsidRPr="007D2893">
          <w:rPr>
            <w:rStyle w:val="Hyperlink"/>
            <w:noProof/>
          </w:rPr>
          <w:t>Figure 29 Sequence Diagram: Risk Subsystem</w:t>
        </w:r>
        <w:r>
          <w:rPr>
            <w:noProof/>
            <w:webHidden/>
          </w:rPr>
          <w:tab/>
        </w:r>
        <w:r>
          <w:rPr>
            <w:noProof/>
            <w:webHidden/>
          </w:rPr>
          <w:fldChar w:fldCharType="begin"/>
        </w:r>
        <w:r>
          <w:rPr>
            <w:noProof/>
            <w:webHidden/>
          </w:rPr>
          <w:instrText xml:space="preserve"> PAGEREF _Toc479241867 \h </w:instrText>
        </w:r>
        <w:r>
          <w:rPr>
            <w:noProof/>
            <w:webHidden/>
          </w:rPr>
        </w:r>
        <w:r>
          <w:rPr>
            <w:noProof/>
            <w:webHidden/>
          </w:rPr>
          <w:fldChar w:fldCharType="separate"/>
        </w:r>
        <w:r>
          <w:rPr>
            <w:noProof/>
            <w:webHidden/>
          </w:rPr>
          <w:t>60</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8" w:history="1">
        <w:r w:rsidRPr="007D2893">
          <w:rPr>
            <w:rStyle w:val="Hyperlink"/>
            <w:noProof/>
          </w:rPr>
          <w:t>Figure 30 Sequence Diagram: Privacy Subsystem</w:t>
        </w:r>
        <w:r>
          <w:rPr>
            <w:noProof/>
            <w:webHidden/>
          </w:rPr>
          <w:tab/>
        </w:r>
        <w:r>
          <w:rPr>
            <w:noProof/>
            <w:webHidden/>
          </w:rPr>
          <w:fldChar w:fldCharType="begin"/>
        </w:r>
        <w:r>
          <w:rPr>
            <w:noProof/>
            <w:webHidden/>
          </w:rPr>
          <w:instrText xml:space="preserve"> PAGEREF _Toc479241868 \h </w:instrText>
        </w:r>
        <w:r>
          <w:rPr>
            <w:noProof/>
            <w:webHidden/>
          </w:rPr>
        </w:r>
        <w:r>
          <w:rPr>
            <w:noProof/>
            <w:webHidden/>
          </w:rPr>
          <w:fldChar w:fldCharType="separate"/>
        </w:r>
        <w:r>
          <w:rPr>
            <w:noProof/>
            <w:webHidden/>
          </w:rPr>
          <w:t>61</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69" w:history="1">
        <w:r w:rsidRPr="007D2893">
          <w:rPr>
            <w:rStyle w:val="Hyperlink"/>
            <w:noProof/>
          </w:rPr>
          <w:t>Figure 31 Combined Sequence diagram of the Job Recommender System</w:t>
        </w:r>
        <w:r>
          <w:rPr>
            <w:noProof/>
            <w:webHidden/>
          </w:rPr>
          <w:tab/>
        </w:r>
        <w:r>
          <w:rPr>
            <w:noProof/>
            <w:webHidden/>
          </w:rPr>
          <w:fldChar w:fldCharType="begin"/>
        </w:r>
        <w:r>
          <w:rPr>
            <w:noProof/>
            <w:webHidden/>
          </w:rPr>
          <w:instrText xml:space="preserve"> PAGEREF _Toc479241869 \h </w:instrText>
        </w:r>
        <w:r>
          <w:rPr>
            <w:noProof/>
            <w:webHidden/>
          </w:rPr>
        </w:r>
        <w:r>
          <w:rPr>
            <w:noProof/>
            <w:webHidden/>
          </w:rPr>
          <w:fldChar w:fldCharType="separate"/>
        </w:r>
        <w:r>
          <w:rPr>
            <w:noProof/>
            <w:webHidden/>
          </w:rPr>
          <w:t>62</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70" w:history="1">
        <w:r w:rsidRPr="007D2893">
          <w:rPr>
            <w:rStyle w:val="Hyperlink"/>
            <w:noProof/>
          </w:rPr>
          <w:t>Figure 32 Privacy Scope</w:t>
        </w:r>
        <w:r>
          <w:rPr>
            <w:noProof/>
            <w:webHidden/>
          </w:rPr>
          <w:tab/>
        </w:r>
        <w:r>
          <w:rPr>
            <w:noProof/>
            <w:webHidden/>
          </w:rPr>
          <w:fldChar w:fldCharType="begin"/>
        </w:r>
        <w:r>
          <w:rPr>
            <w:noProof/>
            <w:webHidden/>
          </w:rPr>
          <w:instrText xml:space="preserve"> PAGEREF _Toc479241870 \h </w:instrText>
        </w:r>
        <w:r>
          <w:rPr>
            <w:noProof/>
            <w:webHidden/>
          </w:rPr>
        </w:r>
        <w:r>
          <w:rPr>
            <w:noProof/>
            <w:webHidden/>
          </w:rPr>
          <w:fldChar w:fldCharType="separate"/>
        </w:r>
        <w:r>
          <w:rPr>
            <w:noProof/>
            <w:webHidden/>
          </w:rPr>
          <w:t>65</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71" w:history="1">
        <w:r w:rsidRPr="007D2893">
          <w:rPr>
            <w:rStyle w:val="Hyperlink"/>
            <w:noProof/>
          </w:rPr>
          <w:t>Figure 33 Contextual Risk Scope</w:t>
        </w:r>
        <w:r>
          <w:rPr>
            <w:noProof/>
            <w:webHidden/>
          </w:rPr>
          <w:tab/>
        </w:r>
        <w:r>
          <w:rPr>
            <w:noProof/>
            <w:webHidden/>
          </w:rPr>
          <w:fldChar w:fldCharType="begin"/>
        </w:r>
        <w:r>
          <w:rPr>
            <w:noProof/>
            <w:webHidden/>
          </w:rPr>
          <w:instrText xml:space="preserve"> PAGEREF _Toc479241871 \h </w:instrText>
        </w:r>
        <w:r>
          <w:rPr>
            <w:noProof/>
            <w:webHidden/>
          </w:rPr>
        </w:r>
        <w:r>
          <w:rPr>
            <w:noProof/>
            <w:webHidden/>
          </w:rPr>
          <w:fldChar w:fldCharType="separate"/>
        </w:r>
        <w:r>
          <w:rPr>
            <w:noProof/>
            <w:webHidden/>
          </w:rPr>
          <w:t>66</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72" w:history="1">
        <w:r w:rsidRPr="007D2893">
          <w:rPr>
            <w:rStyle w:val="Hyperlink"/>
            <w:noProof/>
          </w:rPr>
          <w:t>Figure 34 Dimensional Plot of a Recommender System</w:t>
        </w:r>
        <w:r>
          <w:rPr>
            <w:noProof/>
            <w:webHidden/>
          </w:rPr>
          <w:tab/>
        </w:r>
        <w:r>
          <w:rPr>
            <w:noProof/>
            <w:webHidden/>
          </w:rPr>
          <w:fldChar w:fldCharType="begin"/>
        </w:r>
        <w:r>
          <w:rPr>
            <w:noProof/>
            <w:webHidden/>
          </w:rPr>
          <w:instrText xml:space="preserve"> PAGEREF _Toc479241872 \h </w:instrText>
        </w:r>
        <w:r>
          <w:rPr>
            <w:noProof/>
            <w:webHidden/>
          </w:rPr>
        </w:r>
        <w:r>
          <w:rPr>
            <w:noProof/>
            <w:webHidden/>
          </w:rPr>
          <w:fldChar w:fldCharType="separate"/>
        </w:r>
        <w:r>
          <w:rPr>
            <w:noProof/>
            <w:webHidden/>
          </w:rPr>
          <w:t>67</w:t>
        </w:r>
        <w:r>
          <w:rPr>
            <w:noProof/>
            <w:webHidden/>
          </w:rPr>
          <w:fldChar w:fldCharType="end"/>
        </w:r>
      </w:hyperlink>
    </w:p>
    <w:p w:rsidR="00426EED" w:rsidRDefault="00426EED">
      <w:pPr>
        <w:pStyle w:val="TableofFigures"/>
        <w:tabs>
          <w:tab w:val="right" w:leader="dot" w:pos="8990"/>
        </w:tabs>
        <w:rPr>
          <w:rFonts w:asciiTheme="minorHAnsi" w:eastAsiaTheme="minorEastAsia" w:hAnsiTheme="minorHAnsi" w:cstheme="minorBidi"/>
          <w:noProof/>
          <w:szCs w:val="22"/>
          <w:lang w:val="en-CA" w:eastAsia="en-CA"/>
        </w:rPr>
      </w:pPr>
      <w:hyperlink w:anchor="_Toc479241873" w:history="1">
        <w:r w:rsidRPr="007D2893">
          <w:rPr>
            <w:rStyle w:val="Hyperlink"/>
            <w:noProof/>
          </w:rPr>
          <w:t>Figure 35 Multidimensional description of the Job Recommender System</w:t>
        </w:r>
        <w:r>
          <w:rPr>
            <w:noProof/>
            <w:webHidden/>
          </w:rPr>
          <w:tab/>
        </w:r>
        <w:r>
          <w:rPr>
            <w:noProof/>
            <w:webHidden/>
          </w:rPr>
          <w:fldChar w:fldCharType="begin"/>
        </w:r>
        <w:r>
          <w:rPr>
            <w:noProof/>
            <w:webHidden/>
          </w:rPr>
          <w:instrText xml:space="preserve"> PAGEREF _Toc479241873 \h </w:instrText>
        </w:r>
        <w:r>
          <w:rPr>
            <w:noProof/>
            <w:webHidden/>
          </w:rPr>
        </w:r>
        <w:r>
          <w:rPr>
            <w:noProof/>
            <w:webHidden/>
          </w:rPr>
          <w:fldChar w:fldCharType="separate"/>
        </w:r>
        <w:r>
          <w:rPr>
            <w:noProof/>
            <w:webHidden/>
          </w:rPr>
          <w:t>68</w:t>
        </w:r>
        <w:r>
          <w:rPr>
            <w:noProof/>
            <w:webHidden/>
          </w:rPr>
          <w:fldChar w:fldCharType="end"/>
        </w:r>
      </w:hyperlink>
    </w:p>
    <w:p w:rsidR="008D57BB" w:rsidDel="00426EED" w:rsidRDefault="008D57BB">
      <w:pPr>
        <w:pStyle w:val="TableofFigures"/>
        <w:tabs>
          <w:tab w:val="right" w:leader="dot" w:pos="8990"/>
        </w:tabs>
        <w:rPr>
          <w:del w:id="477" w:author="v2srivas" w:date="2017-04-06T11:32:00Z"/>
          <w:rFonts w:asciiTheme="minorHAnsi" w:eastAsiaTheme="minorEastAsia" w:hAnsiTheme="minorHAnsi" w:cstheme="minorBidi"/>
          <w:noProof/>
          <w:szCs w:val="22"/>
          <w:lang w:val="en-CA" w:eastAsia="en-CA"/>
        </w:rPr>
      </w:pPr>
      <w:del w:id="478" w:author="v2srivas" w:date="2017-04-06T11:32:00Z">
        <w:r w:rsidRPr="00426EED" w:rsidDel="00426EED">
          <w:rPr>
            <w:rStyle w:val="Hyperlink"/>
            <w:noProof/>
          </w:rPr>
          <w:delText>Figure 1 Conceptual diagram of a Recommender System</w:delText>
        </w:r>
        <w:r w:rsidDel="00426EED">
          <w:rPr>
            <w:noProof/>
            <w:webHidden/>
          </w:rPr>
          <w:tab/>
          <w:delText>24</w:delText>
        </w:r>
      </w:del>
    </w:p>
    <w:p w:rsidR="008D57BB" w:rsidDel="00426EED" w:rsidRDefault="008D57BB">
      <w:pPr>
        <w:pStyle w:val="TableofFigures"/>
        <w:tabs>
          <w:tab w:val="right" w:leader="dot" w:pos="8990"/>
        </w:tabs>
        <w:rPr>
          <w:del w:id="479" w:author="v2srivas" w:date="2017-04-06T11:32:00Z"/>
          <w:rFonts w:asciiTheme="minorHAnsi" w:eastAsiaTheme="minorEastAsia" w:hAnsiTheme="minorHAnsi" w:cstheme="minorBidi"/>
          <w:noProof/>
          <w:szCs w:val="22"/>
          <w:lang w:val="en-CA" w:eastAsia="en-CA"/>
        </w:rPr>
      </w:pPr>
      <w:del w:id="480" w:author="v2srivas" w:date="2017-04-06T11:32:00Z">
        <w:r w:rsidRPr="00426EED" w:rsidDel="00426EED">
          <w:rPr>
            <w:rStyle w:val="Hyperlink"/>
            <w:noProof/>
          </w:rPr>
          <w:delText>Figure 2 Proposed Workflow</w:delText>
        </w:r>
        <w:r w:rsidDel="00426EED">
          <w:rPr>
            <w:noProof/>
            <w:webHidden/>
          </w:rPr>
          <w:tab/>
          <w:delText>24</w:delText>
        </w:r>
      </w:del>
    </w:p>
    <w:p w:rsidR="008D57BB" w:rsidDel="00426EED" w:rsidRDefault="008D57BB">
      <w:pPr>
        <w:pStyle w:val="TableofFigures"/>
        <w:tabs>
          <w:tab w:val="right" w:leader="dot" w:pos="8990"/>
        </w:tabs>
        <w:rPr>
          <w:del w:id="481" w:author="v2srivas" w:date="2017-04-06T11:32:00Z"/>
          <w:rFonts w:asciiTheme="minorHAnsi" w:eastAsiaTheme="minorEastAsia" w:hAnsiTheme="minorHAnsi" w:cstheme="minorBidi"/>
          <w:noProof/>
          <w:szCs w:val="22"/>
          <w:lang w:val="en-CA" w:eastAsia="en-CA"/>
        </w:rPr>
      </w:pPr>
      <w:del w:id="482" w:author="v2srivas" w:date="2017-04-06T11:32:00Z">
        <w:r w:rsidRPr="00426EED" w:rsidDel="00426EED">
          <w:rPr>
            <w:rStyle w:val="Hyperlink"/>
            <w:noProof/>
          </w:rPr>
          <w:delText>Figure 3 Proposed Approach</w:delText>
        </w:r>
        <w:r w:rsidDel="00426EED">
          <w:rPr>
            <w:noProof/>
            <w:webHidden/>
          </w:rPr>
          <w:tab/>
          <w:delText>28</w:delText>
        </w:r>
      </w:del>
    </w:p>
    <w:p w:rsidR="008D57BB" w:rsidDel="00426EED" w:rsidRDefault="008D57BB">
      <w:pPr>
        <w:pStyle w:val="TableofFigures"/>
        <w:tabs>
          <w:tab w:val="right" w:leader="dot" w:pos="8990"/>
        </w:tabs>
        <w:rPr>
          <w:del w:id="483" w:author="v2srivas" w:date="2017-04-06T11:32:00Z"/>
          <w:rFonts w:asciiTheme="minorHAnsi" w:eastAsiaTheme="minorEastAsia" w:hAnsiTheme="minorHAnsi" w:cstheme="minorBidi"/>
          <w:noProof/>
          <w:szCs w:val="22"/>
          <w:lang w:val="en-CA" w:eastAsia="en-CA"/>
        </w:rPr>
      </w:pPr>
      <w:del w:id="484" w:author="v2srivas" w:date="2017-04-06T11:32:00Z">
        <w:r w:rsidRPr="00426EED" w:rsidDel="00426EED">
          <w:rPr>
            <w:rStyle w:val="Hyperlink"/>
            <w:noProof/>
          </w:rPr>
          <w:delText>Figure 4 Relationship model for subsystems</w:delText>
        </w:r>
        <w:r w:rsidDel="00426EED">
          <w:rPr>
            <w:noProof/>
            <w:webHidden/>
          </w:rPr>
          <w:tab/>
          <w:delText>30</w:delText>
        </w:r>
      </w:del>
    </w:p>
    <w:p w:rsidR="008D57BB" w:rsidDel="00426EED" w:rsidRDefault="008D57BB">
      <w:pPr>
        <w:pStyle w:val="TableofFigures"/>
        <w:tabs>
          <w:tab w:val="right" w:leader="dot" w:pos="8990"/>
        </w:tabs>
        <w:rPr>
          <w:del w:id="485" w:author="v2srivas" w:date="2017-04-06T11:32:00Z"/>
          <w:rFonts w:asciiTheme="minorHAnsi" w:eastAsiaTheme="minorEastAsia" w:hAnsiTheme="minorHAnsi" w:cstheme="minorBidi"/>
          <w:noProof/>
          <w:szCs w:val="22"/>
          <w:lang w:val="en-CA" w:eastAsia="en-CA"/>
        </w:rPr>
      </w:pPr>
      <w:del w:id="486" w:author="v2srivas" w:date="2017-04-06T11:32:00Z">
        <w:r w:rsidRPr="00426EED" w:rsidDel="00426EED">
          <w:rPr>
            <w:rStyle w:val="Hyperlink"/>
            <w:noProof/>
          </w:rPr>
          <w:delText>Figure 5 Goal model for the data agent and the aggregator agent</w:delText>
        </w:r>
        <w:r w:rsidDel="00426EED">
          <w:rPr>
            <w:noProof/>
            <w:webHidden/>
          </w:rPr>
          <w:tab/>
          <w:delText>31</w:delText>
        </w:r>
      </w:del>
    </w:p>
    <w:p w:rsidR="008D57BB" w:rsidDel="00426EED" w:rsidRDefault="008D57BB">
      <w:pPr>
        <w:pStyle w:val="TableofFigures"/>
        <w:tabs>
          <w:tab w:val="right" w:leader="dot" w:pos="8990"/>
        </w:tabs>
        <w:rPr>
          <w:del w:id="487" w:author="v2srivas" w:date="2017-04-06T11:32:00Z"/>
          <w:rFonts w:asciiTheme="minorHAnsi" w:eastAsiaTheme="minorEastAsia" w:hAnsiTheme="minorHAnsi" w:cstheme="minorBidi"/>
          <w:noProof/>
          <w:szCs w:val="22"/>
          <w:lang w:val="en-CA" w:eastAsia="en-CA"/>
        </w:rPr>
      </w:pPr>
      <w:del w:id="488" w:author="v2srivas" w:date="2017-04-06T11:32:00Z">
        <w:r w:rsidRPr="00426EED" w:rsidDel="00426EED">
          <w:rPr>
            <w:rStyle w:val="Hyperlink"/>
            <w:noProof/>
          </w:rPr>
          <w:delText>Figure 6 Goal model for the user privacy agent</w:delText>
        </w:r>
        <w:r w:rsidDel="00426EED">
          <w:rPr>
            <w:noProof/>
            <w:webHidden/>
          </w:rPr>
          <w:tab/>
          <w:delText>32</w:delText>
        </w:r>
      </w:del>
    </w:p>
    <w:p w:rsidR="008D57BB" w:rsidDel="00426EED" w:rsidRDefault="008D57BB">
      <w:pPr>
        <w:pStyle w:val="TableofFigures"/>
        <w:tabs>
          <w:tab w:val="right" w:leader="dot" w:pos="8990"/>
        </w:tabs>
        <w:rPr>
          <w:del w:id="489" w:author="v2srivas" w:date="2017-04-06T11:32:00Z"/>
          <w:rFonts w:asciiTheme="minorHAnsi" w:eastAsiaTheme="minorEastAsia" w:hAnsiTheme="minorHAnsi" w:cstheme="minorBidi"/>
          <w:noProof/>
          <w:szCs w:val="22"/>
          <w:lang w:val="en-CA" w:eastAsia="en-CA"/>
        </w:rPr>
      </w:pPr>
      <w:del w:id="490" w:author="v2srivas" w:date="2017-04-06T11:32:00Z">
        <w:r w:rsidRPr="00426EED" w:rsidDel="00426EED">
          <w:rPr>
            <w:rStyle w:val="Hyperlink"/>
            <w:noProof/>
          </w:rPr>
          <w:delText>Figure 7 Goal model for the User Risk &amp; Context Analyzer agent</w:delText>
        </w:r>
        <w:r w:rsidDel="00426EED">
          <w:rPr>
            <w:noProof/>
            <w:webHidden/>
          </w:rPr>
          <w:tab/>
          <w:delText>33</w:delText>
        </w:r>
      </w:del>
    </w:p>
    <w:p w:rsidR="008D57BB" w:rsidDel="00426EED" w:rsidRDefault="008D57BB">
      <w:pPr>
        <w:pStyle w:val="TableofFigures"/>
        <w:tabs>
          <w:tab w:val="right" w:leader="dot" w:pos="8990"/>
        </w:tabs>
        <w:rPr>
          <w:del w:id="491" w:author="v2srivas" w:date="2017-04-06T11:32:00Z"/>
          <w:rFonts w:asciiTheme="minorHAnsi" w:eastAsiaTheme="minorEastAsia" w:hAnsiTheme="minorHAnsi" w:cstheme="minorBidi"/>
          <w:noProof/>
          <w:szCs w:val="22"/>
          <w:lang w:val="en-CA" w:eastAsia="en-CA"/>
        </w:rPr>
      </w:pPr>
      <w:del w:id="492" w:author="v2srivas" w:date="2017-04-06T11:32:00Z">
        <w:r w:rsidRPr="00426EED" w:rsidDel="00426EED">
          <w:rPr>
            <w:rStyle w:val="Hyperlink"/>
            <w:noProof/>
          </w:rPr>
          <w:delText>Figure 8 System Goal Model</w:delText>
        </w:r>
        <w:r w:rsidDel="00426EED">
          <w:rPr>
            <w:noProof/>
            <w:webHidden/>
          </w:rPr>
          <w:tab/>
          <w:delText>35</w:delText>
        </w:r>
      </w:del>
    </w:p>
    <w:p w:rsidR="008D57BB" w:rsidDel="00426EED" w:rsidRDefault="008D57BB">
      <w:pPr>
        <w:pStyle w:val="TableofFigures"/>
        <w:tabs>
          <w:tab w:val="right" w:leader="dot" w:pos="8990"/>
        </w:tabs>
        <w:rPr>
          <w:del w:id="493" w:author="v2srivas" w:date="2017-04-06T11:32:00Z"/>
          <w:rFonts w:asciiTheme="minorHAnsi" w:eastAsiaTheme="minorEastAsia" w:hAnsiTheme="minorHAnsi" w:cstheme="minorBidi"/>
          <w:noProof/>
          <w:szCs w:val="22"/>
          <w:lang w:val="en-CA" w:eastAsia="en-CA"/>
        </w:rPr>
      </w:pPr>
      <w:del w:id="494" w:author="v2srivas" w:date="2017-04-06T11:32:00Z">
        <w:r w:rsidRPr="00426EED" w:rsidDel="00426EED">
          <w:rPr>
            <w:rStyle w:val="Hyperlink"/>
            <w:noProof/>
          </w:rPr>
          <w:delText>Figure 9 Activity Diagram of Data Subsystem</w:delText>
        </w:r>
        <w:r w:rsidDel="00426EED">
          <w:rPr>
            <w:noProof/>
            <w:webHidden/>
          </w:rPr>
          <w:tab/>
          <w:delText>36</w:delText>
        </w:r>
      </w:del>
    </w:p>
    <w:p w:rsidR="008D57BB" w:rsidDel="00426EED" w:rsidRDefault="008D57BB">
      <w:pPr>
        <w:pStyle w:val="TableofFigures"/>
        <w:tabs>
          <w:tab w:val="right" w:leader="dot" w:pos="8990"/>
        </w:tabs>
        <w:rPr>
          <w:del w:id="495" w:author="v2srivas" w:date="2017-04-06T11:32:00Z"/>
          <w:rFonts w:asciiTheme="minorHAnsi" w:eastAsiaTheme="minorEastAsia" w:hAnsiTheme="minorHAnsi" w:cstheme="minorBidi"/>
          <w:noProof/>
          <w:szCs w:val="22"/>
          <w:lang w:val="en-CA" w:eastAsia="en-CA"/>
        </w:rPr>
      </w:pPr>
      <w:del w:id="496" w:author="v2srivas" w:date="2017-04-06T11:32:00Z">
        <w:r w:rsidRPr="00426EED" w:rsidDel="00426EED">
          <w:rPr>
            <w:rStyle w:val="Hyperlink"/>
            <w:noProof/>
          </w:rPr>
          <w:delText>Figure 10 Activity diagram for the Privacy Agent</w:delText>
        </w:r>
        <w:r w:rsidDel="00426EED">
          <w:rPr>
            <w:noProof/>
            <w:webHidden/>
          </w:rPr>
          <w:tab/>
          <w:delText>37</w:delText>
        </w:r>
      </w:del>
    </w:p>
    <w:p w:rsidR="008D57BB" w:rsidDel="00426EED" w:rsidRDefault="008D57BB">
      <w:pPr>
        <w:pStyle w:val="TableofFigures"/>
        <w:tabs>
          <w:tab w:val="right" w:leader="dot" w:pos="8990"/>
        </w:tabs>
        <w:rPr>
          <w:del w:id="497" w:author="v2srivas" w:date="2017-04-06T11:32:00Z"/>
          <w:rFonts w:asciiTheme="minorHAnsi" w:eastAsiaTheme="minorEastAsia" w:hAnsiTheme="minorHAnsi" w:cstheme="minorBidi"/>
          <w:noProof/>
          <w:szCs w:val="22"/>
          <w:lang w:val="en-CA" w:eastAsia="en-CA"/>
        </w:rPr>
      </w:pPr>
      <w:del w:id="498" w:author="v2srivas" w:date="2017-04-06T11:32:00Z">
        <w:r w:rsidRPr="00426EED" w:rsidDel="00426EED">
          <w:rPr>
            <w:rStyle w:val="Hyperlink"/>
            <w:noProof/>
          </w:rPr>
          <w:delText>Figure 11 Activity Diagram for the Risk Subsystem</w:delText>
        </w:r>
        <w:r w:rsidDel="00426EED">
          <w:rPr>
            <w:noProof/>
            <w:webHidden/>
          </w:rPr>
          <w:tab/>
          <w:delText>38</w:delText>
        </w:r>
      </w:del>
    </w:p>
    <w:p w:rsidR="008D57BB" w:rsidDel="00426EED" w:rsidRDefault="008D57BB">
      <w:pPr>
        <w:pStyle w:val="TableofFigures"/>
        <w:tabs>
          <w:tab w:val="right" w:leader="dot" w:pos="8990"/>
        </w:tabs>
        <w:rPr>
          <w:del w:id="499" w:author="v2srivas" w:date="2017-04-06T11:32:00Z"/>
          <w:rFonts w:asciiTheme="minorHAnsi" w:eastAsiaTheme="minorEastAsia" w:hAnsiTheme="minorHAnsi" w:cstheme="minorBidi"/>
          <w:noProof/>
          <w:szCs w:val="22"/>
          <w:lang w:val="en-CA" w:eastAsia="en-CA"/>
        </w:rPr>
      </w:pPr>
      <w:del w:id="500" w:author="v2srivas" w:date="2017-04-06T11:32:00Z">
        <w:r w:rsidRPr="00426EED" w:rsidDel="00426EED">
          <w:rPr>
            <w:rStyle w:val="Hyperlink"/>
            <w:noProof/>
          </w:rPr>
          <w:delText>Figure 12 Complete Activity model of the system</w:delText>
        </w:r>
        <w:r w:rsidDel="00426EED">
          <w:rPr>
            <w:noProof/>
            <w:webHidden/>
          </w:rPr>
          <w:tab/>
          <w:delText>39</w:delText>
        </w:r>
      </w:del>
    </w:p>
    <w:p w:rsidR="008D57BB" w:rsidDel="00426EED" w:rsidRDefault="008D57BB">
      <w:pPr>
        <w:pStyle w:val="TableofFigures"/>
        <w:tabs>
          <w:tab w:val="right" w:leader="dot" w:pos="8990"/>
        </w:tabs>
        <w:rPr>
          <w:del w:id="501" w:author="v2srivas" w:date="2017-04-06T11:32:00Z"/>
          <w:rFonts w:asciiTheme="minorHAnsi" w:eastAsiaTheme="minorEastAsia" w:hAnsiTheme="minorHAnsi" w:cstheme="minorBidi"/>
          <w:noProof/>
          <w:szCs w:val="22"/>
          <w:lang w:val="en-CA" w:eastAsia="en-CA"/>
        </w:rPr>
      </w:pPr>
      <w:del w:id="502" w:author="v2srivas" w:date="2017-04-06T11:32:00Z">
        <w:r w:rsidRPr="00426EED" w:rsidDel="00426EED">
          <w:rPr>
            <w:rStyle w:val="Hyperlink"/>
            <w:noProof/>
          </w:rPr>
          <w:delText>Figure 13 Data Subsystem sequence diagram</w:delText>
        </w:r>
        <w:r w:rsidDel="00426EED">
          <w:rPr>
            <w:noProof/>
            <w:webHidden/>
          </w:rPr>
          <w:tab/>
          <w:delText>40</w:delText>
        </w:r>
      </w:del>
    </w:p>
    <w:p w:rsidR="008D57BB" w:rsidDel="00426EED" w:rsidRDefault="008D57BB">
      <w:pPr>
        <w:pStyle w:val="TableofFigures"/>
        <w:tabs>
          <w:tab w:val="right" w:leader="dot" w:pos="8990"/>
        </w:tabs>
        <w:rPr>
          <w:del w:id="503" w:author="v2srivas" w:date="2017-04-06T11:32:00Z"/>
          <w:rFonts w:asciiTheme="minorHAnsi" w:eastAsiaTheme="minorEastAsia" w:hAnsiTheme="minorHAnsi" w:cstheme="minorBidi"/>
          <w:noProof/>
          <w:szCs w:val="22"/>
          <w:lang w:val="en-CA" w:eastAsia="en-CA"/>
        </w:rPr>
      </w:pPr>
      <w:del w:id="504" w:author="v2srivas" w:date="2017-04-06T11:32:00Z">
        <w:r w:rsidRPr="00426EED" w:rsidDel="00426EED">
          <w:rPr>
            <w:rStyle w:val="Hyperlink"/>
            <w:noProof/>
          </w:rPr>
          <w:delText>Figure 14 Privacy subsystem sequence diagram</w:delText>
        </w:r>
        <w:r w:rsidDel="00426EED">
          <w:rPr>
            <w:noProof/>
            <w:webHidden/>
          </w:rPr>
          <w:tab/>
          <w:delText>41</w:delText>
        </w:r>
      </w:del>
    </w:p>
    <w:p w:rsidR="008D57BB" w:rsidDel="00426EED" w:rsidRDefault="008D57BB">
      <w:pPr>
        <w:pStyle w:val="TableofFigures"/>
        <w:tabs>
          <w:tab w:val="right" w:leader="dot" w:pos="8990"/>
        </w:tabs>
        <w:rPr>
          <w:del w:id="505" w:author="v2srivas" w:date="2017-04-06T11:32:00Z"/>
          <w:rFonts w:asciiTheme="minorHAnsi" w:eastAsiaTheme="minorEastAsia" w:hAnsiTheme="minorHAnsi" w:cstheme="minorBidi"/>
          <w:noProof/>
          <w:szCs w:val="22"/>
          <w:lang w:val="en-CA" w:eastAsia="en-CA"/>
        </w:rPr>
      </w:pPr>
      <w:del w:id="506" w:author="v2srivas" w:date="2017-04-06T11:32:00Z">
        <w:r w:rsidRPr="00426EED" w:rsidDel="00426EED">
          <w:rPr>
            <w:rStyle w:val="Hyperlink"/>
            <w:noProof/>
          </w:rPr>
          <w:delText>Figure 15 Contextual Risk Subsystem Sequence Diagram</w:delText>
        </w:r>
        <w:r w:rsidDel="00426EED">
          <w:rPr>
            <w:noProof/>
            <w:webHidden/>
          </w:rPr>
          <w:tab/>
          <w:delText>43</w:delText>
        </w:r>
      </w:del>
    </w:p>
    <w:p w:rsidR="008D57BB" w:rsidDel="00426EED" w:rsidRDefault="008D57BB">
      <w:pPr>
        <w:pStyle w:val="TableofFigures"/>
        <w:tabs>
          <w:tab w:val="right" w:leader="dot" w:pos="8990"/>
        </w:tabs>
        <w:rPr>
          <w:del w:id="507" w:author="v2srivas" w:date="2017-04-06T11:32:00Z"/>
          <w:rFonts w:asciiTheme="minorHAnsi" w:eastAsiaTheme="minorEastAsia" w:hAnsiTheme="minorHAnsi" w:cstheme="minorBidi"/>
          <w:noProof/>
          <w:szCs w:val="22"/>
          <w:lang w:val="en-CA" w:eastAsia="en-CA"/>
        </w:rPr>
      </w:pPr>
      <w:del w:id="508" w:author="v2srivas" w:date="2017-04-06T11:32:00Z">
        <w:r w:rsidRPr="00426EED" w:rsidDel="00426EED">
          <w:rPr>
            <w:rStyle w:val="Hyperlink"/>
            <w:noProof/>
          </w:rPr>
          <w:delText>Figure 16 Combined Sequence Diagram</w:delText>
        </w:r>
        <w:r w:rsidDel="00426EED">
          <w:rPr>
            <w:noProof/>
            <w:webHidden/>
          </w:rPr>
          <w:tab/>
          <w:delText>44</w:delText>
        </w:r>
      </w:del>
    </w:p>
    <w:p w:rsidR="008D57BB" w:rsidDel="00426EED" w:rsidRDefault="008D57BB">
      <w:pPr>
        <w:pStyle w:val="TableofFigures"/>
        <w:tabs>
          <w:tab w:val="right" w:leader="dot" w:pos="8990"/>
        </w:tabs>
        <w:rPr>
          <w:del w:id="509" w:author="v2srivas" w:date="2017-04-06T11:32:00Z"/>
          <w:rFonts w:asciiTheme="minorHAnsi" w:eastAsiaTheme="minorEastAsia" w:hAnsiTheme="minorHAnsi" w:cstheme="minorBidi"/>
          <w:noProof/>
          <w:szCs w:val="22"/>
          <w:lang w:val="en-CA" w:eastAsia="en-CA"/>
        </w:rPr>
      </w:pPr>
      <w:del w:id="510" w:author="v2srivas" w:date="2017-04-06T11:32:00Z">
        <w:r w:rsidRPr="00426EED" w:rsidDel="00426EED">
          <w:rPr>
            <w:rStyle w:val="Hyperlink"/>
            <w:noProof/>
          </w:rPr>
          <w:delText>Figure 17 Graph Framework described in [9]</w:delText>
        </w:r>
        <w:r w:rsidDel="00426EED">
          <w:rPr>
            <w:noProof/>
            <w:webHidden/>
          </w:rPr>
          <w:tab/>
          <w:delText>47</w:delText>
        </w:r>
      </w:del>
    </w:p>
    <w:p w:rsidR="008D57BB" w:rsidDel="00426EED" w:rsidRDefault="008D57BB">
      <w:pPr>
        <w:pStyle w:val="TableofFigures"/>
        <w:tabs>
          <w:tab w:val="right" w:leader="dot" w:pos="8990"/>
        </w:tabs>
        <w:rPr>
          <w:del w:id="511" w:author="v2srivas" w:date="2017-04-06T11:32:00Z"/>
          <w:rFonts w:asciiTheme="minorHAnsi" w:eastAsiaTheme="minorEastAsia" w:hAnsiTheme="minorHAnsi" w:cstheme="minorBidi"/>
          <w:noProof/>
          <w:szCs w:val="22"/>
          <w:lang w:val="en-CA" w:eastAsia="en-CA"/>
        </w:rPr>
      </w:pPr>
      <w:del w:id="512" w:author="v2srivas" w:date="2017-04-06T11:32:00Z">
        <w:r w:rsidRPr="00426EED" w:rsidDel="00426EED">
          <w:rPr>
            <w:rStyle w:val="Hyperlink"/>
            <w:noProof/>
          </w:rPr>
          <w:delText>Figure 18 Resume matcher System as described in [10]</w:delText>
        </w:r>
        <w:r w:rsidDel="00426EED">
          <w:rPr>
            <w:noProof/>
            <w:webHidden/>
          </w:rPr>
          <w:tab/>
          <w:delText>47</w:delText>
        </w:r>
      </w:del>
    </w:p>
    <w:p w:rsidR="008D57BB" w:rsidDel="00426EED" w:rsidRDefault="008D57BB">
      <w:pPr>
        <w:pStyle w:val="TableofFigures"/>
        <w:tabs>
          <w:tab w:val="right" w:leader="dot" w:pos="8990"/>
        </w:tabs>
        <w:rPr>
          <w:del w:id="513" w:author="v2srivas" w:date="2017-04-06T11:32:00Z"/>
          <w:rFonts w:asciiTheme="minorHAnsi" w:eastAsiaTheme="minorEastAsia" w:hAnsiTheme="minorHAnsi" w:cstheme="minorBidi"/>
          <w:noProof/>
          <w:szCs w:val="22"/>
          <w:lang w:val="en-CA" w:eastAsia="en-CA"/>
        </w:rPr>
      </w:pPr>
      <w:del w:id="514" w:author="v2srivas" w:date="2017-04-06T11:32:00Z">
        <w:r w:rsidRPr="00426EED" w:rsidDel="00426EED">
          <w:rPr>
            <w:rStyle w:val="Hyperlink"/>
            <w:noProof/>
          </w:rPr>
          <w:delText>Figure 19 Information Processing Pipeline described in [10]</w:delText>
        </w:r>
        <w:r w:rsidDel="00426EED">
          <w:rPr>
            <w:noProof/>
            <w:webHidden/>
          </w:rPr>
          <w:tab/>
          <w:delText>48</w:delText>
        </w:r>
      </w:del>
    </w:p>
    <w:p w:rsidR="008D57BB" w:rsidDel="00426EED" w:rsidRDefault="008D57BB">
      <w:pPr>
        <w:pStyle w:val="TableofFigures"/>
        <w:tabs>
          <w:tab w:val="right" w:leader="dot" w:pos="8990"/>
        </w:tabs>
        <w:rPr>
          <w:del w:id="515" w:author="v2srivas" w:date="2017-04-06T11:32:00Z"/>
          <w:rFonts w:asciiTheme="minorHAnsi" w:eastAsiaTheme="minorEastAsia" w:hAnsiTheme="minorHAnsi" w:cstheme="minorBidi"/>
          <w:noProof/>
          <w:szCs w:val="22"/>
          <w:lang w:val="en-CA" w:eastAsia="en-CA"/>
        </w:rPr>
      </w:pPr>
      <w:del w:id="516" w:author="v2srivas" w:date="2017-04-06T11:32:00Z">
        <w:r w:rsidRPr="00426EED" w:rsidDel="00426EED">
          <w:rPr>
            <w:rStyle w:val="Hyperlink"/>
            <w:noProof/>
          </w:rPr>
          <w:delText>Figure 20 Goal Model: Data Subsystem</w:delText>
        </w:r>
        <w:r w:rsidDel="00426EED">
          <w:rPr>
            <w:noProof/>
            <w:webHidden/>
          </w:rPr>
          <w:tab/>
          <w:delText>50</w:delText>
        </w:r>
      </w:del>
    </w:p>
    <w:p w:rsidR="008D57BB" w:rsidDel="00426EED" w:rsidRDefault="008D57BB">
      <w:pPr>
        <w:pStyle w:val="TableofFigures"/>
        <w:tabs>
          <w:tab w:val="right" w:leader="dot" w:pos="8990"/>
        </w:tabs>
        <w:rPr>
          <w:del w:id="517" w:author="v2srivas" w:date="2017-04-06T11:32:00Z"/>
          <w:rFonts w:asciiTheme="minorHAnsi" w:eastAsiaTheme="minorEastAsia" w:hAnsiTheme="minorHAnsi" w:cstheme="minorBidi"/>
          <w:noProof/>
          <w:szCs w:val="22"/>
          <w:lang w:val="en-CA" w:eastAsia="en-CA"/>
        </w:rPr>
      </w:pPr>
      <w:del w:id="518" w:author="v2srivas" w:date="2017-04-06T11:32:00Z">
        <w:r w:rsidRPr="00426EED" w:rsidDel="00426EED">
          <w:rPr>
            <w:rStyle w:val="Hyperlink"/>
            <w:noProof/>
          </w:rPr>
          <w:delText>Figure 21 Goal Model: Privacy Subsystem</w:delText>
        </w:r>
        <w:r w:rsidDel="00426EED">
          <w:rPr>
            <w:noProof/>
            <w:webHidden/>
          </w:rPr>
          <w:tab/>
          <w:delText>51</w:delText>
        </w:r>
      </w:del>
    </w:p>
    <w:p w:rsidR="008D57BB" w:rsidDel="00426EED" w:rsidRDefault="008D57BB">
      <w:pPr>
        <w:pStyle w:val="TableofFigures"/>
        <w:tabs>
          <w:tab w:val="right" w:leader="dot" w:pos="8990"/>
        </w:tabs>
        <w:rPr>
          <w:del w:id="519" w:author="v2srivas" w:date="2017-04-06T11:32:00Z"/>
          <w:rFonts w:asciiTheme="minorHAnsi" w:eastAsiaTheme="minorEastAsia" w:hAnsiTheme="minorHAnsi" w:cstheme="minorBidi"/>
          <w:noProof/>
          <w:szCs w:val="22"/>
          <w:lang w:val="en-CA" w:eastAsia="en-CA"/>
        </w:rPr>
      </w:pPr>
      <w:del w:id="520" w:author="v2srivas" w:date="2017-04-06T11:32:00Z">
        <w:r w:rsidRPr="00426EED" w:rsidDel="00426EED">
          <w:rPr>
            <w:rStyle w:val="Hyperlink"/>
            <w:noProof/>
          </w:rPr>
          <w:delText>Figure 22 Goal Model: Risk Subsystem</w:delText>
        </w:r>
        <w:r w:rsidDel="00426EED">
          <w:rPr>
            <w:noProof/>
            <w:webHidden/>
          </w:rPr>
          <w:tab/>
          <w:delText>52</w:delText>
        </w:r>
      </w:del>
    </w:p>
    <w:p w:rsidR="008D57BB" w:rsidDel="00426EED" w:rsidRDefault="008D57BB">
      <w:pPr>
        <w:pStyle w:val="TableofFigures"/>
        <w:tabs>
          <w:tab w:val="right" w:leader="dot" w:pos="8990"/>
        </w:tabs>
        <w:rPr>
          <w:del w:id="521" w:author="v2srivas" w:date="2017-04-06T11:32:00Z"/>
          <w:rFonts w:asciiTheme="minorHAnsi" w:eastAsiaTheme="minorEastAsia" w:hAnsiTheme="minorHAnsi" w:cstheme="minorBidi"/>
          <w:noProof/>
          <w:szCs w:val="22"/>
          <w:lang w:val="en-CA" w:eastAsia="en-CA"/>
        </w:rPr>
      </w:pPr>
      <w:del w:id="522" w:author="v2srivas" w:date="2017-04-06T11:32:00Z">
        <w:r w:rsidRPr="00426EED" w:rsidDel="00426EED">
          <w:rPr>
            <w:rStyle w:val="Hyperlink"/>
            <w:noProof/>
          </w:rPr>
          <w:delText>Figure 23 Combined Goal Model of the Job Recommender System</w:delText>
        </w:r>
        <w:r w:rsidDel="00426EED">
          <w:rPr>
            <w:noProof/>
            <w:webHidden/>
          </w:rPr>
          <w:tab/>
          <w:delText>53</w:delText>
        </w:r>
      </w:del>
    </w:p>
    <w:p w:rsidR="008D57BB" w:rsidDel="00426EED" w:rsidRDefault="008D57BB">
      <w:pPr>
        <w:pStyle w:val="TableofFigures"/>
        <w:tabs>
          <w:tab w:val="right" w:leader="dot" w:pos="8990"/>
        </w:tabs>
        <w:rPr>
          <w:del w:id="523" w:author="v2srivas" w:date="2017-04-06T11:32:00Z"/>
          <w:rFonts w:asciiTheme="minorHAnsi" w:eastAsiaTheme="minorEastAsia" w:hAnsiTheme="minorHAnsi" w:cstheme="minorBidi"/>
          <w:noProof/>
          <w:szCs w:val="22"/>
          <w:lang w:val="en-CA" w:eastAsia="en-CA"/>
        </w:rPr>
      </w:pPr>
      <w:del w:id="524" w:author="v2srivas" w:date="2017-04-06T11:32:00Z">
        <w:r w:rsidRPr="00426EED" w:rsidDel="00426EED">
          <w:rPr>
            <w:rStyle w:val="Hyperlink"/>
            <w:noProof/>
          </w:rPr>
          <w:delText>Figure 24 Job Data Agent</w:delText>
        </w:r>
        <w:r w:rsidDel="00426EED">
          <w:rPr>
            <w:noProof/>
            <w:webHidden/>
          </w:rPr>
          <w:tab/>
          <w:delText>54</w:delText>
        </w:r>
      </w:del>
    </w:p>
    <w:p w:rsidR="008D57BB" w:rsidDel="00426EED" w:rsidRDefault="008D57BB">
      <w:pPr>
        <w:pStyle w:val="TableofFigures"/>
        <w:tabs>
          <w:tab w:val="right" w:leader="dot" w:pos="8990"/>
        </w:tabs>
        <w:rPr>
          <w:del w:id="525" w:author="v2srivas" w:date="2017-04-06T11:32:00Z"/>
          <w:rFonts w:asciiTheme="minorHAnsi" w:eastAsiaTheme="minorEastAsia" w:hAnsiTheme="minorHAnsi" w:cstheme="minorBidi"/>
          <w:noProof/>
          <w:szCs w:val="22"/>
          <w:lang w:val="en-CA" w:eastAsia="en-CA"/>
        </w:rPr>
      </w:pPr>
      <w:del w:id="526" w:author="v2srivas" w:date="2017-04-06T11:32:00Z">
        <w:r w:rsidRPr="00426EED" w:rsidDel="00426EED">
          <w:rPr>
            <w:rStyle w:val="Hyperlink"/>
            <w:noProof/>
          </w:rPr>
          <w:delText>Figure 25 Risk Agent for job recommender</w:delText>
        </w:r>
        <w:r w:rsidDel="00426EED">
          <w:rPr>
            <w:noProof/>
            <w:webHidden/>
          </w:rPr>
          <w:tab/>
          <w:delText>55</w:delText>
        </w:r>
      </w:del>
    </w:p>
    <w:p w:rsidR="008D57BB" w:rsidDel="00426EED" w:rsidRDefault="008D57BB">
      <w:pPr>
        <w:pStyle w:val="TableofFigures"/>
        <w:tabs>
          <w:tab w:val="right" w:leader="dot" w:pos="8990"/>
        </w:tabs>
        <w:rPr>
          <w:del w:id="527" w:author="v2srivas" w:date="2017-04-06T11:32:00Z"/>
          <w:rFonts w:asciiTheme="minorHAnsi" w:eastAsiaTheme="minorEastAsia" w:hAnsiTheme="minorHAnsi" w:cstheme="minorBidi"/>
          <w:noProof/>
          <w:szCs w:val="22"/>
          <w:lang w:val="en-CA" w:eastAsia="en-CA"/>
        </w:rPr>
      </w:pPr>
      <w:del w:id="528" w:author="v2srivas" w:date="2017-04-06T11:32:00Z">
        <w:r w:rsidRPr="00426EED" w:rsidDel="00426EED">
          <w:rPr>
            <w:rStyle w:val="Hyperlink"/>
            <w:noProof/>
          </w:rPr>
          <w:delText>Figure 26 Privacy Agent for job recommender</w:delText>
        </w:r>
        <w:r w:rsidDel="00426EED">
          <w:rPr>
            <w:noProof/>
            <w:webHidden/>
          </w:rPr>
          <w:tab/>
          <w:delText>56</w:delText>
        </w:r>
      </w:del>
    </w:p>
    <w:p w:rsidR="008D57BB" w:rsidDel="00426EED" w:rsidRDefault="008D57BB">
      <w:pPr>
        <w:pStyle w:val="TableofFigures"/>
        <w:tabs>
          <w:tab w:val="right" w:leader="dot" w:pos="8990"/>
        </w:tabs>
        <w:rPr>
          <w:del w:id="529" w:author="v2srivas" w:date="2017-04-06T11:32:00Z"/>
          <w:rFonts w:asciiTheme="minorHAnsi" w:eastAsiaTheme="minorEastAsia" w:hAnsiTheme="minorHAnsi" w:cstheme="minorBidi"/>
          <w:noProof/>
          <w:szCs w:val="22"/>
          <w:lang w:val="en-CA" w:eastAsia="en-CA"/>
        </w:rPr>
      </w:pPr>
      <w:del w:id="530" w:author="v2srivas" w:date="2017-04-06T11:32:00Z">
        <w:r w:rsidRPr="00426EED" w:rsidDel="00426EED">
          <w:rPr>
            <w:rStyle w:val="Hyperlink"/>
            <w:noProof/>
          </w:rPr>
          <w:delText>Figure 27 Job Recommender System model</w:delText>
        </w:r>
        <w:r w:rsidDel="00426EED">
          <w:rPr>
            <w:noProof/>
            <w:webHidden/>
          </w:rPr>
          <w:tab/>
          <w:delText>58</w:delText>
        </w:r>
      </w:del>
    </w:p>
    <w:p w:rsidR="008D57BB" w:rsidDel="00426EED" w:rsidRDefault="008D57BB">
      <w:pPr>
        <w:pStyle w:val="TableofFigures"/>
        <w:tabs>
          <w:tab w:val="right" w:leader="dot" w:pos="8990"/>
        </w:tabs>
        <w:rPr>
          <w:del w:id="531" w:author="v2srivas" w:date="2017-04-06T11:32:00Z"/>
          <w:rFonts w:asciiTheme="minorHAnsi" w:eastAsiaTheme="minorEastAsia" w:hAnsiTheme="minorHAnsi" w:cstheme="minorBidi"/>
          <w:noProof/>
          <w:szCs w:val="22"/>
          <w:lang w:val="en-CA" w:eastAsia="en-CA"/>
        </w:rPr>
      </w:pPr>
      <w:del w:id="532" w:author="v2srivas" w:date="2017-04-06T11:32:00Z">
        <w:r w:rsidRPr="00426EED" w:rsidDel="00426EED">
          <w:rPr>
            <w:rStyle w:val="Hyperlink"/>
            <w:noProof/>
          </w:rPr>
          <w:delText>Figure 28 Sequence Diagram: Data Subsystem</w:delText>
        </w:r>
        <w:r w:rsidDel="00426EED">
          <w:rPr>
            <w:noProof/>
            <w:webHidden/>
          </w:rPr>
          <w:tab/>
          <w:delText>59</w:delText>
        </w:r>
      </w:del>
    </w:p>
    <w:p w:rsidR="008D57BB" w:rsidDel="00426EED" w:rsidRDefault="008D57BB">
      <w:pPr>
        <w:pStyle w:val="TableofFigures"/>
        <w:tabs>
          <w:tab w:val="right" w:leader="dot" w:pos="8990"/>
        </w:tabs>
        <w:rPr>
          <w:del w:id="533" w:author="v2srivas" w:date="2017-04-06T11:32:00Z"/>
          <w:rFonts w:asciiTheme="minorHAnsi" w:eastAsiaTheme="minorEastAsia" w:hAnsiTheme="minorHAnsi" w:cstheme="minorBidi"/>
          <w:noProof/>
          <w:szCs w:val="22"/>
          <w:lang w:val="en-CA" w:eastAsia="en-CA"/>
        </w:rPr>
      </w:pPr>
      <w:del w:id="534" w:author="v2srivas" w:date="2017-04-06T11:32:00Z">
        <w:r w:rsidRPr="00426EED" w:rsidDel="00426EED">
          <w:rPr>
            <w:rStyle w:val="Hyperlink"/>
            <w:noProof/>
          </w:rPr>
          <w:delText>Figure 29 Sequence Diagram: Risk Subsystem</w:delText>
        </w:r>
        <w:r w:rsidDel="00426EED">
          <w:rPr>
            <w:noProof/>
            <w:webHidden/>
          </w:rPr>
          <w:tab/>
          <w:delText>60</w:delText>
        </w:r>
      </w:del>
    </w:p>
    <w:p w:rsidR="008D57BB" w:rsidDel="00426EED" w:rsidRDefault="008D57BB">
      <w:pPr>
        <w:pStyle w:val="TableofFigures"/>
        <w:tabs>
          <w:tab w:val="right" w:leader="dot" w:pos="8990"/>
        </w:tabs>
        <w:rPr>
          <w:del w:id="535" w:author="v2srivas" w:date="2017-04-06T11:32:00Z"/>
          <w:rFonts w:asciiTheme="minorHAnsi" w:eastAsiaTheme="minorEastAsia" w:hAnsiTheme="minorHAnsi" w:cstheme="minorBidi"/>
          <w:noProof/>
          <w:szCs w:val="22"/>
          <w:lang w:val="en-CA" w:eastAsia="en-CA"/>
        </w:rPr>
      </w:pPr>
      <w:del w:id="536" w:author="v2srivas" w:date="2017-04-06T11:32:00Z">
        <w:r w:rsidRPr="00426EED" w:rsidDel="00426EED">
          <w:rPr>
            <w:rStyle w:val="Hyperlink"/>
            <w:noProof/>
          </w:rPr>
          <w:delText>Figure 30 Sequence Diagram: Privacy Subsystem</w:delText>
        </w:r>
        <w:r w:rsidDel="00426EED">
          <w:rPr>
            <w:noProof/>
            <w:webHidden/>
          </w:rPr>
          <w:tab/>
          <w:delText>61</w:delText>
        </w:r>
      </w:del>
    </w:p>
    <w:p w:rsidR="008D57BB" w:rsidDel="00426EED" w:rsidRDefault="008D57BB">
      <w:pPr>
        <w:pStyle w:val="TableofFigures"/>
        <w:tabs>
          <w:tab w:val="right" w:leader="dot" w:pos="8990"/>
        </w:tabs>
        <w:rPr>
          <w:del w:id="537" w:author="v2srivas" w:date="2017-04-06T11:32:00Z"/>
          <w:rFonts w:asciiTheme="minorHAnsi" w:eastAsiaTheme="minorEastAsia" w:hAnsiTheme="minorHAnsi" w:cstheme="minorBidi"/>
          <w:noProof/>
          <w:szCs w:val="22"/>
          <w:lang w:val="en-CA" w:eastAsia="en-CA"/>
        </w:rPr>
      </w:pPr>
      <w:del w:id="538" w:author="v2srivas" w:date="2017-04-06T11:32:00Z">
        <w:r w:rsidRPr="00426EED" w:rsidDel="00426EED">
          <w:rPr>
            <w:rStyle w:val="Hyperlink"/>
            <w:noProof/>
          </w:rPr>
          <w:delText>Figure 31 Combined Sequence diagram of the Job Recommender System</w:delText>
        </w:r>
        <w:r w:rsidDel="00426EED">
          <w:rPr>
            <w:noProof/>
            <w:webHidden/>
          </w:rPr>
          <w:tab/>
          <w:delText>62</w:delText>
        </w:r>
      </w:del>
    </w:p>
    <w:p w:rsidR="008D57BB" w:rsidDel="00426EED" w:rsidRDefault="008D57BB">
      <w:pPr>
        <w:pStyle w:val="TableofFigures"/>
        <w:tabs>
          <w:tab w:val="right" w:leader="dot" w:pos="8990"/>
        </w:tabs>
        <w:rPr>
          <w:del w:id="539" w:author="v2srivas" w:date="2017-04-06T11:32:00Z"/>
          <w:rFonts w:asciiTheme="minorHAnsi" w:eastAsiaTheme="minorEastAsia" w:hAnsiTheme="minorHAnsi" w:cstheme="minorBidi"/>
          <w:noProof/>
          <w:szCs w:val="22"/>
          <w:lang w:val="en-CA" w:eastAsia="en-CA"/>
        </w:rPr>
      </w:pPr>
      <w:del w:id="540" w:author="v2srivas" w:date="2017-04-06T11:32:00Z">
        <w:r w:rsidRPr="00426EED" w:rsidDel="00426EED">
          <w:rPr>
            <w:rStyle w:val="Hyperlink"/>
            <w:noProof/>
          </w:rPr>
          <w:delText>Figure 32 Privacy Scope</w:delText>
        </w:r>
        <w:r w:rsidDel="00426EED">
          <w:rPr>
            <w:noProof/>
            <w:webHidden/>
          </w:rPr>
          <w:tab/>
          <w:delText>65</w:delText>
        </w:r>
      </w:del>
    </w:p>
    <w:p w:rsidR="008D57BB" w:rsidDel="00426EED" w:rsidRDefault="008D57BB">
      <w:pPr>
        <w:pStyle w:val="TableofFigures"/>
        <w:tabs>
          <w:tab w:val="right" w:leader="dot" w:pos="8990"/>
        </w:tabs>
        <w:rPr>
          <w:del w:id="541" w:author="v2srivas" w:date="2017-04-06T11:32:00Z"/>
          <w:rFonts w:asciiTheme="minorHAnsi" w:eastAsiaTheme="minorEastAsia" w:hAnsiTheme="minorHAnsi" w:cstheme="minorBidi"/>
          <w:noProof/>
          <w:szCs w:val="22"/>
          <w:lang w:val="en-CA" w:eastAsia="en-CA"/>
        </w:rPr>
      </w:pPr>
      <w:del w:id="542" w:author="v2srivas" w:date="2017-04-06T11:32:00Z">
        <w:r w:rsidRPr="00426EED" w:rsidDel="00426EED">
          <w:rPr>
            <w:rStyle w:val="Hyperlink"/>
            <w:noProof/>
          </w:rPr>
          <w:delText>Figure 33 Contextual Risk Scope</w:delText>
        </w:r>
        <w:r w:rsidDel="00426EED">
          <w:rPr>
            <w:noProof/>
            <w:webHidden/>
          </w:rPr>
          <w:tab/>
          <w:delText>66</w:delText>
        </w:r>
      </w:del>
    </w:p>
    <w:p w:rsidR="008D57BB" w:rsidDel="00426EED" w:rsidRDefault="008D57BB">
      <w:pPr>
        <w:pStyle w:val="TableofFigures"/>
        <w:tabs>
          <w:tab w:val="right" w:leader="dot" w:pos="8990"/>
        </w:tabs>
        <w:rPr>
          <w:del w:id="543" w:author="v2srivas" w:date="2017-04-06T11:32:00Z"/>
          <w:rFonts w:asciiTheme="minorHAnsi" w:eastAsiaTheme="minorEastAsia" w:hAnsiTheme="minorHAnsi" w:cstheme="minorBidi"/>
          <w:noProof/>
          <w:szCs w:val="22"/>
          <w:lang w:val="en-CA" w:eastAsia="en-CA"/>
        </w:rPr>
      </w:pPr>
      <w:del w:id="544" w:author="v2srivas" w:date="2017-04-06T11:32:00Z">
        <w:r w:rsidRPr="00426EED" w:rsidDel="00426EED">
          <w:rPr>
            <w:rStyle w:val="Hyperlink"/>
            <w:noProof/>
          </w:rPr>
          <w:delText>Figure 34 Dimensional Plot of a Recommender System</w:delText>
        </w:r>
        <w:r w:rsidDel="00426EED">
          <w:rPr>
            <w:noProof/>
            <w:webHidden/>
          </w:rPr>
          <w:tab/>
          <w:delText>67</w:delText>
        </w:r>
      </w:del>
    </w:p>
    <w:p w:rsidR="008D57BB" w:rsidDel="00426EED" w:rsidRDefault="008D57BB">
      <w:pPr>
        <w:pStyle w:val="TableofFigures"/>
        <w:tabs>
          <w:tab w:val="right" w:leader="dot" w:pos="8990"/>
        </w:tabs>
        <w:rPr>
          <w:del w:id="545" w:author="v2srivas" w:date="2017-04-06T11:32:00Z"/>
          <w:rFonts w:asciiTheme="minorHAnsi" w:eastAsiaTheme="minorEastAsia" w:hAnsiTheme="minorHAnsi" w:cstheme="minorBidi"/>
          <w:noProof/>
          <w:szCs w:val="22"/>
          <w:lang w:val="en-CA" w:eastAsia="en-CA"/>
        </w:rPr>
      </w:pPr>
      <w:del w:id="546" w:author="v2srivas" w:date="2017-04-06T11:32:00Z">
        <w:r w:rsidRPr="00426EED" w:rsidDel="00426EED">
          <w:rPr>
            <w:rStyle w:val="Hyperlink"/>
            <w:noProof/>
          </w:rPr>
          <w:delText>Figure 35 Multidimensional description of the Job Recommender System</w:delText>
        </w:r>
        <w:r w:rsidDel="00426EED">
          <w:rPr>
            <w:noProof/>
            <w:webHidden/>
          </w:rPr>
          <w:tab/>
          <w:delText>68</w:delText>
        </w:r>
      </w:del>
    </w:p>
    <w:p w:rsidR="00EC59C4" w:rsidDel="008D57BB" w:rsidRDefault="00EC59C4">
      <w:pPr>
        <w:pStyle w:val="TableofFigures"/>
        <w:tabs>
          <w:tab w:val="right" w:leader="dot" w:pos="8990"/>
        </w:tabs>
        <w:rPr>
          <w:del w:id="547" w:author="v2srivas" w:date="2017-04-06T11:31:00Z"/>
          <w:rFonts w:asciiTheme="minorHAnsi" w:eastAsiaTheme="minorEastAsia" w:hAnsiTheme="minorHAnsi" w:cstheme="minorBidi"/>
          <w:noProof/>
          <w:szCs w:val="22"/>
          <w:lang w:val="en-CA" w:eastAsia="en-CA"/>
        </w:rPr>
      </w:pPr>
      <w:del w:id="548" w:author="v2srivas" w:date="2017-04-06T11:31:00Z">
        <w:r w:rsidRPr="008D57BB" w:rsidDel="008D57BB">
          <w:rPr>
            <w:noProof/>
            <w:rPrChange w:id="549" w:author="v2srivas" w:date="2017-04-06T11:31:00Z">
              <w:rPr>
                <w:rStyle w:val="Hyperlink"/>
                <w:noProof/>
              </w:rPr>
            </w:rPrChange>
          </w:rPr>
          <w:delText xml:space="preserve">Figure 1 Conceptualization of a </w:delText>
        </w:r>
        <w:r w:rsidR="00390006" w:rsidRPr="008D57BB" w:rsidDel="008D57BB">
          <w:rPr>
            <w:noProof/>
            <w:rPrChange w:id="550" w:author="v2srivas" w:date="2017-04-06T11:31:00Z">
              <w:rPr>
                <w:rStyle w:val="Hyperlink"/>
                <w:noProof/>
              </w:rPr>
            </w:rPrChange>
          </w:rPr>
          <w:delText>Recommender System</w:delText>
        </w:r>
        <w:r w:rsidDel="008D57BB">
          <w:rPr>
            <w:noProof/>
            <w:webHidden/>
          </w:rPr>
          <w:tab/>
        </w:r>
        <w:r w:rsidR="00823832" w:rsidDel="008D57BB">
          <w:rPr>
            <w:b/>
            <w:bCs/>
            <w:noProof/>
            <w:webHidden/>
          </w:rPr>
          <w:delText>Error! Bookmark not defined.</w:delText>
        </w:r>
      </w:del>
    </w:p>
    <w:p w:rsidR="00EC59C4" w:rsidDel="008D57BB" w:rsidRDefault="00EC59C4">
      <w:pPr>
        <w:pStyle w:val="TableofFigures"/>
        <w:tabs>
          <w:tab w:val="right" w:leader="dot" w:pos="8990"/>
        </w:tabs>
        <w:rPr>
          <w:del w:id="551" w:author="v2srivas" w:date="2017-04-06T11:31:00Z"/>
          <w:rFonts w:asciiTheme="minorHAnsi" w:eastAsiaTheme="minorEastAsia" w:hAnsiTheme="minorHAnsi" w:cstheme="minorBidi"/>
          <w:noProof/>
          <w:szCs w:val="22"/>
          <w:lang w:val="en-CA" w:eastAsia="en-CA"/>
        </w:rPr>
      </w:pPr>
      <w:del w:id="552" w:author="v2srivas" w:date="2017-04-06T11:31:00Z">
        <w:r w:rsidRPr="008D57BB" w:rsidDel="008D57BB">
          <w:rPr>
            <w:noProof/>
            <w:rPrChange w:id="553" w:author="v2srivas" w:date="2017-04-06T11:31:00Z">
              <w:rPr>
                <w:rStyle w:val="Hyperlink"/>
                <w:noProof/>
              </w:rPr>
            </w:rPrChange>
          </w:rPr>
          <w:delText xml:space="preserve"> Figure 2 Proposed Approach</w:delText>
        </w:r>
        <w:r w:rsidDel="008D57BB">
          <w:rPr>
            <w:noProof/>
            <w:webHidden/>
          </w:rPr>
          <w:tab/>
        </w:r>
        <w:r w:rsidR="00823832" w:rsidDel="008D57BB">
          <w:rPr>
            <w:noProof/>
            <w:webHidden/>
          </w:rPr>
          <w:delText>23</w:delText>
        </w:r>
      </w:del>
    </w:p>
    <w:p w:rsidR="00EC59C4" w:rsidDel="008D57BB" w:rsidRDefault="00EC59C4">
      <w:pPr>
        <w:pStyle w:val="TableofFigures"/>
        <w:tabs>
          <w:tab w:val="right" w:leader="dot" w:pos="8990"/>
        </w:tabs>
        <w:rPr>
          <w:del w:id="554" w:author="v2srivas" w:date="2017-04-06T11:31:00Z"/>
          <w:rFonts w:asciiTheme="minorHAnsi" w:eastAsiaTheme="minorEastAsia" w:hAnsiTheme="minorHAnsi" w:cstheme="minorBidi"/>
          <w:noProof/>
          <w:szCs w:val="22"/>
          <w:lang w:val="en-CA" w:eastAsia="en-CA"/>
        </w:rPr>
      </w:pPr>
      <w:del w:id="555" w:author="v2srivas" w:date="2017-04-06T11:31:00Z">
        <w:r w:rsidRPr="008D57BB" w:rsidDel="008D57BB">
          <w:rPr>
            <w:noProof/>
            <w:rPrChange w:id="556" w:author="v2srivas" w:date="2017-04-06T11:31:00Z">
              <w:rPr>
                <w:rStyle w:val="Hyperlink"/>
                <w:noProof/>
              </w:rPr>
            </w:rPrChange>
          </w:rPr>
          <w:delText>Figure 3 Proposed Approach</w:delText>
        </w:r>
        <w:r w:rsidDel="008D57BB">
          <w:rPr>
            <w:noProof/>
            <w:webHidden/>
          </w:rPr>
          <w:tab/>
        </w:r>
        <w:r w:rsidR="00823832" w:rsidDel="008D57BB">
          <w:rPr>
            <w:noProof/>
            <w:webHidden/>
          </w:rPr>
          <w:delText>27</w:delText>
        </w:r>
      </w:del>
    </w:p>
    <w:p w:rsidR="00EC59C4" w:rsidDel="008D57BB" w:rsidRDefault="00EC59C4">
      <w:pPr>
        <w:pStyle w:val="TableofFigures"/>
        <w:tabs>
          <w:tab w:val="right" w:leader="dot" w:pos="8990"/>
        </w:tabs>
        <w:rPr>
          <w:del w:id="557" w:author="v2srivas" w:date="2017-04-06T11:31:00Z"/>
          <w:rFonts w:asciiTheme="minorHAnsi" w:eastAsiaTheme="minorEastAsia" w:hAnsiTheme="minorHAnsi" w:cstheme="minorBidi"/>
          <w:noProof/>
          <w:szCs w:val="22"/>
          <w:lang w:val="en-CA" w:eastAsia="en-CA"/>
        </w:rPr>
      </w:pPr>
      <w:del w:id="558" w:author="v2srivas" w:date="2017-04-06T11:31:00Z">
        <w:r w:rsidRPr="008D57BB" w:rsidDel="008D57BB">
          <w:rPr>
            <w:noProof/>
            <w:rPrChange w:id="559" w:author="v2srivas" w:date="2017-04-06T11:31:00Z">
              <w:rPr>
                <w:rStyle w:val="Hyperlink"/>
                <w:noProof/>
              </w:rPr>
            </w:rPrChange>
          </w:rPr>
          <w:delText xml:space="preserve">Figure 4 Relationship </w:delText>
        </w:r>
      </w:del>
      <w:ins w:id="560" w:author="palencar1-pc.cs" w:date="2017-04-05T13:13:00Z">
        <w:del w:id="561" w:author="v2srivas" w:date="2017-04-06T11:31:00Z">
          <w:r w:rsidR="001D145A" w:rsidRPr="008D57BB" w:rsidDel="008D57BB">
            <w:rPr>
              <w:noProof/>
              <w:rPrChange w:id="562" w:author="v2srivas" w:date="2017-04-06T11:31:00Z">
                <w:rPr>
                  <w:rStyle w:val="Hyperlink"/>
                  <w:noProof/>
                </w:rPr>
              </w:rPrChange>
            </w:rPr>
            <w:delText>M</w:delText>
          </w:r>
        </w:del>
      </w:ins>
      <w:del w:id="563" w:author="v2srivas" w:date="2017-04-06T11:31:00Z">
        <w:r w:rsidRPr="008D57BB" w:rsidDel="008D57BB">
          <w:rPr>
            <w:noProof/>
            <w:rPrChange w:id="564" w:author="v2srivas" w:date="2017-04-06T11:31:00Z">
              <w:rPr>
                <w:rStyle w:val="Hyperlink"/>
                <w:noProof/>
              </w:rPr>
            </w:rPrChange>
          </w:rPr>
          <w:delText xml:space="preserve">model for </w:delText>
        </w:r>
      </w:del>
      <w:ins w:id="565" w:author="palencar1-pc.cs" w:date="2017-04-05T13:13:00Z">
        <w:del w:id="566" w:author="v2srivas" w:date="2017-04-06T11:31:00Z">
          <w:r w:rsidR="001D145A" w:rsidRPr="008D57BB" w:rsidDel="008D57BB">
            <w:rPr>
              <w:noProof/>
              <w:rPrChange w:id="567" w:author="v2srivas" w:date="2017-04-06T11:31:00Z">
                <w:rPr>
                  <w:rStyle w:val="Hyperlink"/>
                  <w:noProof/>
                </w:rPr>
              </w:rPrChange>
            </w:rPr>
            <w:delText>S</w:delText>
          </w:r>
        </w:del>
      </w:ins>
      <w:del w:id="568" w:author="v2srivas" w:date="2017-04-06T11:31:00Z">
        <w:r w:rsidRPr="008D57BB" w:rsidDel="008D57BB">
          <w:rPr>
            <w:noProof/>
            <w:rPrChange w:id="569" w:author="v2srivas" w:date="2017-04-06T11:31:00Z">
              <w:rPr>
                <w:rStyle w:val="Hyperlink"/>
                <w:noProof/>
              </w:rPr>
            </w:rPrChange>
          </w:rPr>
          <w:delText>subsystems</w:delText>
        </w:r>
        <w:r w:rsidDel="008D57BB">
          <w:rPr>
            <w:noProof/>
            <w:webHidden/>
          </w:rPr>
          <w:tab/>
        </w:r>
        <w:r w:rsidR="00823832" w:rsidDel="008D57BB">
          <w:rPr>
            <w:noProof/>
            <w:webHidden/>
          </w:rPr>
          <w:delText>28</w:delText>
        </w:r>
      </w:del>
    </w:p>
    <w:p w:rsidR="00EC59C4" w:rsidDel="008D57BB" w:rsidRDefault="00EC59C4">
      <w:pPr>
        <w:pStyle w:val="TableofFigures"/>
        <w:tabs>
          <w:tab w:val="right" w:leader="dot" w:pos="8990"/>
        </w:tabs>
        <w:rPr>
          <w:del w:id="570" w:author="v2srivas" w:date="2017-04-06T11:31:00Z"/>
          <w:rFonts w:asciiTheme="minorHAnsi" w:eastAsiaTheme="minorEastAsia" w:hAnsiTheme="minorHAnsi" w:cstheme="minorBidi"/>
          <w:noProof/>
          <w:szCs w:val="22"/>
          <w:lang w:val="en-CA" w:eastAsia="en-CA"/>
        </w:rPr>
      </w:pPr>
      <w:del w:id="571" w:author="v2srivas" w:date="2017-04-06T11:31:00Z">
        <w:r w:rsidRPr="008D57BB" w:rsidDel="008D57BB">
          <w:rPr>
            <w:noProof/>
            <w:rPrChange w:id="572" w:author="v2srivas" w:date="2017-04-06T11:31:00Z">
              <w:rPr>
                <w:rStyle w:val="Hyperlink"/>
                <w:noProof/>
              </w:rPr>
            </w:rPrChange>
          </w:rPr>
          <w:delText xml:space="preserve">Figure 5 Goal </w:delText>
        </w:r>
      </w:del>
      <w:ins w:id="573" w:author="palencar1-pc.cs" w:date="2017-04-05T13:13:00Z">
        <w:del w:id="574" w:author="v2srivas" w:date="2017-04-06T11:31:00Z">
          <w:r w:rsidR="001D145A" w:rsidRPr="008D57BB" w:rsidDel="008D57BB">
            <w:rPr>
              <w:noProof/>
              <w:rPrChange w:id="575" w:author="v2srivas" w:date="2017-04-06T11:31:00Z">
                <w:rPr>
                  <w:rStyle w:val="Hyperlink"/>
                  <w:noProof/>
                </w:rPr>
              </w:rPrChange>
            </w:rPr>
            <w:delText>M</w:delText>
          </w:r>
        </w:del>
      </w:ins>
      <w:del w:id="576" w:author="v2srivas" w:date="2017-04-06T11:31:00Z">
        <w:r w:rsidRPr="008D57BB" w:rsidDel="008D57BB">
          <w:rPr>
            <w:noProof/>
            <w:rPrChange w:id="577" w:author="v2srivas" w:date="2017-04-06T11:31:00Z">
              <w:rPr>
                <w:rStyle w:val="Hyperlink"/>
                <w:noProof/>
              </w:rPr>
            </w:rPrChange>
          </w:rPr>
          <w:delText xml:space="preserve">model for the </w:delText>
        </w:r>
      </w:del>
      <w:ins w:id="578" w:author="palencar1-pc.cs" w:date="2017-04-05T13:13:00Z">
        <w:del w:id="579" w:author="v2srivas" w:date="2017-04-06T11:31:00Z">
          <w:r w:rsidR="001D145A" w:rsidRPr="008D57BB" w:rsidDel="008D57BB">
            <w:rPr>
              <w:noProof/>
              <w:rPrChange w:id="580" w:author="v2srivas" w:date="2017-04-06T11:31:00Z">
                <w:rPr>
                  <w:rStyle w:val="Hyperlink"/>
                  <w:noProof/>
                </w:rPr>
              </w:rPrChange>
            </w:rPr>
            <w:delText>D</w:delText>
          </w:r>
        </w:del>
      </w:ins>
      <w:del w:id="581" w:author="v2srivas" w:date="2017-04-06T11:31:00Z">
        <w:r w:rsidRPr="008D57BB" w:rsidDel="008D57BB">
          <w:rPr>
            <w:noProof/>
            <w:rPrChange w:id="582" w:author="v2srivas" w:date="2017-04-06T11:31:00Z">
              <w:rPr>
                <w:rStyle w:val="Hyperlink"/>
                <w:noProof/>
              </w:rPr>
            </w:rPrChange>
          </w:rPr>
          <w:delText xml:space="preserve">data </w:delText>
        </w:r>
      </w:del>
      <w:ins w:id="583" w:author="palencar1-pc.cs" w:date="2017-04-05T13:13:00Z">
        <w:del w:id="584" w:author="v2srivas" w:date="2017-04-06T11:31:00Z">
          <w:r w:rsidR="001D145A" w:rsidRPr="008D57BB" w:rsidDel="008D57BB">
            <w:rPr>
              <w:noProof/>
              <w:rPrChange w:id="585" w:author="v2srivas" w:date="2017-04-06T11:31:00Z">
                <w:rPr>
                  <w:rStyle w:val="Hyperlink"/>
                  <w:noProof/>
                </w:rPr>
              </w:rPrChange>
            </w:rPr>
            <w:delText>A</w:delText>
          </w:r>
        </w:del>
      </w:ins>
      <w:del w:id="586" w:author="v2srivas" w:date="2017-04-06T11:31:00Z">
        <w:r w:rsidRPr="008D57BB" w:rsidDel="008D57BB">
          <w:rPr>
            <w:noProof/>
            <w:rPrChange w:id="587" w:author="v2srivas" w:date="2017-04-06T11:31:00Z">
              <w:rPr>
                <w:rStyle w:val="Hyperlink"/>
                <w:noProof/>
              </w:rPr>
            </w:rPrChange>
          </w:rPr>
          <w:delText xml:space="preserve">agent and the </w:delText>
        </w:r>
      </w:del>
      <w:ins w:id="588" w:author="palencar1-pc.cs" w:date="2017-04-05T13:14:00Z">
        <w:del w:id="589" w:author="v2srivas" w:date="2017-04-06T11:31:00Z">
          <w:r w:rsidR="001D145A" w:rsidRPr="008D57BB" w:rsidDel="008D57BB">
            <w:rPr>
              <w:noProof/>
              <w:rPrChange w:id="590" w:author="v2srivas" w:date="2017-04-06T11:31:00Z">
                <w:rPr>
                  <w:rStyle w:val="Hyperlink"/>
                  <w:noProof/>
                </w:rPr>
              </w:rPrChange>
            </w:rPr>
            <w:delText>A</w:delText>
          </w:r>
        </w:del>
      </w:ins>
      <w:del w:id="591" w:author="v2srivas" w:date="2017-04-06T11:31:00Z">
        <w:r w:rsidRPr="008D57BB" w:rsidDel="008D57BB">
          <w:rPr>
            <w:noProof/>
            <w:rPrChange w:id="592" w:author="v2srivas" w:date="2017-04-06T11:31:00Z">
              <w:rPr>
                <w:rStyle w:val="Hyperlink"/>
                <w:noProof/>
              </w:rPr>
            </w:rPrChange>
          </w:rPr>
          <w:delText xml:space="preserve">aggregator </w:delText>
        </w:r>
      </w:del>
      <w:ins w:id="593" w:author="palencar1-pc.cs" w:date="2017-04-05T13:14:00Z">
        <w:del w:id="594" w:author="v2srivas" w:date="2017-04-06T11:31:00Z">
          <w:r w:rsidR="001D145A" w:rsidRPr="008D57BB" w:rsidDel="008D57BB">
            <w:rPr>
              <w:noProof/>
              <w:rPrChange w:id="595" w:author="v2srivas" w:date="2017-04-06T11:31:00Z">
                <w:rPr>
                  <w:rStyle w:val="Hyperlink"/>
                  <w:noProof/>
                </w:rPr>
              </w:rPrChange>
            </w:rPr>
            <w:delText>A</w:delText>
          </w:r>
        </w:del>
      </w:ins>
      <w:del w:id="596" w:author="v2srivas" w:date="2017-04-06T11:31:00Z">
        <w:r w:rsidRPr="008D57BB" w:rsidDel="008D57BB">
          <w:rPr>
            <w:noProof/>
            <w:rPrChange w:id="597" w:author="v2srivas" w:date="2017-04-06T11:31:00Z">
              <w:rPr>
                <w:rStyle w:val="Hyperlink"/>
                <w:noProof/>
              </w:rPr>
            </w:rPrChange>
          </w:rPr>
          <w:delText>agent</w:delText>
        </w:r>
        <w:r w:rsidDel="008D57BB">
          <w:rPr>
            <w:noProof/>
            <w:webHidden/>
          </w:rPr>
          <w:tab/>
        </w:r>
        <w:r w:rsidR="00823832" w:rsidDel="008D57BB">
          <w:rPr>
            <w:noProof/>
            <w:webHidden/>
          </w:rPr>
          <w:delText>29</w:delText>
        </w:r>
      </w:del>
    </w:p>
    <w:p w:rsidR="00EC59C4" w:rsidDel="008D57BB" w:rsidRDefault="00EC59C4">
      <w:pPr>
        <w:pStyle w:val="TableofFigures"/>
        <w:tabs>
          <w:tab w:val="right" w:leader="dot" w:pos="8990"/>
        </w:tabs>
        <w:rPr>
          <w:del w:id="598" w:author="v2srivas" w:date="2017-04-06T11:31:00Z"/>
          <w:rFonts w:asciiTheme="minorHAnsi" w:eastAsiaTheme="minorEastAsia" w:hAnsiTheme="minorHAnsi" w:cstheme="minorBidi"/>
          <w:noProof/>
          <w:szCs w:val="22"/>
          <w:lang w:val="en-CA" w:eastAsia="en-CA"/>
        </w:rPr>
      </w:pPr>
      <w:del w:id="599" w:author="v2srivas" w:date="2017-04-06T11:31:00Z">
        <w:r w:rsidRPr="008D57BB" w:rsidDel="008D57BB">
          <w:rPr>
            <w:noProof/>
            <w:rPrChange w:id="600" w:author="v2srivas" w:date="2017-04-06T11:31:00Z">
              <w:rPr>
                <w:rStyle w:val="Hyperlink"/>
                <w:noProof/>
              </w:rPr>
            </w:rPrChange>
          </w:rPr>
          <w:delText xml:space="preserve">Figure 6 Goal </w:delText>
        </w:r>
      </w:del>
      <w:ins w:id="601" w:author="palencar1-pc.cs" w:date="2017-04-05T13:14:00Z">
        <w:del w:id="602" w:author="v2srivas" w:date="2017-04-06T11:31:00Z">
          <w:r w:rsidR="001D145A" w:rsidRPr="008D57BB" w:rsidDel="008D57BB">
            <w:rPr>
              <w:noProof/>
              <w:rPrChange w:id="603" w:author="v2srivas" w:date="2017-04-06T11:31:00Z">
                <w:rPr>
                  <w:rStyle w:val="Hyperlink"/>
                  <w:noProof/>
                </w:rPr>
              </w:rPrChange>
            </w:rPr>
            <w:delText>M</w:delText>
          </w:r>
        </w:del>
      </w:ins>
      <w:del w:id="604" w:author="v2srivas" w:date="2017-04-06T11:31:00Z">
        <w:r w:rsidRPr="008D57BB" w:rsidDel="008D57BB">
          <w:rPr>
            <w:noProof/>
            <w:rPrChange w:id="605" w:author="v2srivas" w:date="2017-04-06T11:31:00Z">
              <w:rPr>
                <w:rStyle w:val="Hyperlink"/>
                <w:noProof/>
              </w:rPr>
            </w:rPrChange>
          </w:rPr>
          <w:delText xml:space="preserve">model for the </w:delText>
        </w:r>
      </w:del>
      <w:ins w:id="606" w:author="palencar1-pc.cs" w:date="2017-04-05T13:14:00Z">
        <w:del w:id="607" w:author="v2srivas" w:date="2017-04-06T11:31:00Z">
          <w:r w:rsidR="001D145A" w:rsidRPr="008D57BB" w:rsidDel="008D57BB">
            <w:rPr>
              <w:noProof/>
              <w:rPrChange w:id="608" w:author="v2srivas" w:date="2017-04-06T11:31:00Z">
                <w:rPr>
                  <w:rStyle w:val="Hyperlink"/>
                  <w:noProof/>
                </w:rPr>
              </w:rPrChange>
            </w:rPr>
            <w:delText>U</w:delText>
          </w:r>
        </w:del>
      </w:ins>
      <w:del w:id="609" w:author="v2srivas" w:date="2017-04-06T11:31:00Z">
        <w:r w:rsidRPr="008D57BB" w:rsidDel="008D57BB">
          <w:rPr>
            <w:noProof/>
            <w:rPrChange w:id="610" w:author="v2srivas" w:date="2017-04-06T11:31:00Z">
              <w:rPr>
                <w:rStyle w:val="Hyperlink"/>
                <w:noProof/>
              </w:rPr>
            </w:rPrChange>
          </w:rPr>
          <w:delText xml:space="preserve">user </w:delText>
        </w:r>
      </w:del>
      <w:ins w:id="611" w:author="palencar1-pc.cs" w:date="2017-04-05T13:14:00Z">
        <w:del w:id="612" w:author="v2srivas" w:date="2017-04-06T11:31:00Z">
          <w:r w:rsidR="001D145A" w:rsidRPr="008D57BB" w:rsidDel="008D57BB">
            <w:rPr>
              <w:noProof/>
              <w:rPrChange w:id="613" w:author="v2srivas" w:date="2017-04-06T11:31:00Z">
                <w:rPr>
                  <w:rStyle w:val="Hyperlink"/>
                  <w:noProof/>
                </w:rPr>
              </w:rPrChange>
            </w:rPr>
            <w:delText>P</w:delText>
          </w:r>
        </w:del>
      </w:ins>
      <w:del w:id="614" w:author="v2srivas" w:date="2017-04-06T11:31:00Z">
        <w:r w:rsidRPr="008D57BB" w:rsidDel="008D57BB">
          <w:rPr>
            <w:noProof/>
            <w:rPrChange w:id="615" w:author="v2srivas" w:date="2017-04-06T11:31:00Z">
              <w:rPr>
                <w:rStyle w:val="Hyperlink"/>
                <w:noProof/>
              </w:rPr>
            </w:rPrChange>
          </w:rPr>
          <w:delText xml:space="preserve">privacy </w:delText>
        </w:r>
      </w:del>
      <w:ins w:id="616" w:author="palencar1-pc.cs" w:date="2017-04-05T13:14:00Z">
        <w:del w:id="617" w:author="v2srivas" w:date="2017-04-06T11:31:00Z">
          <w:r w:rsidR="001D145A" w:rsidRPr="008D57BB" w:rsidDel="008D57BB">
            <w:rPr>
              <w:noProof/>
              <w:rPrChange w:id="618" w:author="v2srivas" w:date="2017-04-06T11:31:00Z">
                <w:rPr>
                  <w:rStyle w:val="Hyperlink"/>
                  <w:noProof/>
                </w:rPr>
              </w:rPrChange>
            </w:rPr>
            <w:delText>A</w:delText>
          </w:r>
        </w:del>
      </w:ins>
      <w:del w:id="619" w:author="v2srivas" w:date="2017-04-06T11:31:00Z">
        <w:r w:rsidRPr="008D57BB" w:rsidDel="008D57BB">
          <w:rPr>
            <w:noProof/>
            <w:rPrChange w:id="620" w:author="v2srivas" w:date="2017-04-06T11:31:00Z">
              <w:rPr>
                <w:rStyle w:val="Hyperlink"/>
                <w:noProof/>
              </w:rPr>
            </w:rPrChange>
          </w:rPr>
          <w:delText>agent</w:delText>
        </w:r>
        <w:r w:rsidDel="008D57BB">
          <w:rPr>
            <w:noProof/>
            <w:webHidden/>
          </w:rPr>
          <w:tab/>
        </w:r>
        <w:r w:rsidR="00823832" w:rsidDel="008D57BB">
          <w:rPr>
            <w:noProof/>
            <w:webHidden/>
          </w:rPr>
          <w:delText>30</w:delText>
        </w:r>
      </w:del>
    </w:p>
    <w:p w:rsidR="00EC59C4" w:rsidDel="008D57BB" w:rsidRDefault="00EC59C4">
      <w:pPr>
        <w:pStyle w:val="TableofFigures"/>
        <w:tabs>
          <w:tab w:val="right" w:leader="dot" w:pos="8990"/>
        </w:tabs>
        <w:rPr>
          <w:del w:id="621" w:author="v2srivas" w:date="2017-04-06T11:31:00Z"/>
          <w:rFonts w:asciiTheme="minorHAnsi" w:eastAsiaTheme="minorEastAsia" w:hAnsiTheme="minorHAnsi" w:cstheme="minorBidi"/>
          <w:noProof/>
          <w:szCs w:val="22"/>
          <w:lang w:val="en-CA" w:eastAsia="en-CA"/>
        </w:rPr>
      </w:pPr>
      <w:del w:id="622" w:author="v2srivas" w:date="2017-04-06T11:31:00Z">
        <w:r w:rsidRPr="008D57BB" w:rsidDel="008D57BB">
          <w:rPr>
            <w:noProof/>
            <w:rPrChange w:id="623" w:author="v2srivas" w:date="2017-04-06T11:31:00Z">
              <w:rPr>
                <w:rStyle w:val="Hyperlink"/>
                <w:noProof/>
              </w:rPr>
            </w:rPrChange>
          </w:rPr>
          <w:delText xml:space="preserve">Figure 7 Goal </w:delText>
        </w:r>
      </w:del>
      <w:ins w:id="624" w:author="palencar1-pc.cs" w:date="2017-04-05T13:14:00Z">
        <w:del w:id="625" w:author="v2srivas" w:date="2017-04-06T11:31:00Z">
          <w:r w:rsidR="001D145A" w:rsidRPr="008D57BB" w:rsidDel="008D57BB">
            <w:rPr>
              <w:noProof/>
              <w:rPrChange w:id="626" w:author="v2srivas" w:date="2017-04-06T11:31:00Z">
                <w:rPr>
                  <w:rStyle w:val="Hyperlink"/>
                  <w:noProof/>
                </w:rPr>
              </w:rPrChange>
            </w:rPr>
            <w:delText>M</w:delText>
          </w:r>
        </w:del>
      </w:ins>
      <w:del w:id="627" w:author="v2srivas" w:date="2017-04-06T11:31:00Z">
        <w:r w:rsidRPr="008D57BB" w:rsidDel="008D57BB">
          <w:rPr>
            <w:noProof/>
            <w:rPrChange w:id="628" w:author="v2srivas" w:date="2017-04-06T11:31:00Z">
              <w:rPr>
                <w:rStyle w:val="Hyperlink"/>
                <w:noProof/>
              </w:rPr>
            </w:rPrChange>
          </w:rPr>
          <w:delText xml:space="preserve">model for the User Risk </w:delText>
        </w:r>
      </w:del>
      <w:ins w:id="629" w:author="palencar1-pc.cs" w:date="2017-04-05T13:14:00Z">
        <w:del w:id="630" w:author="v2srivas" w:date="2017-04-06T11:31:00Z">
          <w:r w:rsidR="001D145A" w:rsidRPr="008D57BB" w:rsidDel="008D57BB">
            <w:rPr>
              <w:noProof/>
              <w:rPrChange w:id="631" w:author="v2srivas" w:date="2017-04-06T11:31:00Z">
                <w:rPr>
                  <w:rStyle w:val="Hyperlink"/>
                  <w:noProof/>
                </w:rPr>
              </w:rPrChange>
            </w:rPr>
            <w:delText>and</w:delText>
          </w:r>
        </w:del>
      </w:ins>
      <w:del w:id="632" w:author="v2srivas" w:date="2017-04-06T11:31:00Z">
        <w:r w:rsidRPr="008D57BB" w:rsidDel="008D57BB">
          <w:rPr>
            <w:noProof/>
            <w:rPrChange w:id="633" w:author="v2srivas" w:date="2017-04-06T11:31:00Z">
              <w:rPr>
                <w:rStyle w:val="Hyperlink"/>
                <w:noProof/>
              </w:rPr>
            </w:rPrChange>
          </w:rPr>
          <w:delText xml:space="preserve">&amp; Context Analyzer </w:delText>
        </w:r>
      </w:del>
      <w:ins w:id="634" w:author="palencar1-pc.cs" w:date="2017-04-05T13:14:00Z">
        <w:del w:id="635" w:author="v2srivas" w:date="2017-04-06T11:31:00Z">
          <w:r w:rsidR="001D145A" w:rsidRPr="008D57BB" w:rsidDel="008D57BB">
            <w:rPr>
              <w:noProof/>
              <w:rPrChange w:id="636" w:author="v2srivas" w:date="2017-04-06T11:31:00Z">
                <w:rPr>
                  <w:rStyle w:val="Hyperlink"/>
                  <w:noProof/>
                </w:rPr>
              </w:rPrChange>
            </w:rPr>
            <w:delText>A</w:delText>
          </w:r>
        </w:del>
      </w:ins>
      <w:del w:id="637" w:author="v2srivas" w:date="2017-04-06T11:31:00Z">
        <w:r w:rsidRPr="008D57BB" w:rsidDel="008D57BB">
          <w:rPr>
            <w:noProof/>
            <w:rPrChange w:id="638" w:author="v2srivas" w:date="2017-04-06T11:31:00Z">
              <w:rPr>
                <w:rStyle w:val="Hyperlink"/>
                <w:noProof/>
              </w:rPr>
            </w:rPrChange>
          </w:rPr>
          <w:delText>agent</w:delText>
        </w:r>
        <w:r w:rsidDel="008D57BB">
          <w:rPr>
            <w:noProof/>
            <w:webHidden/>
          </w:rPr>
          <w:tab/>
        </w:r>
        <w:r w:rsidR="00823832" w:rsidDel="008D57BB">
          <w:rPr>
            <w:noProof/>
            <w:webHidden/>
          </w:rPr>
          <w:delText>31</w:delText>
        </w:r>
      </w:del>
    </w:p>
    <w:p w:rsidR="00EC59C4" w:rsidDel="008D57BB" w:rsidRDefault="00EC59C4">
      <w:pPr>
        <w:pStyle w:val="TableofFigures"/>
        <w:tabs>
          <w:tab w:val="right" w:leader="dot" w:pos="8990"/>
        </w:tabs>
        <w:rPr>
          <w:del w:id="639" w:author="v2srivas" w:date="2017-04-06T11:31:00Z"/>
          <w:rFonts w:asciiTheme="minorHAnsi" w:eastAsiaTheme="minorEastAsia" w:hAnsiTheme="minorHAnsi" w:cstheme="minorBidi"/>
          <w:noProof/>
          <w:szCs w:val="22"/>
          <w:lang w:val="en-CA" w:eastAsia="en-CA"/>
        </w:rPr>
      </w:pPr>
      <w:del w:id="640" w:author="v2srivas" w:date="2017-04-06T11:31:00Z">
        <w:r w:rsidRPr="008D57BB" w:rsidDel="008D57BB">
          <w:rPr>
            <w:noProof/>
            <w:rPrChange w:id="641" w:author="v2srivas" w:date="2017-04-06T11:31:00Z">
              <w:rPr>
                <w:rStyle w:val="Hyperlink"/>
                <w:noProof/>
              </w:rPr>
            </w:rPrChange>
          </w:rPr>
          <w:delText>Figure 8 System Goal Model</w:delText>
        </w:r>
        <w:r w:rsidDel="008D57BB">
          <w:rPr>
            <w:noProof/>
            <w:webHidden/>
          </w:rPr>
          <w:tab/>
        </w:r>
        <w:r w:rsidR="00823832" w:rsidDel="008D57BB">
          <w:rPr>
            <w:noProof/>
            <w:webHidden/>
          </w:rPr>
          <w:delText>33</w:delText>
        </w:r>
      </w:del>
    </w:p>
    <w:p w:rsidR="00EC59C4" w:rsidDel="008D57BB" w:rsidRDefault="00EC59C4">
      <w:pPr>
        <w:pStyle w:val="TableofFigures"/>
        <w:tabs>
          <w:tab w:val="right" w:leader="dot" w:pos="8990"/>
        </w:tabs>
        <w:rPr>
          <w:del w:id="642" w:author="v2srivas" w:date="2017-04-06T11:31:00Z"/>
          <w:rFonts w:asciiTheme="minorHAnsi" w:eastAsiaTheme="minorEastAsia" w:hAnsiTheme="minorHAnsi" w:cstheme="minorBidi"/>
          <w:noProof/>
          <w:szCs w:val="22"/>
          <w:lang w:val="en-CA" w:eastAsia="en-CA"/>
        </w:rPr>
      </w:pPr>
      <w:del w:id="643" w:author="v2srivas" w:date="2017-04-06T11:31:00Z">
        <w:r w:rsidRPr="008D57BB" w:rsidDel="008D57BB">
          <w:rPr>
            <w:noProof/>
            <w:rPrChange w:id="644" w:author="v2srivas" w:date="2017-04-06T11:31:00Z">
              <w:rPr>
                <w:rStyle w:val="Hyperlink"/>
                <w:noProof/>
              </w:rPr>
            </w:rPrChange>
          </w:rPr>
          <w:delText>Figure 9 Activity Diagram of Data Subsystem</w:delText>
        </w:r>
        <w:r w:rsidDel="008D57BB">
          <w:rPr>
            <w:noProof/>
            <w:webHidden/>
          </w:rPr>
          <w:tab/>
        </w:r>
        <w:r w:rsidR="00823832" w:rsidDel="008D57BB">
          <w:rPr>
            <w:noProof/>
            <w:webHidden/>
          </w:rPr>
          <w:delText>34</w:delText>
        </w:r>
      </w:del>
    </w:p>
    <w:p w:rsidR="00EC59C4" w:rsidDel="008D57BB" w:rsidRDefault="00EC59C4">
      <w:pPr>
        <w:pStyle w:val="TableofFigures"/>
        <w:tabs>
          <w:tab w:val="right" w:leader="dot" w:pos="8990"/>
        </w:tabs>
        <w:rPr>
          <w:del w:id="645" w:author="v2srivas" w:date="2017-04-06T11:31:00Z"/>
          <w:rFonts w:asciiTheme="minorHAnsi" w:eastAsiaTheme="minorEastAsia" w:hAnsiTheme="minorHAnsi" w:cstheme="minorBidi"/>
          <w:noProof/>
          <w:szCs w:val="22"/>
          <w:lang w:val="en-CA" w:eastAsia="en-CA"/>
        </w:rPr>
      </w:pPr>
      <w:del w:id="646" w:author="v2srivas" w:date="2017-04-06T11:31:00Z">
        <w:r w:rsidRPr="008D57BB" w:rsidDel="008D57BB">
          <w:rPr>
            <w:noProof/>
            <w:rPrChange w:id="647" w:author="v2srivas" w:date="2017-04-06T11:31:00Z">
              <w:rPr>
                <w:rStyle w:val="Hyperlink"/>
                <w:noProof/>
              </w:rPr>
            </w:rPrChange>
          </w:rPr>
          <w:delText>Figure 10 Activity diagram for the Privacy Agent</w:delText>
        </w:r>
        <w:r w:rsidDel="008D57BB">
          <w:rPr>
            <w:noProof/>
            <w:webHidden/>
          </w:rPr>
          <w:tab/>
        </w:r>
        <w:r w:rsidR="00823832" w:rsidDel="008D57BB">
          <w:rPr>
            <w:noProof/>
            <w:webHidden/>
          </w:rPr>
          <w:delText>35</w:delText>
        </w:r>
      </w:del>
    </w:p>
    <w:p w:rsidR="00EC59C4" w:rsidDel="008D57BB" w:rsidRDefault="00EC59C4">
      <w:pPr>
        <w:pStyle w:val="TableofFigures"/>
        <w:tabs>
          <w:tab w:val="right" w:leader="dot" w:pos="8990"/>
        </w:tabs>
        <w:rPr>
          <w:del w:id="648" w:author="v2srivas" w:date="2017-04-06T11:31:00Z"/>
          <w:rFonts w:asciiTheme="minorHAnsi" w:eastAsiaTheme="minorEastAsia" w:hAnsiTheme="minorHAnsi" w:cstheme="minorBidi"/>
          <w:noProof/>
          <w:szCs w:val="22"/>
          <w:lang w:val="en-CA" w:eastAsia="en-CA"/>
        </w:rPr>
      </w:pPr>
      <w:del w:id="649" w:author="v2srivas" w:date="2017-04-06T11:31:00Z">
        <w:r w:rsidRPr="008D57BB" w:rsidDel="008D57BB">
          <w:rPr>
            <w:noProof/>
            <w:rPrChange w:id="650" w:author="v2srivas" w:date="2017-04-06T11:31:00Z">
              <w:rPr>
                <w:rStyle w:val="Hyperlink"/>
                <w:noProof/>
              </w:rPr>
            </w:rPrChange>
          </w:rPr>
          <w:delText>Figure 11 Activity Diagram for the Risk Subsystem</w:delText>
        </w:r>
        <w:r w:rsidDel="008D57BB">
          <w:rPr>
            <w:noProof/>
            <w:webHidden/>
          </w:rPr>
          <w:tab/>
        </w:r>
        <w:r w:rsidR="00823832" w:rsidDel="008D57BB">
          <w:rPr>
            <w:noProof/>
            <w:webHidden/>
          </w:rPr>
          <w:delText>36</w:delText>
        </w:r>
      </w:del>
    </w:p>
    <w:p w:rsidR="00EC59C4" w:rsidDel="008D57BB" w:rsidRDefault="00EC59C4">
      <w:pPr>
        <w:pStyle w:val="TableofFigures"/>
        <w:tabs>
          <w:tab w:val="right" w:leader="dot" w:pos="8990"/>
        </w:tabs>
        <w:rPr>
          <w:del w:id="651" w:author="v2srivas" w:date="2017-04-06T11:31:00Z"/>
          <w:rFonts w:asciiTheme="minorHAnsi" w:eastAsiaTheme="minorEastAsia" w:hAnsiTheme="minorHAnsi" w:cstheme="minorBidi"/>
          <w:noProof/>
          <w:szCs w:val="22"/>
          <w:lang w:val="en-CA" w:eastAsia="en-CA"/>
        </w:rPr>
      </w:pPr>
      <w:del w:id="652" w:author="v2srivas" w:date="2017-04-06T11:31:00Z">
        <w:r w:rsidRPr="008D57BB" w:rsidDel="008D57BB">
          <w:rPr>
            <w:noProof/>
            <w:rPrChange w:id="653" w:author="v2srivas" w:date="2017-04-06T11:31:00Z">
              <w:rPr>
                <w:rStyle w:val="Hyperlink"/>
                <w:noProof/>
              </w:rPr>
            </w:rPrChange>
          </w:rPr>
          <w:delText xml:space="preserve">Figure 12 Complete Activity </w:delText>
        </w:r>
      </w:del>
      <w:ins w:id="654" w:author="palencar1-pc.cs" w:date="2017-04-05T13:14:00Z">
        <w:del w:id="655" w:author="v2srivas" w:date="2017-04-06T11:31:00Z">
          <w:r w:rsidR="001D145A" w:rsidRPr="008D57BB" w:rsidDel="008D57BB">
            <w:rPr>
              <w:noProof/>
              <w:rPrChange w:id="656" w:author="v2srivas" w:date="2017-04-06T11:31:00Z">
                <w:rPr>
                  <w:rStyle w:val="Hyperlink"/>
                  <w:noProof/>
                </w:rPr>
              </w:rPrChange>
            </w:rPr>
            <w:delText>M</w:delText>
          </w:r>
        </w:del>
      </w:ins>
      <w:del w:id="657" w:author="v2srivas" w:date="2017-04-06T11:31:00Z">
        <w:r w:rsidRPr="008D57BB" w:rsidDel="008D57BB">
          <w:rPr>
            <w:noProof/>
            <w:rPrChange w:id="658" w:author="v2srivas" w:date="2017-04-06T11:31:00Z">
              <w:rPr>
                <w:rStyle w:val="Hyperlink"/>
                <w:noProof/>
              </w:rPr>
            </w:rPrChange>
          </w:rPr>
          <w:delText xml:space="preserve">model of the </w:delText>
        </w:r>
      </w:del>
      <w:ins w:id="659" w:author="palencar1-pc.cs" w:date="2017-04-05T13:14:00Z">
        <w:del w:id="660" w:author="v2srivas" w:date="2017-04-06T11:31:00Z">
          <w:r w:rsidR="001D145A" w:rsidRPr="008D57BB" w:rsidDel="008D57BB">
            <w:rPr>
              <w:noProof/>
              <w:rPrChange w:id="661" w:author="v2srivas" w:date="2017-04-06T11:31:00Z">
                <w:rPr>
                  <w:rStyle w:val="Hyperlink"/>
                  <w:noProof/>
                </w:rPr>
              </w:rPrChange>
            </w:rPr>
            <w:delText>S</w:delText>
          </w:r>
        </w:del>
      </w:ins>
      <w:del w:id="662" w:author="v2srivas" w:date="2017-04-06T11:31:00Z">
        <w:r w:rsidRPr="008D57BB" w:rsidDel="008D57BB">
          <w:rPr>
            <w:noProof/>
            <w:rPrChange w:id="663" w:author="v2srivas" w:date="2017-04-06T11:31:00Z">
              <w:rPr>
                <w:rStyle w:val="Hyperlink"/>
                <w:noProof/>
              </w:rPr>
            </w:rPrChange>
          </w:rPr>
          <w:delText>system</w:delText>
        </w:r>
        <w:r w:rsidDel="008D57BB">
          <w:rPr>
            <w:noProof/>
            <w:webHidden/>
          </w:rPr>
          <w:tab/>
        </w:r>
        <w:r w:rsidR="00823832" w:rsidDel="008D57BB">
          <w:rPr>
            <w:noProof/>
            <w:webHidden/>
          </w:rPr>
          <w:delText>37</w:delText>
        </w:r>
      </w:del>
    </w:p>
    <w:p w:rsidR="00EC59C4" w:rsidDel="008D57BB" w:rsidRDefault="00EC59C4">
      <w:pPr>
        <w:pStyle w:val="TableofFigures"/>
        <w:tabs>
          <w:tab w:val="right" w:leader="dot" w:pos="8990"/>
        </w:tabs>
        <w:rPr>
          <w:del w:id="664" w:author="v2srivas" w:date="2017-04-06T11:31:00Z"/>
          <w:rFonts w:asciiTheme="minorHAnsi" w:eastAsiaTheme="minorEastAsia" w:hAnsiTheme="minorHAnsi" w:cstheme="minorBidi"/>
          <w:noProof/>
          <w:szCs w:val="22"/>
          <w:lang w:val="en-CA" w:eastAsia="en-CA"/>
        </w:rPr>
      </w:pPr>
      <w:del w:id="665" w:author="v2srivas" w:date="2017-04-06T11:31:00Z">
        <w:r w:rsidRPr="008D57BB" w:rsidDel="008D57BB">
          <w:rPr>
            <w:noProof/>
            <w:rPrChange w:id="666" w:author="v2srivas" w:date="2017-04-06T11:31:00Z">
              <w:rPr>
                <w:rStyle w:val="Hyperlink"/>
                <w:noProof/>
              </w:rPr>
            </w:rPrChange>
          </w:rPr>
          <w:delText xml:space="preserve">Figure 13 Data Subsystem </w:delText>
        </w:r>
      </w:del>
      <w:ins w:id="667" w:author="palencar1-pc.cs" w:date="2017-04-05T13:14:00Z">
        <w:del w:id="668" w:author="v2srivas" w:date="2017-04-06T11:31:00Z">
          <w:r w:rsidR="001D145A" w:rsidRPr="008D57BB" w:rsidDel="008D57BB">
            <w:rPr>
              <w:noProof/>
              <w:rPrChange w:id="669" w:author="v2srivas" w:date="2017-04-06T11:31:00Z">
                <w:rPr>
                  <w:rStyle w:val="Hyperlink"/>
                  <w:noProof/>
                </w:rPr>
              </w:rPrChange>
            </w:rPr>
            <w:delText>S</w:delText>
          </w:r>
        </w:del>
      </w:ins>
      <w:del w:id="670" w:author="v2srivas" w:date="2017-04-06T11:31:00Z">
        <w:r w:rsidRPr="008D57BB" w:rsidDel="008D57BB">
          <w:rPr>
            <w:noProof/>
            <w:rPrChange w:id="671" w:author="v2srivas" w:date="2017-04-06T11:31:00Z">
              <w:rPr>
                <w:rStyle w:val="Hyperlink"/>
                <w:noProof/>
              </w:rPr>
            </w:rPrChange>
          </w:rPr>
          <w:delText xml:space="preserve">sequence </w:delText>
        </w:r>
      </w:del>
      <w:ins w:id="672" w:author="palencar1-pc.cs" w:date="2017-04-05T13:15:00Z">
        <w:del w:id="673" w:author="v2srivas" w:date="2017-04-06T11:31:00Z">
          <w:r w:rsidR="001D145A" w:rsidRPr="008D57BB" w:rsidDel="008D57BB">
            <w:rPr>
              <w:noProof/>
              <w:rPrChange w:id="674" w:author="v2srivas" w:date="2017-04-06T11:31:00Z">
                <w:rPr>
                  <w:rStyle w:val="Hyperlink"/>
                  <w:noProof/>
                </w:rPr>
              </w:rPrChange>
            </w:rPr>
            <w:delText>D</w:delText>
          </w:r>
        </w:del>
      </w:ins>
      <w:del w:id="675" w:author="v2srivas" w:date="2017-04-06T11:31:00Z">
        <w:r w:rsidRPr="008D57BB" w:rsidDel="008D57BB">
          <w:rPr>
            <w:noProof/>
            <w:rPrChange w:id="676" w:author="v2srivas" w:date="2017-04-06T11:31:00Z">
              <w:rPr>
                <w:rStyle w:val="Hyperlink"/>
                <w:noProof/>
              </w:rPr>
            </w:rPrChange>
          </w:rPr>
          <w:delText>diagram</w:delText>
        </w:r>
        <w:r w:rsidDel="008D57BB">
          <w:rPr>
            <w:noProof/>
            <w:webHidden/>
          </w:rPr>
          <w:tab/>
        </w:r>
        <w:r w:rsidR="00823832" w:rsidDel="008D57BB">
          <w:rPr>
            <w:noProof/>
            <w:webHidden/>
          </w:rPr>
          <w:delText>38</w:delText>
        </w:r>
      </w:del>
    </w:p>
    <w:p w:rsidR="00EC59C4" w:rsidDel="008D57BB" w:rsidRDefault="00EC59C4">
      <w:pPr>
        <w:pStyle w:val="TableofFigures"/>
        <w:tabs>
          <w:tab w:val="right" w:leader="dot" w:pos="8990"/>
        </w:tabs>
        <w:rPr>
          <w:del w:id="677" w:author="v2srivas" w:date="2017-04-06T11:31:00Z"/>
          <w:rFonts w:asciiTheme="minorHAnsi" w:eastAsiaTheme="minorEastAsia" w:hAnsiTheme="minorHAnsi" w:cstheme="minorBidi"/>
          <w:noProof/>
          <w:szCs w:val="22"/>
          <w:lang w:val="en-CA" w:eastAsia="en-CA"/>
        </w:rPr>
      </w:pPr>
      <w:del w:id="678" w:author="v2srivas" w:date="2017-04-06T11:31:00Z">
        <w:r w:rsidRPr="008D57BB" w:rsidDel="008D57BB">
          <w:rPr>
            <w:noProof/>
            <w:rPrChange w:id="679" w:author="v2srivas" w:date="2017-04-06T11:31:00Z">
              <w:rPr>
                <w:rStyle w:val="Hyperlink"/>
                <w:noProof/>
              </w:rPr>
            </w:rPrChange>
          </w:rPr>
          <w:delText xml:space="preserve">Figure 14 Privacy </w:delText>
        </w:r>
      </w:del>
      <w:ins w:id="680" w:author="palencar1-pc.cs" w:date="2017-04-05T13:15:00Z">
        <w:del w:id="681" w:author="v2srivas" w:date="2017-04-06T11:31:00Z">
          <w:r w:rsidR="001D145A" w:rsidRPr="008D57BB" w:rsidDel="008D57BB">
            <w:rPr>
              <w:noProof/>
              <w:rPrChange w:id="682" w:author="v2srivas" w:date="2017-04-06T11:31:00Z">
                <w:rPr>
                  <w:rStyle w:val="Hyperlink"/>
                  <w:noProof/>
                </w:rPr>
              </w:rPrChange>
            </w:rPr>
            <w:delText>S</w:delText>
          </w:r>
        </w:del>
      </w:ins>
      <w:del w:id="683" w:author="v2srivas" w:date="2017-04-06T11:31:00Z">
        <w:r w:rsidRPr="008D57BB" w:rsidDel="008D57BB">
          <w:rPr>
            <w:noProof/>
            <w:rPrChange w:id="684" w:author="v2srivas" w:date="2017-04-06T11:31:00Z">
              <w:rPr>
                <w:rStyle w:val="Hyperlink"/>
                <w:noProof/>
              </w:rPr>
            </w:rPrChange>
          </w:rPr>
          <w:delText xml:space="preserve">subsystem </w:delText>
        </w:r>
      </w:del>
      <w:ins w:id="685" w:author="palencar1-pc.cs" w:date="2017-04-05T13:15:00Z">
        <w:del w:id="686" w:author="v2srivas" w:date="2017-04-06T11:31:00Z">
          <w:r w:rsidR="001D145A" w:rsidRPr="008D57BB" w:rsidDel="008D57BB">
            <w:rPr>
              <w:noProof/>
              <w:rPrChange w:id="687" w:author="v2srivas" w:date="2017-04-06T11:31:00Z">
                <w:rPr>
                  <w:rStyle w:val="Hyperlink"/>
                  <w:noProof/>
                </w:rPr>
              </w:rPrChange>
            </w:rPr>
            <w:delText>S</w:delText>
          </w:r>
        </w:del>
      </w:ins>
      <w:del w:id="688" w:author="v2srivas" w:date="2017-04-06T11:31:00Z">
        <w:r w:rsidRPr="008D57BB" w:rsidDel="008D57BB">
          <w:rPr>
            <w:noProof/>
            <w:rPrChange w:id="689" w:author="v2srivas" w:date="2017-04-06T11:31:00Z">
              <w:rPr>
                <w:rStyle w:val="Hyperlink"/>
                <w:noProof/>
              </w:rPr>
            </w:rPrChange>
          </w:rPr>
          <w:delText xml:space="preserve">sequence </w:delText>
        </w:r>
      </w:del>
      <w:ins w:id="690" w:author="palencar1-pc.cs" w:date="2017-04-05T13:15:00Z">
        <w:del w:id="691" w:author="v2srivas" w:date="2017-04-06T11:31:00Z">
          <w:r w:rsidR="001D145A" w:rsidRPr="008D57BB" w:rsidDel="008D57BB">
            <w:rPr>
              <w:noProof/>
              <w:rPrChange w:id="692" w:author="v2srivas" w:date="2017-04-06T11:31:00Z">
                <w:rPr>
                  <w:rStyle w:val="Hyperlink"/>
                  <w:noProof/>
                </w:rPr>
              </w:rPrChange>
            </w:rPr>
            <w:delText>D</w:delText>
          </w:r>
        </w:del>
      </w:ins>
      <w:del w:id="693" w:author="v2srivas" w:date="2017-04-06T11:31:00Z">
        <w:r w:rsidRPr="008D57BB" w:rsidDel="008D57BB">
          <w:rPr>
            <w:noProof/>
            <w:rPrChange w:id="694" w:author="v2srivas" w:date="2017-04-06T11:31:00Z">
              <w:rPr>
                <w:rStyle w:val="Hyperlink"/>
                <w:noProof/>
              </w:rPr>
            </w:rPrChange>
          </w:rPr>
          <w:delText>diagram</w:delText>
        </w:r>
        <w:r w:rsidDel="008D57BB">
          <w:rPr>
            <w:noProof/>
            <w:webHidden/>
          </w:rPr>
          <w:tab/>
        </w:r>
        <w:r w:rsidR="00823832" w:rsidDel="008D57BB">
          <w:rPr>
            <w:noProof/>
            <w:webHidden/>
          </w:rPr>
          <w:delText>39</w:delText>
        </w:r>
      </w:del>
    </w:p>
    <w:p w:rsidR="00EC59C4" w:rsidDel="008D57BB" w:rsidRDefault="00EC59C4">
      <w:pPr>
        <w:pStyle w:val="TableofFigures"/>
        <w:tabs>
          <w:tab w:val="right" w:leader="dot" w:pos="8990"/>
        </w:tabs>
        <w:rPr>
          <w:del w:id="695" w:author="v2srivas" w:date="2017-04-06T11:31:00Z"/>
          <w:rFonts w:asciiTheme="minorHAnsi" w:eastAsiaTheme="minorEastAsia" w:hAnsiTheme="minorHAnsi" w:cstheme="minorBidi"/>
          <w:noProof/>
          <w:szCs w:val="22"/>
          <w:lang w:val="en-CA" w:eastAsia="en-CA"/>
        </w:rPr>
      </w:pPr>
      <w:del w:id="696" w:author="v2srivas" w:date="2017-04-06T11:31:00Z">
        <w:r w:rsidRPr="008D57BB" w:rsidDel="008D57BB">
          <w:rPr>
            <w:noProof/>
            <w:rPrChange w:id="697" w:author="v2srivas" w:date="2017-04-06T11:31:00Z">
              <w:rPr>
                <w:rStyle w:val="Hyperlink"/>
                <w:noProof/>
              </w:rPr>
            </w:rPrChange>
          </w:rPr>
          <w:delText>Figure 15 Contextual Risk Subsystem Sequence Diagram</w:delText>
        </w:r>
        <w:r w:rsidDel="008D57BB">
          <w:rPr>
            <w:noProof/>
            <w:webHidden/>
          </w:rPr>
          <w:tab/>
        </w:r>
        <w:r w:rsidR="00823832" w:rsidDel="008D57BB">
          <w:rPr>
            <w:noProof/>
            <w:webHidden/>
          </w:rPr>
          <w:delText>41</w:delText>
        </w:r>
      </w:del>
    </w:p>
    <w:p w:rsidR="00EC59C4" w:rsidDel="008D57BB" w:rsidRDefault="00EC59C4">
      <w:pPr>
        <w:pStyle w:val="TableofFigures"/>
        <w:tabs>
          <w:tab w:val="right" w:leader="dot" w:pos="8990"/>
        </w:tabs>
        <w:rPr>
          <w:del w:id="698" w:author="v2srivas" w:date="2017-04-06T11:31:00Z"/>
          <w:rFonts w:asciiTheme="minorHAnsi" w:eastAsiaTheme="minorEastAsia" w:hAnsiTheme="minorHAnsi" w:cstheme="minorBidi"/>
          <w:noProof/>
          <w:szCs w:val="22"/>
          <w:lang w:val="en-CA" w:eastAsia="en-CA"/>
        </w:rPr>
      </w:pPr>
      <w:del w:id="699" w:author="v2srivas" w:date="2017-04-06T11:31:00Z">
        <w:r w:rsidRPr="008D57BB" w:rsidDel="008D57BB">
          <w:rPr>
            <w:noProof/>
            <w:rPrChange w:id="700" w:author="v2srivas" w:date="2017-04-06T11:31:00Z">
              <w:rPr>
                <w:rStyle w:val="Hyperlink"/>
                <w:noProof/>
              </w:rPr>
            </w:rPrChange>
          </w:rPr>
          <w:delText>Figure 16 Combined Sequence Diagram</w:delText>
        </w:r>
        <w:r w:rsidDel="008D57BB">
          <w:rPr>
            <w:noProof/>
            <w:webHidden/>
          </w:rPr>
          <w:tab/>
        </w:r>
        <w:r w:rsidR="00823832" w:rsidDel="008D57BB">
          <w:rPr>
            <w:noProof/>
            <w:webHidden/>
          </w:rPr>
          <w:delText>42</w:delText>
        </w:r>
      </w:del>
    </w:p>
    <w:p w:rsidR="00EC59C4" w:rsidDel="008D57BB" w:rsidRDefault="00EC59C4">
      <w:pPr>
        <w:pStyle w:val="TableofFigures"/>
        <w:tabs>
          <w:tab w:val="right" w:leader="dot" w:pos="8990"/>
        </w:tabs>
        <w:rPr>
          <w:del w:id="701" w:author="v2srivas" w:date="2017-04-06T11:31:00Z"/>
          <w:rFonts w:asciiTheme="minorHAnsi" w:eastAsiaTheme="minorEastAsia" w:hAnsiTheme="minorHAnsi" w:cstheme="minorBidi"/>
          <w:noProof/>
          <w:szCs w:val="22"/>
          <w:lang w:val="en-CA" w:eastAsia="en-CA"/>
        </w:rPr>
      </w:pPr>
      <w:del w:id="702" w:author="v2srivas" w:date="2017-04-06T11:31:00Z">
        <w:r w:rsidRPr="008D57BB" w:rsidDel="008D57BB">
          <w:rPr>
            <w:noProof/>
            <w:rPrChange w:id="703" w:author="v2srivas" w:date="2017-04-06T11:31:00Z">
              <w:rPr>
                <w:rStyle w:val="Hyperlink"/>
                <w:noProof/>
              </w:rPr>
            </w:rPrChange>
          </w:rPr>
          <w:delText>Figure 17 Graph Framework described in [9]</w:delText>
        </w:r>
        <w:r w:rsidDel="008D57BB">
          <w:rPr>
            <w:noProof/>
            <w:webHidden/>
          </w:rPr>
          <w:tab/>
        </w:r>
        <w:r w:rsidR="00823832" w:rsidDel="008D57BB">
          <w:rPr>
            <w:noProof/>
            <w:webHidden/>
          </w:rPr>
          <w:delText>45</w:delText>
        </w:r>
      </w:del>
    </w:p>
    <w:p w:rsidR="00EC59C4" w:rsidDel="008D57BB" w:rsidRDefault="00EC59C4">
      <w:pPr>
        <w:pStyle w:val="TableofFigures"/>
        <w:tabs>
          <w:tab w:val="right" w:leader="dot" w:pos="8990"/>
        </w:tabs>
        <w:rPr>
          <w:del w:id="704" w:author="v2srivas" w:date="2017-04-06T11:31:00Z"/>
          <w:rFonts w:asciiTheme="minorHAnsi" w:eastAsiaTheme="minorEastAsia" w:hAnsiTheme="minorHAnsi" w:cstheme="minorBidi"/>
          <w:noProof/>
          <w:szCs w:val="22"/>
          <w:lang w:val="en-CA" w:eastAsia="en-CA"/>
        </w:rPr>
      </w:pPr>
      <w:del w:id="705" w:author="v2srivas" w:date="2017-04-06T11:31:00Z">
        <w:r w:rsidRPr="008D57BB" w:rsidDel="008D57BB">
          <w:rPr>
            <w:noProof/>
            <w:rPrChange w:id="706" w:author="v2srivas" w:date="2017-04-06T11:31:00Z">
              <w:rPr>
                <w:rStyle w:val="Hyperlink"/>
                <w:noProof/>
              </w:rPr>
            </w:rPrChange>
          </w:rPr>
          <w:delText xml:space="preserve">Figure 18 Resume </w:delText>
        </w:r>
      </w:del>
      <w:ins w:id="707" w:author="palencar1-pc.cs" w:date="2017-04-05T13:15:00Z">
        <w:del w:id="708" w:author="v2srivas" w:date="2017-04-06T11:31:00Z">
          <w:r w:rsidR="001D145A" w:rsidRPr="008D57BB" w:rsidDel="008D57BB">
            <w:rPr>
              <w:noProof/>
              <w:rPrChange w:id="709" w:author="v2srivas" w:date="2017-04-06T11:31:00Z">
                <w:rPr>
                  <w:rStyle w:val="Hyperlink"/>
                  <w:noProof/>
                </w:rPr>
              </w:rPrChange>
            </w:rPr>
            <w:delText>M</w:delText>
          </w:r>
        </w:del>
      </w:ins>
      <w:del w:id="710" w:author="v2srivas" w:date="2017-04-06T11:31:00Z">
        <w:r w:rsidRPr="008D57BB" w:rsidDel="008D57BB">
          <w:rPr>
            <w:noProof/>
            <w:rPrChange w:id="711" w:author="v2srivas" w:date="2017-04-06T11:31:00Z">
              <w:rPr>
                <w:rStyle w:val="Hyperlink"/>
                <w:noProof/>
              </w:rPr>
            </w:rPrChange>
          </w:rPr>
          <w:delText>matcher System as described in [10]</w:delText>
        </w:r>
        <w:r w:rsidDel="008D57BB">
          <w:rPr>
            <w:noProof/>
            <w:webHidden/>
          </w:rPr>
          <w:tab/>
        </w:r>
        <w:r w:rsidR="00823832" w:rsidDel="008D57BB">
          <w:rPr>
            <w:noProof/>
            <w:webHidden/>
          </w:rPr>
          <w:delText>45</w:delText>
        </w:r>
      </w:del>
    </w:p>
    <w:p w:rsidR="00EC59C4" w:rsidDel="008D57BB" w:rsidRDefault="00EC59C4">
      <w:pPr>
        <w:pStyle w:val="TableofFigures"/>
        <w:tabs>
          <w:tab w:val="right" w:leader="dot" w:pos="8990"/>
        </w:tabs>
        <w:rPr>
          <w:del w:id="712" w:author="v2srivas" w:date="2017-04-06T11:31:00Z"/>
          <w:rFonts w:asciiTheme="minorHAnsi" w:eastAsiaTheme="minorEastAsia" w:hAnsiTheme="minorHAnsi" w:cstheme="minorBidi"/>
          <w:noProof/>
          <w:szCs w:val="22"/>
          <w:lang w:val="en-CA" w:eastAsia="en-CA"/>
        </w:rPr>
      </w:pPr>
      <w:del w:id="713" w:author="v2srivas" w:date="2017-04-06T11:31:00Z">
        <w:r w:rsidRPr="008D57BB" w:rsidDel="008D57BB">
          <w:rPr>
            <w:noProof/>
            <w:rPrChange w:id="714" w:author="v2srivas" w:date="2017-04-06T11:31:00Z">
              <w:rPr>
                <w:rStyle w:val="Hyperlink"/>
                <w:noProof/>
              </w:rPr>
            </w:rPrChange>
          </w:rPr>
          <w:delText>Figure 19 Information Processing Pipeline described in [10]</w:delText>
        </w:r>
        <w:r w:rsidDel="008D57BB">
          <w:rPr>
            <w:noProof/>
            <w:webHidden/>
          </w:rPr>
          <w:tab/>
        </w:r>
        <w:r w:rsidR="00823832" w:rsidDel="008D57BB">
          <w:rPr>
            <w:noProof/>
            <w:webHidden/>
          </w:rPr>
          <w:delText>46</w:delText>
        </w:r>
      </w:del>
    </w:p>
    <w:p w:rsidR="00EC59C4" w:rsidDel="008D57BB" w:rsidRDefault="00EC59C4">
      <w:pPr>
        <w:pStyle w:val="TableofFigures"/>
        <w:tabs>
          <w:tab w:val="right" w:leader="dot" w:pos="8990"/>
        </w:tabs>
        <w:rPr>
          <w:del w:id="715" w:author="v2srivas" w:date="2017-04-06T11:31:00Z"/>
          <w:rFonts w:asciiTheme="minorHAnsi" w:eastAsiaTheme="minorEastAsia" w:hAnsiTheme="minorHAnsi" w:cstheme="minorBidi"/>
          <w:noProof/>
          <w:szCs w:val="22"/>
          <w:lang w:val="en-CA" w:eastAsia="en-CA"/>
        </w:rPr>
      </w:pPr>
      <w:del w:id="716" w:author="v2srivas" w:date="2017-04-06T11:31:00Z">
        <w:r w:rsidRPr="008D57BB" w:rsidDel="008D57BB">
          <w:rPr>
            <w:noProof/>
            <w:rPrChange w:id="717" w:author="v2srivas" w:date="2017-04-06T11:31:00Z">
              <w:rPr>
                <w:rStyle w:val="Hyperlink"/>
                <w:noProof/>
              </w:rPr>
            </w:rPrChange>
          </w:rPr>
          <w:delText>Figure 20 Goal Model: Data Subsystem</w:delText>
        </w:r>
        <w:r w:rsidDel="008D57BB">
          <w:rPr>
            <w:noProof/>
            <w:webHidden/>
          </w:rPr>
          <w:tab/>
        </w:r>
        <w:r w:rsidR="00823832" w:rsidDel="008D57BB">
          <w:rPr>
            <w:noProof/>
            <w:webHidden/>
          </w:rPr>
          <w:delText>48</w:delText>
        </w:r>
      </w:del>
    </w:p>
    <w:p w:rsidR="00EC59C4" w:rsidDel="008D57BB" w:rsidRDefault="00EC59C4">
      <w:pPr>
        <w:pStyle w:val="TableofFigures"/>
        <w:tabs>
          <w:tab w:val="right" w:leader="dot" w:pos="8990"/>
        </w:tabs>
        <w:rPr>
          <w:del w:id="718" w:author="v2srivas" w:date="2017-04-06T11:31:00Z"/>
          <w:rFonts w:asciiTheme="minorHAnsi" w:eastAsiaTheme="minorEastAsia" w:hAnsiTheme="minorHAnsi" w:cstheme="minorBidi"/>
          <w:noProof/>
          <w:szCs w:val="22"/>
          <w:lang w:val="en-CA" w:eastAsia="en-CA"/>
        </w:rPr>
      </w:pPr>
      <w:del w:id="719" w:author="v2srivas" w:date="2017-04-06T11:31:00Z">
        <w:r w:rsidRPr="008D57BB" w:rsidDel="008D57BB">
          <w:rPr>
            <w:noProof/>
            <w:rPrChange w:id="720" w:author="v2srivas" w:date="2017-04-06T11:31:00Z">
              <w:rPr>
                <w:rStyle w:val="Hyperlink"/>
                <w:noProof/>
              </w:rPr>
            </w:rPrChange>
          </w:rPr>
          <w:delText>Figure 21 Goal Model: Privacy Subsystem</w:delText>
        </w:r>
        <w:r w:rsidDel="008D57BB">
          <w:rPr>
            <w:noProof/>
            <w:webHidden/>
          </w:rPr>
          <w:tab/>
        </w:r>
        <w:r w:rsidR="00823832" w:rsidDel="008D57BB">
          <w:rPr>
            <w:noProof/>
            <w:webHidden/>
          </w:rPr>
          <w:delText>49</w:delText>
        </w:r>
      </w:del>
    </w:p>
    <w:p w:rsidR="00EC59C4" w:rsidDel="008D57BB" w:rsidRDefault="00EC59C4">
      <w:pPr>
        <w:pStyle w:val="TableofFigures"/>
        <w:tabs>
          <w:tab w:val="right" w:leader="dot" w:pos="8990"/>
        </w:tabs>
        <w:rPr>
          <w:del w:id="721" w:author="v2srivas" w:date="2017-04-06T11:31:00Z"/>
          <w:rFonts w:asciiTheme="minorHAnsi" w:eastAsiaTheme="minorEastAsia" w:hAnsiTheme="minorHAnsi" w:cstheme="minorBidi"/>
          <w:noProof/>
          <w:szCs w:val="22"/>
          <w:lang w:val="en-CA" w:eastAsia="en-CA"/>
        </w:rPr>
      </w:pPr>
      <w:del w:id="722" w:author="v2srivas" w:date="2017-04-06T11:31:00Z">
        <w:r w:rsidRPr="008D57BB" w:rsidDel="008D57BB">
          <w:rPr>
            <w:noProof/>
            <w:rPrChange w:id="723" w:author="v2srivas" w:date="2017-04-06T11:31:00Z">
              <w:rPr>
                <w:rStyle w:val="Hyperlink"/>
                <w:noProof/>
              </w:rPr>
            </w:rPrChange>
          </w:rPr>
          <w:delText>Figure 22 Goal Model: Risk Subsystem</w:delText>
        </w:r>
        <w:r w:rsidDel="008D57BB">
          <w:rPr>
            <w:noProof/>
            <w:webHidden/>
          </w:rPr>
          <w:tab/>
        </w:r>
        <w:r w:rsidR="00823832" w:rsidDel="008D57BB">
          <w:rPr>
            <w:noProof/>
            <w:webHidden/>
          </w:rPr>
          <w:delText>50</w:delText>
        </w:r>
      </w:del>
    </w:p>
    <w:p w:rsidR="00EC59C4" w:rsidDel="008D57BB" w:rsidRDefault="00EC59C4">
      <w:pPr>
        <w:pStyle w:val="TableofFigures"/>
        <w:tabs>
          <w:tab w:val="right" w:leader="dot" w:pos="8990"/>
        </w:tabs>
        <w:rPr>
          <w:del w:id="724" w:author="v2srivas" w:date="2017-04-06T11:31:00Z"/>
          <w:rFonts w:asciiTheme="minorHAnsi" w:eastAsiaTheme="minorEastAsia" w:hAnsiTheme="minorHAnsi" w:cstheme="minorBidi"/>
          <w:noProof/>
          <w:szCs w:val="22"/>
          <w:lang w:val="en-CA" w:eastAsia="en-CA"/>
        </w:rPr>
      </w:pPr>
      <w:del w:id="725" w:author="v2srivas" w:date="2017-04-06T11:31:00Z">
        <w:r w:rsidRPr="008D57BB" w:rsidDel="008D57BB">
          <w:rPr>
            <w:noProof/>
            <w:rPrChange w:id="726" w:author="v2srivas" w:date="2017-04-06T11:31:00Z">
              <w:rPr>
                <w:rStyle w:val="Hyperlink"/>
                <w:noProof/>
              </w:rPr>
            </w:rPrChange>
          </w:rPr>
          <w:delText xml:space="preserve">Figure 23 Combined Goal Model of the Job </w:delText>
        </w:r>
        <w:r w:rsidR="00390006" w:rsidRPr="008D57BB" w:rsidDel="008D57BB">
          <w:rPr>
            <w:noProof/>
            <w:rPrChange w:id="727" w:author="v2srivas" w:date="2017-04-06T11:31:00Z">
              <w:rPr>
                <w:rStyle w:val="Hyperlink"/>
                <w:noProof/>
              </w:rPr>
            </w:rPrChange>
          </w:rPr>
          <w:delText>Recommender System</w:delText>
        </w:r>
        <w:r w:rsidDel="008D57BB">
          <w:rPr>
            <w:noProof/>
            <w:webHidden/>
          </w:rPr>
          <w:tab/>
        </w:r>
        <w:r w:rsidR="00823832" w:rsidDel="008D57BB">
          <w:rPr>
            <w:noProof/>
            <w:webHidden/>
          </w:rPr>
          <w:delText>51</w:delText>
        </w:r>
      </w:del>
    </w:p>
    <w:p w:rsidR="00EC59C4" w:rsidDel="008D57BB" w:rsidRDefault="00EC59C4">
      <w:pPr>
        <w:pStyle w:val="TableofFigures"/>
        <w:tabs>
          <w:tab w:val="right" w:leader="dot" w:pos="8990"/>
        </w:tabs>
        <w:rPr>
          <w:del w:id="728" w:author="v2srivas" w:date="2017-04-06T11:31:00Z"/>
          <w:rFonts w:asciiTheme="minorHAnsi" w:eastAsiaTheme="minorEastAsia" w:hAnsiTheme="minorHAnsi" w:cstheme="minorBidi"/>
          <w:noProof/>
          <w:szCs w:val="22"/>
          <w:lang w:val="en-CA" w:eastAsia="en-CA"/>
        </w:rPr>
      </w:pPr>
      <w:del w:id="729" w:author="v2srivas" w:date="2017-04-06T11:31:00Z">
        <w:r w:rsidRPr="008D57BB" w:rsidDel="008D57BB">
          <w:rPr>
            <w:noProof/>
            <w:rPrChange w:id="730" w:author="v2srivas" w:date="2017-04-06T11:31:00Z">
              <w:rPr>
                <w:rStyle w:val="Hyperlink"/>
                <w:noProof/>
              </w:rPr>
            </w:rPrChange>
          </w:rPr>
          <w:delText>Figure 24 Job Data Agent</w:delText>
        </w:r>
        <w:r w:rsidDel="008D57BB">
          <w:rPr>
            <w:noProof/>
            <w:webHidden/>
          </w:rPr>
          <w:tab/>
        </w:r>
        <w:r w:rsidR="00823832" w:rsidDel="008D57BB">
          <w:rPr>
            <w:noProof/>
            <w:webHidden/>
          </w:rPr>
          <w:delText>52</w:delText>
        </w:r>
      </w:del>
    </w:p>
    <w:p w:rsidR="00EC59C4" w:rsidDel="008D57BB" w:rsidRDefault="00EC59C4">
      <w:pPr>
        <w:pStyle w:val="TableofFigures"/>
        <w:tabs>
          <w:tab w:val="right" w:leader="dot" w:pos="8990"/>
        </w:tabs>
        <w:rPr>
          <w:del w:id="731" w:author="v2srivas" w:date="2017-04-06T11:31:00Z"/>
          <w:rFonts w:asciiTheme="minorHAnsi" w:eastAsiaTheme="minorEastAsia" w:hAnsiTheme="minorHAnsi" w:cstheme="minorBidi"/>
          <w:noProof/>
          <w:szCs w:val="22"/>
          <w:lang w:val="en-CA" w:eastAsia="en-CA"/>
        </w:rPr>
      </w:pPr>
      <w:del w:id="732" w:author="v2srivas" w:date="2017-04-06T11:31:00Z">
        <w:r w:rsidRPr="008D57BB" w:rsidDel="008D57BB">
          <w:rPr>
            <w:noProof/>
            <w:rPrChange w:id="733" w:author="v2srivas" w:date="2017-04-06T11:31:00Z">
              <w:rPr>
                <w:rStyle w:val="Hyperlink"/>
                <w:noProof/>
              </w:rPr>
            </w:rPrChange>
          </w:rPr>
          <w:delText xml:space="preserve">Figure 25 Risk Agent for </w:delText>
        </w:r>
      </w:del>
      <w:ins w:id="734" w:author="palencar1-pc.cs" w:date="2017-04-05T13:16:00Z">
        <w:del w:id="735" w:author="v2srivas" w:date="2017-04-06T11:31:00Z">
          <w:r w:rsidR="001D145A" w:rsidRPr="008D57BB" w:rsidDel="008D57BB">
            <w:rPr>
              <w:noProof/>
              <w:rPrChange w:id="736" w:author="v2srivas" w:date="2017-04-06T11:31:00Z">
                <w:rPr>
                  <w:rStyle w:val="Hyperlink"/>
                  <w:noProof/>
                </w:rPr>
              </w:rPrChange>
            </w:rPr>
            <w:delText xml:space="preserve">the </w:delText>
          </w:r>
        </w:del>
      </w:ins>
      <w:ins w:id="737" w:author="palencar1-pc.cs" w:date="2017-04-05T13:15:00Z">
        <w:del w:id="738" w:author="v2srivas" w:date="2017-04-06T11:31:00Z">
          <w:r w:rsidR="001D145A" w:rsidRPr="008D57BB" w:rsidDel="008D57BB">
            <w:rPr>
              <w:noProof/>
              <w:rPrChange w:id="739" w:author="v2srivas" w:date="2017-04-06T11:31:00Z">
                <w:rPr>
                  <w:rStyle w:val="Hyperlink"/>
                  <w:noProof/>
                </w:rPr>
              </w:rPrChange>
            </w:rPr>
            <w:delText>J</w:delText>
          </w:r>
        </w:del>
      </w:ins>
      <w:del w:id="740" w:author="v2srivas" w:date="2017-04-06T11:31:00Z">
        <w:r w:rsidRPr="008D57BB" w:rsidDel="008D57BB">
          <w:rPr>
            <w:noProof/>
            <w:rPrChange w:id="741" w:author="v2srivas" w:date="2017-04-06T11:31:00Z">
              <w:rPr>
                <w:rStyle w:val="Hyperlink"/>
                <w:noProof/>
              </w:rPr>
            </w:rPrChange>
          </w:rPr>
          <w:delText xml:space="preserve">job </w:delText>
        </w:r>
      </w:del>
      <w:ins w:id="742" w:author="palencar1-pc.cs" w:date="2017-04-05T13:16:00Z">
        <w:del w:id="743" w:author="v2srivas" w:date="2017-04-06T11:31:00Z">
          <w:r w:rsidR="001D145A" w:rsidRPr="008D57BB" w:rsidDel="008D57BB">
            <w:rPr>
              <w:noProof/>
              <w:rPrChange w:id="744" w:author="v2srivas" w:date="2017-04-06T11:31:00Z">
                <w:rPr>
                  <w:rStyle w:val="Hyperlink"/>
                  <w:noProof/>
                </w:rPr>
              </w:rPrChange>
            </w:rPr>
            <w:delText>R</w:delText>
          </w:r>
        </w:del>
      </w:ins>
      <w:del w:id="745" w:author="v2srivas" w:date="2017-04-06T11:31:00Z">
        <w:r w:rsidRPr="008D57BB" w:rsidDel="008D57BB">
          <w:rPr>
            <w:noProof/>
            <w:rPrChange w:id="746" w:author="v2srivas" w:date="2017-04-06T11:31:00Z">
              <w:rPr>
                <w:rStyle w:val="Hyperlink"/>
                <w:noProof/>
              </w:rPr>
            </w:rPrChange>
          </w:rPr>
          <w:delText>recommender</w:delText>
        </w:r>
        <w:r w:rsidDel="008D57BB">
          <w:rPr>
            <w:noProof/>
            <w:webHidden/>
          </w:rPr>
          <w:tab/>
        </w:r>
        <w:r w:rsidR="00823832" w:rsidDel="008D57BB">
          <w:rPr>
            <w:noProof/>
            <w:webHidden/>
          </w:rPr>
          <w:delText>53</w:delText>
        </w:r>
      </w:del>
    </w:p>
    <w:p w:rsidR="00EC59C4" w:rsidDel="008D57BB" w:rsidRDefault="00EC59C4">
      <w:pPr>
        <w:pStyle w:val="TableofFigures"/>
        <w:tabs>
          <w:tab w:val="right" w:leader="dot" w:pos="8990"/>
        </w:tabs>
        <w:rPr>
          <w:del w:id="747" w:author="v2srivas" w:date="2017-04-06T11:31:00Z"/>
          <w:rFonts w:asciiTheme="minorHAnsi" w:eastAsiaTheme="minorEastAsia" w:hAnsiTheme="minorHAnsi" w:cstheme="minorBidi"/>
          <w:noProof/>
          <w:szCs w:val="22"/>
          <w:lang w:val="en-CA" w:eastAsia="en-CA"/>
        </w:rPr>
      </w:pPr>
      <w:del w:id="748" w:author="v2srivas" w:date="2017-04-06T11:31:00Z">
        <w:r w:rsidRPr="008D57BB" w:rsidDel="008D57BB">
          <w:rPr>
            <w:noProof/>
            <w:rPrChange w:id="749" w:author="v2srivas" w:date="2017-04-06T11:31:00Z">
              <w:rPr>
                <w:rStyle w:val="Hyperlink"/>
                <w:noProof/>
              </w:rPr>
            </w:rPrChange>
          </w:rPr>
          <w:delText xml:space="preserve">Figure 26 Privacy Agent for </w:delText>
        </w:r>
      </w:del>
      <w:ins w:id="750" w:author="palencar1-pc.cs" w:date="2017-04-05T13:16:00Z">
        <w:del w:id="751" w:author="v2srivas" w:date="2017-04-06T11:31:00Z">
          <w:r w:rsidR="001D145A" w:rsidRPr="008D57BB" w:rsidDel="008D57BB">
            <w:rPr>
              <w:noProof/>
              <w:rPrChange w:id="752" w:author="v2srivas" w:date="2017-04-06T11:31:00Z">
                <w:rPr>
                  <w:rStyle w:val="Hyperlink"/>
                  <w:noProof/>
                </w:rPr>
              </w:rPrChange>
            </w:rPr>
            <w:delText xml:space="preserve">the </w:delText>
          </w:r>
        </w:del>
      </w:ins>
      <w:ins w:id="753" w:author="palencar1-pc.cs" w:date="2017-04-05T13:15:00Z">
        <w:del w:id="754" w:author="v2srivas" w:date="2017-04-06T11:31:00Z">
          <w:r w:rsidR="001D145A" w:rsidRPr="008D57BB" w:rsidDel="008D57BB">
            <w:rPr>
              <w:noProof/>
              <w:rPrChange w:id="755" w:author="v2srivas" w:date="2017-04-06T11:31:00Z">
                <w:rPr>
                  <w:rStyle w:val="Hyperlink"/>
                  <w:noProof/>
                </w:rPr>
              </w:rPrChange>
            </w:rPr>
            <w:delText>J</w:delText>
          </w:r>
        </w:del>
      </w:ins>
      <w:del w:id="756" w:author="v2srivas" w:date="2017-04-06T11:31:00Z">
        <w:r w:rsidRPr="008D57BB" w:rsidDel="008D57BB">
          <w:rPr>
            <w:noProof/>
            <w:rPrChange w:id="757" w:author="v2srivas" w:date="2017-04-06T11:31:00Z">
              <w:rPr>
                <w:rStyle w:val="Hyperlink"/>
                <w:noProof/>
              </w:rPr>
            </w:rPrChange>
          </w:rPr>
          <w:delText xml:space="preserve">job </w:delText>
        </w:r>
      </w:del>
      <w:ins w:id="758" w:author="palencar1-pc.cs" w:date="2017-04-05T13:15:00Z">
        <w:del w:id="759" w:author="v2srivas" w:date="2017-04-06T11:31:00Z">
          <w:r w:rsidR="001D145A" w:rsidRPr="008D57BB" w:rsidDel="008D57BB">
            <w:rPr>
              <w:noProof/>
              <w:rPrChange w:id="760" w:author="v2srivas" w:date="2017-04-06T11:31:00Z">
                <w:rPr>
                  <w:rStyle w:val="Hyperlink"/>
                  <w:noProof/>
                </w:rPr>
              </w:rPrChange>
            </w:rPr>
            <w:delText>R</w:delText>
          </w:r>
        </w:del>
      </w:ins>
      <w:del w:id="761" w:author="v2srivas" w:date="2017-04-06T11:31:00Z">
        <w:r w:rsidRPr="008D57BB" w:rsidDel="008D57BB">
          <w:rPr>
            <w:noProof/>
            <w:rPrChange w:id="762" w:author="v2srivas" w:date="2017-04-06T11:31:00Z">
              <w:rPr>
                <w:rStyle w:val="Hyperlink"/>
                <w:noProof/>
              </w:rPr>
            </w:rPrChange>
          </w:rPr>
          <w:delText>recommender</w:delText>
        </w:r>
        <w:r w:rsidDel="008D57BB">
          <w:rPr>
            <w:noProof/>
            <w:webHidden/>
          </w:rPr>
          <w:tab/>
        </w:r>
        <w:r w:rsidR="00823832" w:rsidDel="008D57BB">
          <w:rPr>
            <w:noProof/>
            <w:webHidden/>
          </w:rPr>
          <w:delText>54</w:delText>
        </w:r>
      </w:del>
    </w:p>
    <w:p w:rsidR="00EC59C4" w:rsidDel="008D57BB" w:rsidRDefault="00EC59C4">
      <w:pPr>
        <w:pStyle w:val="TableofFigures"/>
        <w:tabs>
          <w:tab w:val="right" w:leader="dot" w:pos="8990"/>
        </w:tabs>
        <w:rPr>
          <w:del w:id="763" w:author="v2srivas" w:date="2017-04-06T11:31:00Z"/>
          <w:rFonts w:asciiTheme="minorHAnsi" w:eastAsiaTheme="minorEastAsia" w:hAnsiTheme="minorHAnsi" w:cstheme="minorBidi"/>
          <w:noProof/>
          <w:szCs w:val="22"/>
          <w:lang w:val="en-CA" w:eastAsia="en-CA"/>
        </w:rPr>
      </w:pPr>
      <w:del w:id="764" w:author="v2srivas" w:date="2017-04-06T11:31:00Z">
        <w:r w:rsidRPr="008D57BB" w:rsidDel="008D57BB">
          <w:rPr>
            <w:noProof/>
            <w:rPrChange w:id="765" w:author="v2srivas" w:date="2017-04-06T11:31:00Z">
              <w:rPr>
                <w:rStyle w:val="Hyperlink"/>
                <w:noProof/>
              </w:rPr>
            </w:rPrChange>
          </w:rPr>
          <w:delText xml:space="preserve">Figure 27 Job </w:delText>
        </w:r>
        <w:r w:rsidR="00390006" w:rsidRPr="008D57BB" w:rsidDel="008D57BB">
          <w:rPr>
            <w:noProof/>
            <w:rPrChange w:id="766" w:author="v2srivas" w:date="2017-04-06T11:31:00Z">
              <w:rPr>
                <w:rStyle w:val="Hyperlink"/>
                <w:noProof/>
              </w:rPr>
            </w:rPrChange>
          </w:rPr>
          <w:delText>Recommender System</w:delText>
        </w:r>
        <w:r w:rsidRPr="008D57BB" w:rsidDel="008D57BB">
          <w:rPr>
            <w:noProof/>
            <w:rPrChange w:id="767" w:author="v2srivas" w:date="2017-04-06T11:31:00Z">
              <w:rPr>
                <w:rStyle w:val="Hyperlink"/>
                <w:noProof/>
              </w:rPr>
            </w:rPrChange>
          </w:rPr>
          <w:delText xml:space="preserve"> </w:delText>
        </w:r>
      </w:del>
      <w:ins w:id="768" w:author="palencar1-pc.cs" w:date="2017-04-05T13:16:00Z">
        <w:del w:id="769" w:author="v2srivas" w:date="2017-04-06T11:31:00Z">
          <w:r w:rsidR="001D145A" w:rsidRPr="008D57BB" w:rsidDel="008D57BB">
            <w:rPr>
              <w:noProof/>
              <w:rPrChange w:id="770" w:author="v2srivas" w:date="2017-04-06T11:31:00Z">
                <w:rPr>
                  <w:rStyle w:val="Hyperlink"/>
                  <w:noProof/>
                </w:rPr>
              </w:rPrChange>
            </w:rPr>
            <w:delText>M</w:delText>
          </w:r>
        </w:del>
      </w:ins>
      <w:del w:id="771" w:author="v2srivas" w:date="2017-04-06T11:31:00Z">
        <w:r w:rsidRPr="008D57BB" w:rsidDel="008D57BB">
          <w:rPr>
            <w:noProof/>
            <w:rPrChange w:id="772" w:author="v2srivas" w:date="2017-04-06T11:31:00Z">
              <w:rPr>
                <w:rStyle w:val="Hyperlink"/>
                <w:noProof/>
              </w:rPr>
            </w:rPrChange>
          </w:rPr>
          <w:delText>model</w:delText>
        </w:r>
        <w:r w:rsidDel="008D57BB">
          <w:rPr>
            <w:noProof/>
            <w:webHidden/>
          </w:rPr>
          <w:tab/>
        </w:r>
        <w:r w:rsidR="00823832" w:rsidDel="008D57BB">
          <w:rPr>
            <w:noProof/>
            <w:webHidden/>
          </w:rPr>
          <w:delText>56</w:delText>
        </w:r>
      </w:del>
    </w:p>
    <w:p w:rsidR="00EC59C4" w:rsidDel="008D57BB" w:rsidRDefault="00EC59C4">
      <w:pPr>
        <w:pStyle w:val="TableofFigures"/>
        <w:tabs>
          <w:tab w:val="right" w:leader="dot" w:pos="8990"/>
        </w:tabs>
        <w:rPr>
          <w:del w:id="773" w:author="v2srivas" w:date="2017-04-06T11:31:00Z"/>
          <w:rFonts w:asciiTheme="minorHAnsi" w:eastAsiaTheme="minorEastAsia" w:hAnsiTheme="minorHAnsi" w:cstheme="minorBidi"/>
          <w:noProof/>
          <w:szCs w:val="22"/>
          <w:lang w:val="en-CA" w:eastAsia="en-CA"/>
        </w:rPr>
      </w:pPr>
      <w:del w:id="774" w:author="v2srivas" w:date="2017-04-06T11:31:00Z">
        <w:r w:rsidRPr="008D57BB" w:rsidDel="008D57BB">
          <w:rPr>
            <w:noProof/>
            <w:rPrChange w:id="775" w:author="v2srivas" w:date="2017-04-06T11:31:00Z">
              <w:rPr>
                <w:rStyle w:val="Hyperlink"/>
                <w:noProof/>
              </w:rPr>
            </w:rPrChange>
          </w:rPr>
          <w:delText>Figure 28 Sequence Diagram: Data Subsystem</w:delText>
        </w:r>
        <w:r w:rsidDel="008D57BB">
          <w:rPr>
            <w:noProof/>
            <w:webHidden/>
          </w:rPr>
          <w:tab/>
        </w:r>
        <w:r w:rsidR="00823832" w:rsidDel="008D57BB">
          <w:rPr>
            <w:noProof/>
            <w:webHidden/>
          </w:rPr>
          <w:delText>57</w:delText>
        </w:r>
      </w:del>
    </w:p>
    <w:p w:rsidR="00EC59C4" w:rsidDel="008D57BB" w:rsidRDefault="00EC59C4">
      <w:pPr>
        <w:pStyle w:val="TableofFigures"/>
        <w:tabs>
          <w:tab w:val="right" w:leader="dot" w:pos="8990"/>
        </w:tabs>
        <w:rPr>
          <w:del w:id="776" w:author="v2srivas" w:date="2017-04-06T11:31:00Z"/>
          <w:rFonts w:asciiTheme="minorHAnsi" w:eastAsiaTheme="minorEastAsia" w:hAnsiTheme="minorHAnsi" w:cstheme="minorBidi"/>
          <w:noProof/>
          <w:szCs w:val="22"/>
          <w:lang w:val="en-CA" w:eastAsia="en-CA"/>
        </w:rPr>
      </w:pPr>
      <w:del w:id="777" w:author="v2srivas" w:date="2017-04-06T11:31:00Z">
        <w:r w:rsidRPr="008D57BB" w:rsidDel="008D57BB">
          <w:rPr>
            <w:noProof/>
            <w:rPrChange w:id="778" w:author="v2srivas" w:date="2017-04-06T11:31:00Z">
              <w:rPr>
                <w:rStyle w:val="Hyperlink"/>
                <w:noProof/>
              </w:rPr>
            </w:rPrChange>
          </w:rPr>
          <w:delText>Figure 29 Sequence Diagram: Risk Subsystem</w:delText>
        </w:r>
        <w:r w:rsidDel="008D57BB">
          <w:rPr>
            <w:noProof/>
            <w:webHidden/>
          </w:rPr>
          <w:tab/>
        </w:r>
        <w:r w:rsidR="00823832" w:rsidDel="008D57BB">
          <w:rPr>
            <w:noProof/>
            <w:webHidden/>
          </w:rPr>
          <w:delText>58</w:delText>
        </w:r>
      </w:del>
    </w:p>
    <w:p w:rsidR="00EC59C4" w:rsidDel="008D57BB" w:rsidRDefault="00EC59C4">
      <w:pPr>
        <w:pStyle w:val="TableofFigures"/>
        <w:tabs>
          <w:tab w:val="right" w:leader="dot" w:pos="8990"/>
        </w:tabs>
        <w:rPr>
          <w:del w:id="779" w:author="v2srivas" w:date="2017-04-06T11:31:00Z"/>
          <w:rFonts w:asciiTheme="minorHAnsi" w:eastAsiaTheme="minorEastAsia" w:hAnsiTheme="minorHAnsi" w:cstheme="minorBidi"/>
          <w:noProof/>
          <w:szCs w:val="22"/>
          <w:lang w:val="en-CA" w:eastAsia="en-CA"/>
        </w:rPr>
      </w:pPr>
      <w:del w:id="780" w:author="v2srivas" w:date="2017-04-06T11:31:00Z">
        <w:r w:rsidRPr="008D57BB" w:rsidDel="008D57BB">
          <w:rPr>
            <w:noProof/>
            <w:rPrChange w:id="781" w:author="v2srivas" w:date="2017-04-06T11:31:00Z">
              <w:rPr>
                <w:rStyle w:val="Hyperlink"/>
                <w:noProof/>
              </w:rPr>
            </w:rPrChange>
          </w:rPr>
          <w:delText>Figure 30 Sequence Diagram: Privacy Subsystem</w:delText>
        </w:r>
        <w:r w:rsidDel="008D57BB">
          <w:rPr>
            <w:noProof/>
            <w:webHidden/>
          </w:rPr>
          <w:tab/>
        </w:r>
        <w:r w:rsidR="00823832" w:rsidDel="008D57BB">
          <w:rPr>
            <w:noProof/>
            <w:webHidden/>
          </w:rPr>
          <w:delText>59</w:delText>
        </w:r>
      </w:del>
    </w:p>
    <w:p w:rsidR="00EC59C4" w:rsidDel="008D57BB" w:rsidRDefault="00EC59C4">
      <w:pPr>
        <w:pStyle w:val="TableofFigures"/>
        <w:tabs>
          <w:tab w:val="right" w:leader="dot" w:pos="8990"/>
        </w:tabs>
        <w:rPr>
          <w:del w:id="782" w:author="v2srivas" w:date="2017-04-06T11:31:00Z"/>
          <w:rFonts w:asciiTheme="minorHAnsi" w:eastAsiaTheme="minorEastAsia" w:hAnsiTheme="minorHAnsi" w:cstheme="minorBidi"/>
          <w:noProof/>
          <w:szCs w:val="22"/>
          <w:lang w:val="en-CA" w:eastAsia="en-CA"/>
        </w:rPr>
      </w:pPr>
      <w:del w:id="783" w:author="v2srivas" w:date="2017-04-06T11:31:00Z">
        <w:r w:rsidRPr="008D57BB" w:rsidDel="008D57BB">
          <w:rPr>
            <w:noProof/>
            <w:rPrChange w:id="784" w:author="v2srivas" w:date="2017-04-06T11:31:00Z">
              <w:rPr>
                <w:rStyle w:val="Hyperlink"/>
                <w:noProof/>
              </w:rPr>
            </w:rPrChange>
          </w:rPr>
          <w:delText xml:space="preserve">Figure 31 Combined Sequence diagram of the Job </w:delText>
        </w:r>
        <w:r w:rsidR="00390006" w:rsidRPr="008D57BB" w:rsidDel="008D57BB">
          <w:rPr>
            <w:noProof/>
            <w:rPrChange w:id="785" w:author="v2srivas" w:date="2017-04-06T11:31:00Z">
              <w:rPr>
                <w:rStyle w:val="Hyperlink"/>
                <w:noProof/>
              </w:rPr>
            </w:rPrChange>
          </w:rPr>
          <w:delText>Recommender System</w:delText>
        </w:r>
        <w:r w:rsidDel="008D57BB">
          <w:rPr>
            <w:noProof/>
            <w:webHidden/>
          </w:rPr>
          <w:tab/>
        </w:r>
        <w:r w:rsidR="00823832" w:rsidDel="008D57BB">
          <w:rPr>
            <w:noProof/>
            <w:webHidden/>
          </w:rPr>
          <w:delText>60</w:delText>
        </w:r>
      </w:del>
    </w:p>
    <w:p w:rsidR="00EC59C4" w:rsidDel="008D57BB" w:rsidRDefault="00EC59C4">
      <w:pPr>
        <w:pStyle w:val="TableofFigures"/>
        <w:tabs>
          <w:tab w:val="right" w:leader="dot" w:pos="8990"/>
        </w:tabs>
        <w:rPr>
          <w:del w:id="786" w:author="v2srivas" w:date="2017-04-06T11:31:00Z"/>
          <w:rFonts w:asciiTheme="minorHAnsi" w:eastAsiaTheme="minorEastAsia" w:hAnsiTheme="minorHAnsi" w:cstheme="minorBidi"/>
          <w:noProof/>
          <w:szCs w:val="22"/>
          <w:lang w:val="en-CA" w:eastAsia="en-CA"/>
        </w:rPr>
      </w:pPr>
      <w:del w:id="787" w:author="v2srivas" w:date="2017-04-06T11:31:00Z">
        <w:r w:rsidRPr="008D57BB" w:rsidDel="008D57BB">
          <w:rPr>
            <w:noProof/>
            <w:rPrChange w:id="788" w:author="v2srivas" w:date="2017-04-06T11:31:00Z">
              <w:rPr>
                <w:rStyle w:val="Hyperlink"/>
                <w:noProof/>
              </w:rPr>
            </w:rPrChange>
          </w:rPr>
          <w:delText>Figure 32 Privacy Scope</w:delText>
        </w:r>
        <w:r w:rsidDel="008D57BB">
          <w:rPr>
            <w:noProof/>
            <w:webHidden/>
          </w:rPr>
          <w:tab/>
        </w:r>
        <w:r w:rsidR="00823832" w:rsidDel="008D57BB">
          <w:rPr>
            <w:noProof/>
            <w:webHidden/>
          </w:rPr>
          <w:delText>63</w:delText>
        </w:r>
      </w:del>
    </w:p>
    <w:p w:rsidR="00EC59C4" w:rsidDel="008D57BB" w:rsidRDefault="00EC59C4">
      <w:pPr>
        <w:pStyle w:val="TableofFigures"/>
        <w:tabs>
          <w:tab w:val="right" w:leader="dot" w:pos="8990"/>
        </w:tabs>
        <w:rPr>
          <w:del w:id="789" w:author="v2srivas" w:date="2017-04-06T11:31:00Z"/>
          <w:rFonts w:asciiTheme="minorHAnsi" w:eastAsiaTheme="minorEastAsia" w:hAnsiTheme="minorHAnsi" w:cstheme="minorBidi"/>
          <w:noProof/>
          <w:szCs w:val="22"/>
          <w:lang w:val="en-CA" w:eastAsia="en-CA"/>
        </w:rPr>
      </w:pPr>
      <w:del w:id="790" w:author="v2srivas" w:date="2017-04-06T11:31:00Z">
        <w:r w:rsidRPr="008D57BB" w:rsidDel="008D57BB">
          <w:rPr>
            <w:noProof/>
            <w:rPrChange w:id="791" w:author="v2srivas" w:date="2017-04-06T11:31:00Z">
              <w:rPr>
                <w:rStyle w:val="Hyperlink"/>
                <w:noProof/>
              </w:rPr>
            </w:rPrChange>
          </w:rPr>
          <w:delText>Figure 33 Contextual Risk Scope</w:delText>
        </w:r>
        <w:r w:rsidDel="008D57BB">
          <w:rPr>
            <w:noProof/>
            <w:webHidden/>
          </w:rPr>
          <w:tab/>
        </w:r>
        <w:r w:rsidR="00823832" w:rsidDel="008D57BB">
          <w:rPr>
            <w:noProof/>
            <w:webHidden/>
          </w:rPr>
          <w:delText>64</w:delText>
        </w:r>
      </w:del>
    </w:p>
    <w:p w:rsidR="00EC59C4" w:rsidDel="008D57BB" w:rsidRDefault="00EC59C4">
      <w:pPr>
        <w:pStyle w:val="TableofFigures"/>
        <w:tabs>
          <w:tab w:val="right" w:leader="dot" w:pos="8990"/>
        </w:tabs>
        <w:rPr>
          <w:del w:id="792" w:author="v2srivas" w:date="2017-04-06T11:31:00Z"/>
          <w:rFonts w:asciiTheme="minorHAnsi" w:eastAsiaTheme="minorEastAsia" w:hAnsiTheme="minorHAnsi" w:cstheme="minorBidi"/>
          <w:noProof/>
          <w:szCs w:val="22"/>
          <w:lang w:val="en-CA" w:eastAsia="en-CA"/>
        </w:rPr>
      </w:pPr>
      <w:del w:id="793" w:author="v2srivas" w:date="2017-04-06T11:31:00Z">
        <w:r w:rsidRPr="008D57BB" w:rsidDel="008D57BB">
          <w:rPr>
            <w:noProof/>
            <w:rPrChange w:id="794" w:author="v2srivas" w:date="2017-04-06T11:31:00Z">
              <w:rPr>
                <w:rStyle w:val="Hyperlink"/>
                <w:noProof/>
              </w:rPr>
            </w:rPrChange>
          </w:rPr>
          <w:delText xml:space="preserve">Figure 34 Dimensional Plot of a </w:delText>
        </w:r>
        <w:r w:rsidR="00390006" w:rsidRPr="008D57BB" w:rsidDel="008D57BB">
          <w:rPr>
            <w:noProof/>
            <w:rPrChange w:id="795" w:author="v2srivas" w:date="2017-04-06T11:31:00Z">
              <w:rPr>
                <w:rStyle w:val="Hyperlink"/>
                <w:noProof/>
              </w:rPr>
            </w:rPrChange>
          </w:rPr>
          <w:delText>Recommender System</w:delText>
        </w:r>
        <w:r w:rsidDel="008D57BB">
          <w:rPr>
            <w:noProof/>
            <w:webHidden/>
          </w:rPr>
          <w:tab/>
        </w:r>
        <w:r w:rsidR="00823832" w:rsidDel="008D57BB">
          <w:rPr>
            <w:noProof/>
            <w:webHidden/>
          </w:rPr>
          <w:delText>65</w:delText>
        </w:r>
      </w:del>
    </w:p>
    <w:p w:rsidR="00EC59C4" w:rsidDel="008D57BB" w:rsidRDefault="00EC59C4">
      <w:pPr>
        <w:pStyle w:val="TableofFigures"/>
        <w:tabs>
          <w:tab w:val="right" w:leader="dot" w:pos="8990"/>
        </w:tabs>
        <w:rPr>
          <w:del w:id="796" w:author="v2srivas" w:date="2017-04-06T11:31:00Z"/>
          <w:rFonts w:asciiTheme="minorHAnsi" w:eastAsiaTheme="minorEastAsia" w:hAnsiTheme="minorHAnsi" w:cstheme="minorBidi"/>
          <w:noProof/>
          <w:szCs w:val="22"/>
          <w:lang w:val="en-CA" w:eastAsia="en-CA"/>
        </w:rPr>
      </w:pPr>
      <w:del w:id="797" w:author="v2srivas" w:date="2017-04-06T11:31:00Z">
        <w:r w:rsidRPr="008D57BB" w:rsidDel="008D57BB">
          <w:rPr>
            <w:noProof/>
            <w:rPrChange w:id="798" w:author="v2srivas" w:date="2017-04-06T11:31:00Z">
              <w:rPr>
                <w:rStyle w:val="Hyperlink"/>
                <w:noProof/>
              </w:rPr>
            </w:rPrChange>
          </w:rPr>
          <w:delText xml:space="preserve">Figure 35 Multidimensional </w:delText>
        </w:r>
      </w:del>
      <w:ins w:id="799" w:author="palencar1-pc.cs" w:date="2017-04-05T13:16:00Z">
        <w:del w:id="800" w:author="v2srivas" w:date="2017-04-06T11:31:00Z">
          <w:r w:rsidR="001D145A" w:rsidRPr="008D57BB" w:rsidDel="008D57BB">
            <w:rPr>
              <w:noProof/>
              <w:rPrChange w:id="801" w:author="v2srivas" w:date="2017-04-06T11:31:00Z">
                <w:rPr>
                  <w:rStyle w:val="Hyperlink"/>
                  <w:noProof/>
                </w:rPr>
              </w:rPrChange>
            </w:rPr>
            <w:delText>D</w:delText>
          </w:r>
        </w:del>
      </w:ins>
      <w:del w:id="802" w:author="v2srivas" w:date="2017-04-06T11:31:00Z">
        <w:r w:rsidRPr="008D57BB" w:rsidDel="008D57BB">
          <w:rPr>
            <w:noProof/>
            <w:rPrChange w:id="803" w:author="v2srivas" w:date="2017-04-06T11:31:00Z">
              <w:rPr>
                <w:rStyle w:val="Hyperlink"/>
                <w:noProof/>
              </w:rPr>
            </w:rPrChange>
          </w:rPr>
          <w:delText xml:space="preserve">description of the Job </w:delText>
        </w:r>
        <w:r w:rsidR="00390006" w:rsidRPr="008D57BB" w:rsidDel="008D57BB">
          <w:rPr>
            <w:noProof/>
            <w:rPrChange w:id="804" w:author="v2srivas" w:date="2017-04-06T11:31:00Z">
              <w:rPr>
                <w:rStyle w:val="Hyperlink"/>
                <w:noProof/>
              </w:rPr>
            </w:rPrChange>
          </w:rPr>
          <w:delText>Recommender System</w:delText>
        </w:r>
        <w:r w:rsidDel="008D57BB">
          <w:rPr>
            <w:noProof/>
            <w:webHidden/>
          </w:rPr>
          <w:tab/>
        </w:r>
        <w:r w:rsidR="00823832" w:rsidDel="008D57BB">
          <w:rPr>
            <w:noProof/>
            <w:webHidden/>
          </w:rPr>
          <w:delText>66</w:delText>
        </w:r>
      </w:del>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805" w:name="_Toc479241879"/>
      <w:r>
        <w:lastRenderedPageBreak/>
        <w:t>List of Tables</w:t>
      </w:r>
      <w:bookmarkEnd w:id="805"/>
    </w:p>
    <w:p w:rsidR="00B3055E" w:rsidRDefault="00B3055E"/>
    <w:p w:rsidR="00426EED" w:rsidRDefault="00B3055E">
      <w:pPr>
        <w:pStyle w:val="TableofFigures"/>
        <w:tabs>
          <w:tab w:val="right" w:leader="dot" w:pos="8990"/>
        </w:tabs>
        <w:rPr>
          <w:ins w:id="806" w:author="v2srivas" w:date="2017-04-06T11:33:00Z"/>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ins w:id="807" w:author="v2srivas" w:date="2017-04-06T11:33:00Z">
        <w:r w:rsidR="00426EED" w:rsidRPr="00E7003E">
          <w:rPr>
            <w:rStyle w:val="Hyperlink"/>
            <w:noProof/>
          </w:rPr>
          <w:fldChar w:fldCharType="begin"/>
        </w:r>
        <w:r w:rsidR="00426EED" w:rsidRPr="00E7003E">
          <w:rPr>
            <w:rStyle w:val="Hyperlink"/>
            <w:noProof/>
          </w:rPr>
          <w:instrText xml:space="preserve"> </w:instrText>
        </w:r>
        <w:r w:rsidR="00426EED">
          <w:rPr>
            <w:noProof/>
          </w:rPr>
          <w:instrText>HYPERLINK \l "_Toc479241945"</w:instrText>
        </w:r>
        <w:r w:rsidR="00426EED" w:rsidRPr="00E7003E">
          <w:rPr>
            <w:rStyle w:val="Hyperlink"/>
            <w:noProof/>
          </w:rPr>
          <w:instrText xml:space="preserve"> </w:instrText>
        </w:r>
        <w:r w:rsidR="00426EED" w:rsidRPr="00E7003E">
          <w:rPr>
            <w:rStyle w:val="Hyperlink"/>
            <w:noProof/>
          </w:rPr>
        </w:r>
        <w:r w:rsidR="00426EED" w:rsidRPr="00E7003E">
          <w:rPr>
            <w:rStyle w:val="Hyperlink"/>
            <w:noProof/>
          </w:rPr>
          <w:fldChar w:fldCharType="separate"/>
        </w:r>
        <w:r w:rsidR="00426EED" w:rsidRPr="00E7003E">
          <w:rPr>
            <w:rStyle w:val="Hyperlink"/>
            <w:noProof/>
          </w:rPr>
          <w:t>Table 1 Interaction Entities proposed in [9]</w:t>
        </w:r>
        <w:r w:rsidR="00426EED">
          <w:rPr>
            <w:noProof/>
            <w:webHidden/>
          </w:rPr>
          <w:tab/>
        </w:r>
        <w:r w:rsidR="00426EED">
          <w:rPr>
            <w:noProof/>
            <w:webHidden/>
          </w:rPr>
          <w:fldChar w:fldCharType="begin"/>
        </w:r>
        <w:r w:rsidR="00426EED">
          <w:rPr>
            <w:noProof/>
            <w:webHidden/>
          </w:rPr>
          <w:instrText xml:space="preserve"> PAGEREF _Toc479241945 \h </w:instrText>
        </w:r>
        <w:r w:rsidR="00426EED">
          <w:rPr>
            <w:noProof/>
            <w:webHidden/>
          </w:rPr>
        </w:r>
      </w:ins>
      <w:r w:rsidR="00426EED">
        <w:rPr>
          <w:noProof/>
          <w:webHidden/>
        </w:rPr>
        <w:fldChar w:fldCharType="separate"/>
      </w:r>
      <w:ins w:id="808" w:author="v2srivas" w:date="2017-04-06T11:33:00Z">
        <w:r w:rsidR="00426EED">
          <w:rPr>
            <w:noProof/>
            <w:webHidden/>
          </w:rPr>
          <w:t>46</w:t>
        </w:r>
        <w:r w:rsidR="00426EED">
          <w:rPr>
            <w:noProof/>
            <w:webHidden/>
          </w:rPr>
          <w:fldChar w:fldCharType="end"/>
        </w:r>
        <w:r w:rsidR="00426EED" w:rsidRPr="00E7003E">
          <w:rPr>
            <w:rStyle w:val="Hyperlink"/>
            <w:noProof/>
          </w:rPr>
          <w:fldChar w:fldCharType="end"/>
        </w:r>
      </w:ins>
    </w:p>
    <w:p w:rsidR="00426EED" w:rsidRDefault="00426EED">
      <w:pPr>
        <w:pStyle w:val="TableofFigures"/>
        <w:tabs>
          <w:tab w:val="right" w:leader="dot" w:pos="8990"/>
        </w:tabs>
        <w:rPr>
          <w:ins w:id="809" w:author="v2srivas" w:date="2017-04-06T11:33:00Z"/>
          <w:rFonts w:asciiTheme="minorHAnsi" w:eastAsiaTheme="minorEastAsia" w:hAnsiTheme="minorHAnsi" w:cstheme="minorBidi"/>
          <w:noProof/>
          <w:szCs w:val="22"/>
          <w:lang w:val="en-CA" w:eastAsia="en-CA"/>
        </w:rPr>
      </w:pPr>
      <w:ins w:id="810" w:author="v2srivas" w:date="2017-04-06T11:33:00Z">
        <w:r w:rsidRPr="00E7003E">
          <w:rPr>
            <w:rStyle w:val="Hyperlink"/>
            <w:noProof/>
          </w:rPr>
          <w:fldChar w:fldCharType="begin"/>
        </w:r>
        <w:r w:rsidRPr="00E7003E">
          <w:rPr>
            <w:rStyle w:val="Hyperlink"/>
            <w:noProof/>
          </w:rPr>
          <w:instrText xml:space="preserve"> </w:instrText>
        </w:r>
        <w:r>
          <w:rPr>
            <w:noProof/>
          </w:rPr>
          <w:instrText>HYPERLINK \l "_Toc479241946"</w:instrText>
        </w:r>
        <w:r w:rsidRPr="00E7003E">
          <w:rPr>
            <w:rStyle w:val="Hyperlink"/>
            <w:noProof/>
          </w:rPr>
          <w:instrText xml:space="preserve"> </w:instrText>
        </w:r>
        <w:r w:rsidRPr="00E7003E">
          <w:rPr>
            <w:rStyle w:val="Hyperlink"/>
            <w:noProof/>
          </w:rPr>
        </w:r>
        <w:r w:rsidRPr="00E7003E">
          <w:rPr>
            <w:rStyle w:val="Hyperlink"/>
            <w:noProof/>
          </w:rPr>
          <w:fldChar w:fldCharType="separate"/>
        </w:r>
        <w:r w:rsidRPr="00E7003E">
          <w:rPr>
            <w:rStyle w:val="Hyperlink"/>
            <w:noProof/>
          </w:rPr>
          <w:t>Table 2 General Dimensional Analysis of various Algorithms</w:t>
        </w:r>
        <w:r>
          <w:rPr>
            <w:noProof/>
            <w:webHidden/>
          </w:rPr>
          <w:tab/>
        </w:r>
        <w:r>
          <w:rPr>
            <w:noProof/>
            <w:webHidden/>
          </w:rPr>
          <w:fldChar w:fldCharType="begin"/>
        </w:r>
        <w:r>
          <w:rPr>
            <w:noProof/>
            <w:webHidden/>
          </w:rPr>
          <w:instrText xml:space="preserve"> PAGEREF _Toc479241946 \h </w:instrText>
        </w:r>
        <w:r>
          <w:rPr>
            <w:noProof/>
            <w:webHidden/>
          </w:rPr>
        </w:r>
      </w:ins>
      <w:r>
        <w:rPr>
          <w:noProof/>
          <w:webHidden/>
        </w:rPr>
        <w:fldChar w:fldCharType="separate"/>
      </w:r>
      <w:ins w:id="811" w:author="v2srivas" w:date="2017-04-06T11:33:00Z">
        <w:r>
          <w:rPr>
            <w:noProof/>
            <w:webHidden/>
          </w:rPr>
          <w:t>67</w:t>
        </w:r>
        <w:r>
          <w:rPr>
            <w:noProof/>
            <w:webHidden/>
          </w:rPr>
          <w:fldChar w:fldCharType="end"/>
        </w:r>
        <w:r w:rsidRPr="00E7003E">
          <w:rPr>
            <w:rStyle w:val="Hyperlink"/>
            <w:noProof/>
          </w:rPr>
          <w:fldChar w:fldCharType="end"/>
        </w:r>
      </w:ins>
    </w:p>
    <w:p w:rsidR="00EC59C4" w:rsidDel="00426EED" w:rsidRDefault="00EC59C4">
      <w:pPr>
        <w:pStyle w:val="TableofFigures"/>
        <w:tabs>
          <w:tab w:val="right" w:leader="dot" w:pos="8990"/>
        </w:tabs>
        <w:rPr>
          <w:del w:id="812" w:author="v2srivas" w:date="2017-04-06T11:33:00Z"/>
          <w:rFonts w:asciiTheme="minorHAnsi" w:eastAsiaTheme="minorEastAsia" w:hAnsiTheme="minorHAnsi" w:cstheme="minorBidi"/>
          <w:noProof/>
          <w:szCs w:val="22"/>
          <w:lang w:val="en-CA" w:eastAsia="en-CA"/>
        </w:rPr>
      </w:pPr>
      <w:del w:id="813" w:author="v2srivas" w:date="2017-04-06T11:33:00Z">
        <w:r w:rsidRPr="00426EED" w:rsidDel="00426EED">
          <w:rPr>
            <w:noProof/>
            <w:rPrChange w:id="814" w:author="v2srivas" w:date="2017-04-06T11:33:00Z">
              <w:rPr>
                <w:rStyle w:val="Hyperlink"/>
                <w:noProof/>
              </w:rPr>
            </w:rPrChange>
          </w:rPr>
          <w:delText>Table 1 Interaction Entities proposed in [9]</w:delText>
        </w:r>
        <w:r w:rsidDel="00426EED">
          <w:rPr>
            <w:noProof/>
            <w:webHidden/>
          </w:rPr>
          <w:tab/>
        </w:r>
        <w:r w:rsidR="00823832" w:rsidDel="00426EED">
          <w:rPr>
            <w:noProof/>
            <w:webHidden/>
          </w:rPr>
          <w:delText>44</w:delText>
        </w:r>
      </w:del>
    </w:p>
    <w:p w:rsidR="00EC59C4" w:rsidDel="00426EED" w:rsidRDefault="00EC59C4">
      <w:pPr>
        <w:pStyle w:val="TableofFigures"/>
        <w:tabs>
          <w:tab w:val="right" w:leader="dot" w:pos="8990"/>
        </w:tabs>
        <w:rPr>
          <w:del w:id="815" w:author="v2srivas" w:date="2017-04-06T11:33:00Z"/>
          <w:rFonts w:asciiTheme="minorHAnsi" w:eastAsiaTheme="minorEastAsia" w:hAnsiTheme="minorHAnsi" w:cstheme="minorBidi"/>
          <w:noProof/>
          <w:szCs w:val="22"/>
          <w:lang w:val="en-CA" w:eastAsia="en-CA"/>
        </w:rPr>
      </w:pPr>
      <w:del w:id="816" w:author="v2srivas" w:date="2017-04-06T11:33:00Z">
        <w:r w:rsidRPr="00426EED" w:rsidDel="00426EED">
          <w:rPr>
            <w:noProof/>
            <w:rPrChange w:id="817" w:author="v2srivas" w:date="2017-04-06T11:33:00Z">
              <w:rPr>
                <w:rStyle w:val="Hyperlink"/>
                <w:noProof/>
              </w:rPr>
            </w:rPrChange>
          </w:rPr>
          <w:delText xml:space="preserve">Table 2 General Dimensional Analysis of </w:delText>
        </w:r>
      </w:del>
      <w:ins w:id="818" w:author="palencar1-pc.cs" w:date="2017-04-05T13:17:00Z">
        <w:del w:id="819" w:author="v2srivas" w:date="2017-04-06T11:33:00Z">
          <w:r w:rsidR="00664985" w:rsidRPr="00426EED" w:rsidDel="00426EED">
            <w:rPr>
              <w:noProof/>
              <w:rPrChange w:id="820" w:author="v2srivas" w:date="2017-04-06T11:33:00Z">
                <w:rPr>
                  <w:rStyle w:val="Hyperlink"/>
                  <w:noProof/>
                </w:rPr>
              </w:rPrChange>
            </w:rPr>
            <w:delText>V</w:delText>
          </w:r>
        </w:del>
      </w:ins>
      <w:del w:id="821" w:author="v2srivas" w:date="2017-04-06T11:33:00Z">
        <w:r w:rsidRPr="00426EED" w:rsidDel="00426EED">
          <w:rPr>
            <w:noProof/>
            <w:rPrChange w:id="822" w:author="v2srivas" w:date="2017-04-06T11:33:00Z">
              <w:rPr>
                <w:rStyle w:val="Hyperlink"/>
                <w:noProof/>
              </w:rPr>
            </w:rPrChange>
          </w:rPr>
          <w:delText>various A</w:delText>
        </w:r>
      </w:del>
      <w:ins w:id="823" w:author="palencar1-pc.cs" w:date="2017-04-05T13:17:00Z">
        <w:del w:id="824" w:author="v2srivas" w:date="2017-04-06T11:33:00Z">
          <w:r w:rsidR="00664985" w:rsidRPr="00426EED" w:rsidDel="00426EED">
            <w:rPr>
              <w:noProof/>
              <w:rPrChange w:id="825" w:author="v2srivas" w:date="2017-04-06T11:33:00Z">
                <w:rPr>
                  <w:rStyle w:val="Hyperlink"/>
                  <w:noProof/>
                </w:rPr>
              </w:rPrChange>
            </w:rPr>
            <w:delText>pproaches</w:delText>
          </w:r>
        </w:del>
      </w:ins>
      <w:del w:id="826" w:author="v2srivas" w:date="2017-04-06T11:33:00Z">
        <w:r w:rsidRPr="00426EED" w:rsidDel="00426EED">
          <w:rPr>
            <w:noProof/>
            <w:rPrChange w:id="827" w:author="v2srivas" w:date="2017-04-06T11:33:00Z">
              <w:rPr>
                <w:rStyle w:val="Hyperlink"/>
                <w:noProof/>
              </w:rPr>
            </w:rPrChange>
          </w:rPr>
          <w:delText>lgorithms</w:delText>
        </w:r>
        <w:r w:rsidDel="00426EED">
          <w:rPr>
            <w:noProof/>
            <w:webHidden/>
          </w:rPr>
          <w:tab/>
        </w:r>
        <w:r w:rsidR="00823832" w:rsidDel="00426EED">
          <w:rPr>
            <w:noProof/>
            <w:webHidden/>
          </w:rPr>
          <w:delText>65</w:delText>
        </w:r>
      </w:del>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828" w:name="_Toc479241880"/>
      <w:r w:rsidR="00AC1B9D">
        <w:t>Introduction</w:t>
      </w:r>
      <w:bookmarkEnd w:id="828"/>
    </w:p>
    <w:p w:rsidR="004D6BDD" w:rsidRDefault="004F6AC2" w:rsidP="00E443F2">
      <w:pPr>
        <w:pStyle w:val="BodyText"/>
        <w:spacing w:line="480" w:lineRule="auto"/>
        <w:rPr>
          <w:lang w:val="en-CA"/>
        </w:rPr>
      </w:pPr>
      <w:r>
        <w:t xml:space="preserve">In </w:t>
      </w:r>
      <w:r w:rsidR="00125A57">
        <w:rPr>
          <w:lang w:val="en-CA"/>
        </w:rPr>
        <w:t xml:space="preserve">recent times, </w:t>
      </w:r>
      <w:ins w:id="829" w:author="palencar1-pc.cs" w:date="2017-04-05T13:17:00Z">
        <w:r w:rsidR="00664985">
          <w:rPr>
            <w:lang w:val="en-CA"/>
          </w:rPr>
          <w:t>r</w:t>
        </w:r>
      </w:ins>
      <w:del w:id="830" w:author="palencar1-pc.cs" w:date="2017-04-05T13:17:00Z">
        <w:r w:rsidR="00390006" w:rsidDel="00664985">
          <w:rPr>
            <w:lang w:val="en-CA"/>
          </w:rPr>
          <w:delText>R</w:delText>
        </w:r>
      </w:del>
      <w:r w:rsidR="00390006">
        <w:rPr>
          <w:lang w:val="en-CA"/>
        </w:rPr>
        <w:t xml:space="preserve">ecommender </w:t>
      </w:r>
      <w:ins w:id="831" w:author="palencar1-pc.cs" w:date="2017-04-05T13:17:00Z">
        <w:r w:rsidR="00664985">
          <w:rPr>
            <w:lang w:val="en-CA"/>
          </w:rPr>
          <w:t>s</w:t>
        </w:r>
      </w:ins>
      <w:del w:id="832" w:author="palencar1-pc.cs" w:date="2017-04-05T13:17:00Z">
        <w:r w:rsidR="00390006" w:rsidDel="00664985">
          <w:rPr>
            <w:lang w:val="en-CA"/>
          </w:rPr>
          <w:delText>S</w:delText>
        </w:r>
      </w:del>
      <w:r w:rsidR="00390006">
        <w:rPr>
          <w:lang w:val="en-CA"/>
        </w:rPr>
        <w:t>ystem</w:t>
      </w:r>
      <w:r w:rsidR="00EC59C4">
        <w:rPr>
          <w:lang w:val="en-CA"/>
        </w:rPr>
        <w:t>s</w:t>
      </w:r>
      <w:r w:rsidRPr="004F6AC2">
        <w:rPr>
          <w:lang w:val="en-CA"/>
        </w:rPr>
        <w:t xml:space="preserve"> </w:t>
      </w:r>
      <w:ins w:id="833" w:author="palencar1-pc.cs" w:date="2017-04-05T13:17:00Z">
        <w:r w:rsidR="00664985">
          <w:rPr>
            <w:lang w:val="en-CA"/>
          </w:rPr>
          <w:t xml:space="preserve">(RSs) </w:t>
        </w:r>
      </w:ins>
      <w:r w:rsidRPr="004F6AC2">
        <w:rPr>
          <w:lang w:val="en-CA"/>
        </w:rPr>
        <w:t xml:space="preserve">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w:t>
      </w:r>
      <w:ins w:id="834" w:author="palencar1-pc.cs" w:date="2017-04-05T13:17:00Z">
        <w:r w:rsidR="00664985">
          <w:rPr>
            <w:lang w:val="en-CA"/>
          </w:rPr>
          <w:t>user</w:t>
        </w:r>
      </w:ins>
      <w:del w:id="835" w:author="palencar1-pc.cs" w:date="2017-04-05T13:17:00Z">
        <w:r w:rsidRPr="004F6AC2" w:rsidDel="00664985">
          <w:rPr>
            <w:lang w:val="en-CA"/>
          </w:rPr>
          <w:delText>the</w:delText>
        </w:r>
      </w:del>
      <w:r w:rsidRPr="004F6AC2">
        <w:rPr>
          <w:lang w:val="en-CA"/>
        </w:rPr>
        <w:t xml:space="preserve"> personalization</w:t>
      </w:r>
      <w:r w:rsidR="007E525D">
        <w:rPr>
          <w:lang w:val="en-CA"/>
        </w:rPr>
        <w:t xml:space="preserve">. </w:t>
      </w:r>
      <w:r w:rsidRPr="004F6AC2">
        <w:rPr>
          <w:lang w:val="en-CA"/>
        </w:rPr>
        <w:t xml:space="preserve">Current research in the area of </w:t>
      </w:r>
      <w:r w:rsidR="00390006">
        <w:rPr>
          <w:lang w:val="en-CA"/>
        </w:rPr>
        <w:t>R</w:t>
      </w:r>
      <w:ins w:id="836" w:author="palencar1-pc.cs" w:date="2017-04-05T13:17:00Z">
        <w:r w:rsidR="00664985">
          <w:rPr>
            <w:lang w:val="en-CA"/>
          </w:rPr>
          <w:t>Ss</w:t>
        </w:r>
      </w:ins>
      <w:del w:id="837" w:author="palencar1-pc.cs" w:date="2017-04-05T13:17:00Z">
        <w:r w:rsidR="00390006" w:rsidDel="00664985">
          <w:rPr>
            <w:lang w:val="en-CA"/>
          </w:rPr>
          <w:delText>ecommender System</w:delText>
        </w:r>
      </w:del>
      <w:r w:rsidRPr="004F6AC2">
        <w:rPr>
          <w:lang w:val="en-CA"/>
        </w:rPr>
        <w:t xml:space="preserve"> </w:t>
      </w:r>
      <w:del w:id="838" w:author="v2srivas" w:date="2017-04-06T11:33:00Z">
        <w:r w:rsidRPr="004F6AC2" w:rsidDel="00FC0B26">
          <w:rPr>
            <w:lang w:val="en-CA"/>
          </w:rPr>
          <w:delText>has been focussed</w:delText>
        </w:r>
      </w:del>
      <w:ins w:id="839" w:author="v2srivas" w:date="2017-04-06T11:33:00Z">
        <w:r w:rsidR="00FC0B26" w:rsidRPr="004F6AC2">
          <w:rPr>
            <w:lang w:val="en-CA"/>
          </w:rPr>
          <w:t>has focussed</w:t>
        </w:r>
      </w:ins>
      <w:r w:rsidRPr="004F6AC2">
        <w:rPr>
          <w:lang w:val="en-CA"/>
        </w:rPr>
        <w:t xml:space="preserve"> on </w:t>
      </w:r>
      <w:del w:id="840" w:author="palencar1-pc.cs" w:date="2017-04-05T13:18:00Z">
        <w:r w:rsidRPr="004F6AC2" w:rsidDel="00664985">
          <w:rPr>
            <w:lang w:val="en-CA"/>
          </w:rPr>
          <w:delText xml:space="preserve">the </w:delText>
        </w:r>
      </w:del>
      <w:r w:rsidRPr="004F6AC2">
        <w:rPr>
          <w:lang w:val="en-CA"/>
        </w:rPr>
        <w:t>context</w:t>
      </w:r>
      <w:ins w:id="841" w:author="palencar1-pc.cs" w:date="2017-04-05T13:18:00Z">
        <w:r w:rsidR="00664985">
          <w:rPr>
            <w:lang w:val="en-CA"/>
          </w:rPr>
          <w:t>-</w:t>
        </w:r>
      </w:ins>
      <w:del w:id="842" w:author="palencar1-pc.cs" w:date="2017-04-05T13:18:00Z">
        <w:r w:rsidRPr="004F6AC2" w:rsidDel="00664985">
          <w:rPr>
            <w:lang w:val="en-CA"/>
          </w:rPr>
          <w:delText xml:space="preserve"> </w:delText>
        </w:r>
      </w:del>
      <w:r w:rsidRPr="004F6AC2">
        <w:rPr>
          <w:lang w:val="en-CA"/>
        </w:rPr>
        <w:t>aware</w:t>
      </w:r>
      <w:r>
        <w:rPr>
          <w:lang w:val="en-CA"/>
        </w:rPr>
        <w:t xml:space="preserve"> </w:t>
      </w:r>
      <w:ins w:id="843" w:author="palencar1-pc.cs" w:date="2017-04-05T13:18:00Z">
        <w:r w:rsidR="00664985">
          <w:rPr>
            <w:lang w:val="en-CA"/>
          </w:rPr>
          <w:t>RSs</w:t>
        </w:r>
      </w:ins>
      <w:del w:id="844" w:author="palencar1-pc.cs" w:date="2017-04-05T13:18:00Z">
        <w:r w:rsidR="00390006" w:rsidDel="00664985">
          <w:rPr>
            <w:lang w:val="en-CA"/>
          </w:rPr>
          <w:delText>Recommender System</w:delText>
        </w:r>
        <w:r w:rsidR="00826E9F" w:rsidDel="00664985">
          <w:rPr>
            <w:lang w:val="en-CA"/>
          </w:rPr>
          <w:delText>s</w:delText>
        </w:r>
      </w:del>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ins w:id="845" w:author="palencar1-pc.cs" w:date="2017-04-05T13:19:00Z">
        <w:r w:rsidR="00664985">
          <w:rPr>
            <w:lang w:val="en-CA"/>
          </w:rPr>
          <w:t>is</w:t>
        </w:r>
      </w:ins>
      <w:ins w:id="846" w:author="palencar1-pc.cs" w:date="2017-04-05T13:18:00Z">
        <w:r w:rsidR="00664985">
          <w:rPr>
            <w:lang w:val="en-CA"/>
          </w:rPr>
          <w:t xml:space="preserve"> not taken into account</w:t>
        </w:r>
      </w:ins>
      <w:del w:id="847" w:author="palencar1-pc.cs" w:date="2017-04-05T13:18:00Z">
        <w:r w:rsidR="008E1311" w:rsidDel="00664985">
          <w:rPr>
            <w:lang w:val="en-CA"/>
          </w:rPr>
          <w:delText>being r</w:delText>
        </w:r>
      </w:del>
      <w:del w:id="848" w:author="palencar1-pc.cs" w:date="2017-04-05T13:19:00Z">
        <w:r w:rsidR="008E1311" w:rsidDel="00664985">
          <w:rPr>
            <w:lang w:val="en-CA"/>
          </w:rPr>
          <w:delText>ejected</w:delText>
        </w:r>
      </w:del>
      <w:r w:rsidR="00C05B2B">
        <w:rPr>
          <w:lang w:val="en-CA"/>
        </w:rPr>
        <w:t xml:space="preserve"> [128]</w:t>
      </w:r>
      <w:r w:rsidRPr="004F6AC2">
        <w:rPr>
          <w:lang w:val="en-CA"/>
        </w:rPr>
        <w:t xml:space="preserve">. The ideal context-aware </w:t>
      </w:r>
      <w:ins w:id="849" w:author="palencar1-pc.cs" w:date="2017-04-05T13:20:00Z">
        <w:r w:rsidR="00B05A57">
          <w:rPr>
            <w:lang w:val="en-CA"/>
          </w:rPr>
          <w:t>RS</w:t>
        </w:r>
      </w:ins>
      <w:del w:id="850" w:author="palencar1-pc.cs" w:date="2017-04-05T13:20:00Z">
        <w:r w:rsidR="00C70DFE" w:rsidDel="00B05A57">
          <w:rPr>
            <w:lang w:val="en-CA"/>
          </w:rPr>
          <w:delText>R</w:delText>
        </w:r>
      </w:del>
      <w:del w:id="851" w:author="palencar1-pc.cs" w:date="2017-04-05T13:21:00Z">
        <w:r w:rsidR="00C70DFE" w:rsidDel="00B05A57">
          <w:rPr>
            <w:lang w:val="en-CA"/>
          </w:rPr>
          <w:delText>ecommender System</w:delText>
        </w:r>
      </w:del>
      <w:r w:rsidRPr="004F6AC2">
        <w:rPr>
          <w:lang w:val="en-CA"/>
        </w:rPr>
        <w:t xml:space="preserve"> would, therefore, be able</w:t>
      </w:r>
      <w:r w:rsidR="007C2F77">
        <w:rPr>
          <w:lang w:val="en-CA"/>
        </w:rPr>
        <w:t xml:space="preserve"> to reliably</w:t>
      </w:r>
      <w:r w:rsidRPr="004F6AC2">
        <w:rPr>
          <w:lang w:val="en-CA"/>
        </w:rPr>
        <w:t xml:space="preserve"> </w:t>
      </w:r>
      <w:ins w:id="852" w:author="palencar1-pc.cs" w:date="2017-04-05T13:21:00Z">
        <w:r w:rsidR="00B05A57">
          <w:rPr>
            <w:lang w:val="en-CA"/>
          </w:rPr>
          <w:t xml:space="preserve">associate </w:t>
        </w:r>
      </w:ins>
      <w:del w:id="853" w:author="palencar1-pc.cs" w:date="2017-04-05T13:21:00Z">
        <w:r w:rsidRPr="004F6AC2" w:rsidDel="00B05A57">
          <w:rPr>
            <w:lang w:val="en-CA"/>
          </w:rPr>
          <w:delText>label</w:delText>
        </w:r>
      </w:del>
      <w:r w:rsidRPr="004F6AC2">
        <w:rPr>
          <w:lang w:val="en-CA"/>
        </w:rPr>
        <w:t xml:space="preserve">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ins w:id="854" w:author="palencar1-pc.cs" w:date="2017-04-05T13:21:00Z">
        <w:r w:rsidR="00B05A57">
          <w:rPr>
            <w:lang w:val="en-CA"/>
          </w:rPr>
          <w:t>RSs</w:t>
        </w:r>
      </w:ins>
      <w:del w:id="855" w:author="palencar1-pc.cs" w:date="2017-04-05T13:21:00Z">
        <w:r w:rsidR="00390006" w:rsidDel="00B05A57">
          <w:rPr>
            <w:lang w:val="en-CA"/>
          </w:rPr>
          <w:delText>Recommender System</w:delText>
        </w:r>
        <w:r w:rsidR="00EC59C4" w:rsidDel="00B05A57">
          <w:rPr>
            <w:lang w:val="en-CA"/>
          </w:rPr>
          <w:delText>s</w:delText>
        </w:r>
      </w:del>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w:t>
      </w:r>
      <w:ins w:id="856" w:author="palencar1-pc.cs" w:date="2017-04-05T13:22:00Z">
        <w:r w:rsidR="00B05A57">
          <w:rPr>
            <w:lang w:val="en-CA"/>
          </w:rPr>
          <w:t>a</w:t>
        </w:r>
      </w:ins>
      <w:del w:id="857" w:author="palencar1-pc.cs" w:date="2017-04-05T13:22:00Z">
        <w:r w:rsidRPr="004F6AC2" w:rsidDel="00B05A57">
          <w:rPr>
            <w:lang w:val="en-CA"/>
          </w:rPr>
          <w:delText>the</w:delText>
        </w:r>
      </w:del>
      <w:r w:rsidRPr="004F6AC2">
        <w:rPr>
          <w:lang w:val="en-CA"/>
        </w:rPr>
        <w:t xml:space="preserve"> </w:t>
      </w:r>
      <w:r w:rsidR="00390006">
        <w:rPr>
          <w:lang w:val="en-CA"/>
        </w:rPr>
        <w:t>R</w:t>
      </w:r>
      <w:ins w:id="858" w:author="palencar1-pc.cs" w:date="2017-04-05T13:22:00Z">
        <w:r w:rsidR="00B05A57">
          <w:rPr>
            <w:lang w:val="en-CA"/>
          </w:rPr>
          <w:t>S</w:t>
        </w:r>
      </w:ins>
      <w:del w:id="859" w:author="palencar1-pc.cs" w:date="2017-04-05T13:22:00Z">
        <w:r w:rsidR="00390006" w:rsidDel="00B05A57">
          <w:rPr>
            <w:lang w:val="en-CA"/>
          </w:rPr>
          <w:delText>ecommender System</w:delText>
        </w:r>
      </w:del>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w:t>
      </w:r>
      <w:ins w:id="860" w:author="palencar1-pc.cs" w:date="2017-04-05T13:22:00Z">
        <w:r w:rsidR="00B05A57">
          <w:rPr>
            <w:lang w:val="en-CA"/>
          </w:rPr>
          <w:t>Risks</w:t>
        </w:r>
      </w:ins>
      <w:del w:id="861" w:author="palencar1-pc.cs" w:date="2017-04-05T13:22:00Z">
        <w:r w:rsidRPr="004F6AC2" w:rsidDel="00B05A57">
          <w:rPr>
            <w:lang w:val="en-CA"/>
          </w:rPr>
          <w:delText>The risk</w:delText>
        </w:r>
      </w:del>
      <w:r w:rsidRPr="004F6AC2">
        <w:rPr>
          <w:lang w:val="en-CA"/>
        </w:rPr>
        <w:t xml:space="preserve"> in </w:t>
      </w:r>
      <w:r w:rsidR="00390006">
        <w:rPr>
          <w:lang w:val="en-CA"/>
        </w:rPr>
        <w:t>R</w:t>
      </w:r>
      <w:ins w:id="862" w:author="palencar1-pc.cs" w:date="2017-04-05T13:22:00Z">
        <w:r w:rsidR="00B05A57">
          <w:rPr>
            <w:lang w:val="en-CA"/>
          </w:rPr>
          <w:t>Ss</w:t>
        </w:r>
      </w:ins>
      <w:del w:id="863" w:author="palencar1-pc.cs" w:date="2017-04-05T13:22:00Z">
        <w:r w:rsidR="00390006" w:rsidDel="00B05A57">
          <w:rPr>
            <w:lang w:val="en-CA"/>
          </w:rPr>
          <w:delText>ecommender System</w:delText>
        </w:r>
        <w:r w:rsidR="00EC59C4" w:rsidDel="00B05A57">
          <w:rPr>
            <w:lang w:val="en-CA"/>
          </w:rPr>
          <w:delText>s</w:delText>
        </w:r>
      </w:del>
      <w:r w:rsidRPr="004F6AC2">
        <w:rPr>
          <w:lang w:val="en-CA"/>
        </w:rPr>
        <w:t xml:space="preserve"> </w:t>
      </w:r>
      <w:ins w:id="864" w:author="palencar1-pc.cs" w:date="2017-04-05T13:22:00Z">
        <w:r w:rsidR="00B05A57">
          <w:rPr>
            <w:lang w:val="en-CA"/>
          </w:rPr>
          <w:t xml:space="preserve">can involve, for example, </w:t>
        </w:r>
      </w:ins>
      <w:del w:id="865" w:author="palencar1-pc.cs" w:date="2017-04-05T13:23:00Z">
        <w:r w:rsidRPr="004F6AC2" w:rsidDel="00B05A57">
          <w:rPr>
            <w:lang w:val="en-CA"/>
          </w:rPr>
          <w:delText>is</w:delText>
        </w:r>
      </w:del>
      <w:r w:rsidRPr="004F6AC2">
        <w:rPr>
          <w:lang w:val="en-CA"/>
        </w:rPr>
        <w:t xml:space="preserve"> the possibility </w:t>
      </w:r>
      <w:ins w:id="866" w:author="palencar1-pc.cs" w:date="2017-04-05T13:23:00Z">
        <w:r w:rsidR="00B05A57">
          <w:rPr>
            <w:lang w:val="en-CA"/>
          </w:rPr>
          <w:t>of</w:t>
        </w:r>
      </w:ins>
      <w:del w:id="867" w:author="palencar1-pc.cs" w:date="2017-04-05T13:23:00Z">
        <w:r w:rsidRPr="004F6AC2" w:rsidDel="00B05A57">
          <w:rPr>
            <w:lang w:val="en-CA"/>
          </w:rPr>
          <w:delText>to</w:delText>
        </w:r>
      </w:del>
      <w:r w:rsidRPr="004F6AC2">
        <w:rPr>
          <w:lang w:val="en-CA"/>
        </w:rPr>
        <w:t xml:space="preserve"> disturb</w:t>
      </w:r>
      <w:ins w:id="868" w:author="palencar1-pc.cs" w:date="2017-04-05T13:23:00Z">
        <w:r w:rsidR="00B05A57">
          <w:rPr>
            <w:lang w:val="en-CA"/>
          </w:rPr>
          <w:t>ing</w:t>
        </w:r>
      </w:ins>
      <w:r w:rsidRPr="004F6AC2">
        <w:rPr>
          <w:lang w:val="en-CA"/>
        </w:rPr>
        <w:t xml:space="preserve"> or to upset</w:t>
      </w:r>
      <w:ins w:id="869" w:author="palencar1-pc.cs" w:date="2017-04-05T13:23:00Z">
        <w:r w:rsidR="00B05A57">
          <w:rPr>
            <w:lang w:val="en-CA"/>
          </w:rPr>
          <w:t>ting</w:t>
        </w:r>
      </w:ins>
      <w:r w:rsidRPr="004F6AC2">
        <w:rPr>
          <w:lang w:val="en-CA"/>
        </w:rPr>
        <w:t xml:space="preserve"> the user</w:t>
      </w:r>
      <w:ins w:id="870" w:author="palencar1-pc.cs" w:date="2017-04-05T13:23:00Z">
        <w:r w:rsidR="00B05A57">
          <w:rPr>
            <w:lang w:val="en-CA"/>
          </w:rPr>
          <w:t>,</w:t>
        </w:r>
      </w:ins>
      <w:r w:rsidRPr="004F6AC2">
        <w:rPr>
          <w:lang w:val="en-CA"/>
        </w:rPr>
        <w:t xml:space="preserve"> which</w:t>
      </w:r>
      <w:r w:rsidR="007E525D">
        <w:rPr>
          <w:lang w:val="en-CA"/>
        </w:rPr>
        <w:t xml:space="preserve"> </w:t>
      </w:r>
      <w:ins w:id="871" w:author="palencar1-pc.cs" w:date="2017-04-05T13:23:00Z">
        <w:r w:rsidR="00B05A57">
          <w:rPr>
            <w:lang w:val="en-CA"/>
          </w:rPr>
          <w:t xml:space="preserve">can </w:t>
        </w:r>
      </w:ins>
      <w:r w:rsidRPr="004F6AC2">
        <w:rPr>
          <w:lang w:val="en-CA"/>
        </w:rPr>
        <w:t>lead</w:t>
      </w:r>
      <w:del w:id="872" w:author="palencar1-pc.cs" w:date="2017-04-05T13:23:00Z">
        <w:r w:rsidRPr="004F6AC2" w:rsidDel="00B05A57">
          <w:rPr>
            <w:lang w:val="en-CA"/>
          </w:rPr>
          <w:delText>s</w:delText>
        </w:r>
      </w:del>
      <w:r w:rsidRPr="004F6AC2">
        <w:rPr>
          <w:lang w:val="en-CA"/>
        </w:rPr>
        <w:t xml:space="preserve"> to a</w:t>
      </w:r>
      <w:ins w:id="873" w:author="palencar1-pc.cs" w:date="2017-04-05T13:24:00Z">
        <w:r w:rsidR="00B05A57">
          <w:rPr>
            <w:lang w:val="en-CA"/>
          </w:rPr>
          <w:t xml:space="preserve"> negative</w:t>
        </w:r>
      </w:ins>
      <w:del w:id="874" w:author="palencar1-pc.cs" w:date="2017-04-05T13:23:00Z">
        <w:r w:rsidRPr="004F6AC2" w:rsidDel="00B05A57">
          <w:rPr>
            <w:lang w:val="en-CA"/>
          </w:rPr>
          <w:delText xml:space="preserve"> bad</w:delText>
        </w:r>
      </w:del>
      <w:r w:rsidRPr="004F6AC2">
        <w:rPr>
          <w:lang w:val="en-CA"/>
        </w:rPr>
        <w:t xml:space="preserve">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w:t>
      </w:r>
      <w:del w:id="875" w:author="palencar1-pc.cs" w:date="2017-04-05T13:24:00Z">
        <w:r w:rsidR="00671A44" w:rsidDel="00B05A57">
          <w:rPr>
            <w:lang w:val="en-CA"/>
          </w:rPr>
          <w:delText>s</w:delText>
        </w:r>
      </w:del>
      <w:r w:rsidR="00671A44">
        <w:rPr>
          <w:lang w:val="en-CA"/>
        </w:rPr>
        <w:t xml:space="preserve"> quality</w:t>
      </w:r>
      <w:r w:rsidR="004D6BDD">
        <w:rPr>
          <w:lang w:val="en-CA"/>
        </w:rPr>
        <w:t xml:space="preserve">, the focus of the current research on </w:t>
      </w:r>
      <w:del w:id="876" w:author="palencar1-pc.cs" w:date="2017-04-05T13:25:00Z">
        <w:r w:rsidR="004D6BDD" w:rsidDel="00B05A57">
          <w:rPr>
            <w:lang w:val="en-CA"/>
          </w:rPr>
          <w:delText xml:space="preserve">the </w:delText>
        </w:r>
      </w:del>
      <w:r w:rsidR="00390006">
        <w:rPr>
          <w:lang w:val="en-CA"/>
        </w:rPr>
        <w:t>R</w:t>
      </w:r>
      <w:ins w:id="877" w:author="palencar1-pc.cs" w:date="2017-04-05T13:25:00Z">
        <w:r w:rsidR="00B05A57">
          <w:rPr>
            <w:lang w:val="en-CA"/>
          </w:rPr>
          <w:t>Ss</w:t>
        </w:r>
      </w:ins>
      <w:del w:id="878" w:author="palencar1-pc.cs" w:date="2017-04-05T13:25:00Z">
        <w:r w:rsidR="00390006" w:rsidDel="00B05A57">
          <w:rPr>
            <w:lang w:val="en-CA"/>
          </w:rPr>
          <w:delText>ecommender System</w:delText>
        </w:r>
      </w:del>
      <w:r w:rsidR="004D6BDD">
        <w:rPr>
          <w:lang w:val="en-CA"/>
        </w:rPr>
        <w:t xml:space="preserve"> has been shifting to </w:t>
      </w:r>
      <w:ins w:id="879" w:author="palencar1-pc.cs" w:date="2017-04-05T13:25:00Z">
        <w:r w:rsidR="00B05A57">
          <w:rPr>
            <w:lang w:val="en-CA"/>
          </w:rPr>
          <w:t>p</w:t>
        </w:r>
      </w:ins>
      <w:del w:id="880" w:author="palencar1-pc.cs" w:date="2017-04-05T13:25:00Z">
        <w:r w:rsidR="004D6BDD" w:rsidDel="00B05A57">
          <w:rPr>
            <w:lang w:val="en-CA"/>
          </w:rPr>
          <w:delText>P</w:delText>
        </w:r>
      </w:del>
      <w:r w:rsidR="004D6BDD">
        <w:rPr>
          <w:lang w:val="en-CA"/>
        </w:rPr>
        <w:t xml:space="preserve">rivacy </w:t>
      </w:r>
      <w:ins w:id="881" w:author="palencar1-pc.cs" w:date="2017-04-05T13:25:00Z">
        <w:r w:rsidR="00B05A57">
          <w:rPr>
            <w:lang w:val="en-CA"/>
          </w:rPr>
          <w:t>p</w:t>
        </w:r>
      </w:ins>
      <w:del w:id="882" w:author="palencar1-pc.cs" w:date="2017-04-05T13:25:00Z">
        <w:r w:rsidR="004D6BDD" w:rsidDel="00B05A57">
          <w:rPr>
            <w:lang w:val="en-CA"/>
          </w:rPr>
          <w:delText>P</w:delText>
        </w:r>
      </w:del>
      <w:r w:rsidR="004D6BDD">
        <w:rPr>
          <w:lang w:val="en-CA"/>
        </w:rPr>
        <w:t>rotection</w:t>
      </w:r>
      <w:r w:rsidR="00805AEA">
        <w:rPr>
          <w:lang w:val="en-CA"/>
        </w:rPr>
        <w:t xml:space="preserve"> [129]</w:t>
      </w:r>
      <w:r w:rsidR="004D6BDD">
        <w:rPr>
          <w:lang w:val="en-CA"/>
        </w:rPr>
        <w:t xml:space="preserve">. Personalization </w:t>
      </w:r>
      <w:r w:rsidR="004D6BDD" w:rsidRPr="004D6BDD">
        <w:rPr>
          <w:lang w:val="en-CA"/>
        </w:rPr>
        <w:t xml:space="preserve">provides </w:t>
      </w:r>
      <w:ins w:id="883" w:author="palencar1-pc.cs" w:date="2017-04-05T13:26:00Z">
        <w:r w:rsidR="00B05A57">
          <w:rPr>
            <w:lang w:val="en-CA"/>
          </w:rPr>
          <w:t xml:space="preserve">convenience in the user experience, </w:t>
        </w:r>
      </w:ins>
      <w:del w:id="884" w:author="palencar1-pc.cs" w:date="2017-04-05T13:26:00Z">
        <w:r w:rsidR="004D6BDD" w:rsidRPr="004D6BDD" w:rsidDel="00B05A57">
          <w:rPr>
            <w:lang w:val="en-CA"/>
          </w:rPr>
          <w:delText>users with conveniences,</w:delText>
        </w:r>
      </w:del>
      <w:r w:rsidR="004D6BDD" w:rsidRPr="004D6BDD">
        <w:rPr>
          <w:lang w:val="en-CA"/>
        </w:rPr>
        <w:t xml:space="preserve">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 xml:space="preserve">price users have to pay for the convenience of </w:t>
      </w:r>
      <w:ins w:id="885" w:author="palencar1-pc.cs" w:date="2017-04-05T13:27:00Z">
        <w:r w:rsidR="00B05A57">
          <w:rPr>
            <w:lang w:val="en-CA"/>
          </w:rPr>
          <w:t xml:space="preserve">RSs can provide </w:t>
        </w:r>
      </w:ins>
      <w:del w:id="886" w:author="palencar1-pc.cs" w:date="2017-04-05T13:27:00Z">
        <w:r w:rsidR="00390006" w:rsidDel="00B05A57">
          <w:rPr>
            <w:lang w:val="en-CA"/>
          </w:rPr>
          <w:delText>Recommender System</w:delText>
        </w:r>
        <w:r w:rsidR="00EC59C4" w:rsidDel="00B05A57">
          <w:rPr>
            <w:lang w:val="en-CA"/>
          </w:rPr>
          <w:delText>s</w:delText>
        </w:r>
      </w:del>
      <w:r w:rsidR="004D6BDD" w:rsidRPr="004D6BDD">
        <w:rPr>
          <w:lang w:val="en-CA"/>
        </w:rPr>
        <w:t xml:space="preserve">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87" w:name="_Toc479241881"/>
      <w:r>
        <w:t>Research Issue</w:t>
      </w:r>
      <w:bookmarkEnd w:id="887"/>
    </w:p>
    <w:p w:rsidR="0097321D" w:rsidRDefault="0097321D" w:rsidP="0097321D">
      <w:pPr>
        <w:pStyle w:val="BodyText"/>
        <w:spacing w:line="480" w:lineRule="auto"/>
      </w:pPr>
      <w:r>
        <w:t xml:space="preserve">Since </w:t>
      </w:r>
      <w:ins w:id="888" w:author="palencar1-pc.cs" w:date="2017-04-05T13:27:00Z">
        <w:r w:rsidR="00B05A57">
          <w:t>a</w:t>
        </w:r>
      </w:ins>
      <w:del w:id="889" w:author="palencar1-pc.cs" w:date="2017-04-05T13:27:00Z">
        <w:r w:rsidDel="00B05A57">
          <w:delText>the</w:delText>
        </w:r>
      </w:del>
      <w:r>
        <w:t xml:space="preserve"> major</w:t>
      </w:r>
      <w:ins w:id="890" w:author="palencar1-pc.cs" w:date="2017-04-05T13:27:00Z">
        <w:r w:rsidR="00B05A57">
          <w:t xml:space="preserve"> </w:t>
        </w:r>
      </w:ins>
      <w:del w:id="891" w:author="palencar1-pc.cs" w:date="2017-04-05T13:27:00Z">
        <w:r w:rsidDel="00B05A57">
          <w:delText>i</w:delText>
        </w:r>
      </w:del>
      <w:del w:id="892" w:author="palencar1-pc.cs" w:date="2017-04-05T13:28:00Z">
        <w:r w:rsidDel="00B05A57">
          <w:delText xml:space="preserve">ty of the </w:delText>
        </w:r>
      </w:del>
      <w:r>
        <w:t xml:space="preserve">focus in the area of </w:t>
      </w:r>
      <w:r w:rsidR="00390006">
        <w:t>R</w:t>
      </w:r>
      <w:ins w:id="893" w:author="palencar1-pc.cs" w:date="2017-04-05T13:28:00Z">
        <w:r w:rsidR="00B05A57">
          <w:t>Ss</w:t>
        </w:r>
      </w:ins>
      <w:del w:id="894" w:author="palencar1-pc.cs" w:date="2017-04-05T13:28:00Z">
        <w:r w:rsidR="00390006" w:rsidDel="00B05A57">
          <w:delText>ecommender System</w:delText>
        </w:r>
        <w:r w:rsidR="00EC59C4" w:rsidDel="00B05A57">
          <w:delText>s</w:delText>
        </w:r>
      </w:del>
      <w:r>
        <w:t xml:space="preserve"> has been </w:t>
      </w:r>
      <w:del w:id="895" w:author="palencar1-pc.cs" w:date="2017-04-05T13:28:00Z">
        <w:r w:rsidDel="00B05A57">
          <w:delText xml:space="preserve">on </w:delText>
        </w:r>
      </w:del>
      <w:r>
        <w:t xml:space="preserve">the improvement of </w:t>
      </w:r>
      <w:ins w:id="896" w:author="palencar1-pc.cs" w:date="2017-04-05T13:28:00Z">
        <w:r w:rsidR="00B05A57">
          <w:t xml:space="preserve">the </w:t>
        </w:r>
      </w:ins>
      <w:r>
        <w:t xml:space="preserve">accuracy of the recommendations generated by the </w:t>
      </w:r>
      <w:r w:rsidR="00390006">
        <w:t>Recommender System</w:t>
      </w:r>
      <w:r>
        <w:t xml:space="preserve">, </w:t>
      </w:r>
      <w:r w:rsidR="00707ED4">
        <w:t xml:space="preserve">there is a lack of </w:t>
      </w:r>
      <w:del w:id="897" w:author="palencar1-pc.cs" w:date="2017-04-05T13:32:00Z">
        <w:r w:rsidR="00707ED4" w:rsidDel="00C82319">
          <w:delText xml:space="preserve">focus on </w:delText>
        </w:r>
      </w:del>
      <w:r w:rsidR="00707ED4">
        <w:t xml:space="preserve">a modelling approach for the </w:t>
      </w:r>
      <w:r w:rsidR="00390006">
        <w:t>R</w:t>
      </w:r>
      <w:ins w:id="898" w:author="palencar1-pc.cs" w:date="2017-04-05T13:32:00Z">
        <w:r w:rsidR="00C82319">
          <w:t>Ss</w:t>
        </w:r>
      </w:ins>
      <w:del w:id="899" w:author="palencar1-pc.cs" w:date="2017-04-05T13:32:00Z">
        <w:r w:rsidR="00390006" w:rsidDel="00C82319">
          <w:delText>ecommender Sys</w:delText>
        </w:r>
      </w:del>
      <w:del w:id="900" w:author="palencar1-pc.cs" w:date="2017-04-05T13:33:00Z">
        <w:r w:rsidR="00390006" w:rsidDel="00C82319">
          <w:delText>tem</w:delText>
        </w:r>
        <w:r w:rsidR="00EC59C4" w:rsidDel="00C82319">
          <w:delText>s</w:delText>
        </w:r>
      </w:del>
      <w:r>
        <w:t xml:space="preserve"> </w:t>
      </w:r>
      <w:ins w:id="901" w:author="palencar1-pc.cs" w:date="2017-04-05T13:33:00Z">
        <w:r w:rsidR="00C82319">
          <w:t>that</w:t>
        </w:r>
      </w:ins>
      <w:del w:id="902" w:author="palencar1-pc.cs" w:date="2017-04-05T13:33:00Z">
        <w:r w:rsidDel="00C82319">
          <w:delText>which</w:delText>
        </w:r>
      </w:del>
      <w:r>
        <w:t xml:space="preserve"> </w:t>
      </w:r>
      <w:ins w:id="903" w:author="palencar1-pc.cs" w:date="2017-04-05T13:36:00Z">
        <w:r w:rsidR="00C82319">
          <w:t xml:space="preserve">takes </w:t>
        </w:r>
      </w:ins>
      <w:ins w:id="904" w:author="palencar1-pc.cs" w:date="2017-04-05T13:37:00Z">
        <w:r w:rsidR="00C82319">
          <w:t xml:space="preserve">into account both </w:t>
        </w:r>
      </w:ins>
      <w:del w:id="905" w:author="palencar1-pc.cs" w:date="2017-04-05T13:36:00Z">
        <w:r w:rsidDel="00C82319">
          <w:delText>take</w:delText>
        </w:r>
      </w:del>
      <w:del w:id="906" w:author="palencar1-pc.cs" w:date="2017-04-05T13:33:00Z">
        <w:r w:rsidDel="00C82319">
          <w:delText>s</w:delText>
        </w:r>
      </w:del>
      <w:del w:id="907" w:author="palencar1-pc.cs" w:date="2017-04-05T13:36:00Z">
        <w:r w:rsidDel="00C82319">
          <w:delText xml:space="preserve"> care of the aspect of upsetting the user by not </w:delText>
        </w:r>
      </w:del>
      <w:del w:id="908" w:author="palencar1-pc.cs" w:date="2017-04-05T13:37:00Z">
        <w:r w:rsidDel="00C82319">
          <w:delText xml:space="preserve">having </w:delText>
        </w:r>
      </w:del>
      <w:r>
        <w:t xml:space="preserve">sufficient knowledge of the user’s context and </w:t>
      </w:r>
      <w:del w:id="909" w:author="palencar1-pc.cs" w:date="2017-04-05T13:37:00Z">
        <w:r w:rsidDel="00C82319">
          <w:delText xml:space="preserve">not taking enough measures to take into account </w:delText>
        </w:r>
      </w:del>
      <w:r>
        <w:t xml:space="preserve">the privacy of the users. A </w:t>
      </w:r>
      <w:r w:rsidR="003D09CD">
        <w:t>novel mode</w:t>
      </w:r>
      <w:r w:rsidR="00707ED4">
        <w:t>l</w:t>
      </w:r>
      <w:del w:id="910" w:author="palencar1-pc.cs" w:date="2017-04-05T13:38:00Z">
        <w:r w:rsidR="00707ED4" w:rsidDel="00C82319">
          <w:delText>ing</w:delText>
        </w:r>
      </w:del>
      <w:r w:rsidR="00707ED4">
        <w:t xml:space="preserve"> </w:t>
      </w:r>
      <w:ins w:id="911" w:author="palencar1-pc.cs" w:date="2017-04-05T13:38:00Z">
        <w:r w:rsidR="00C82319">
          <w:t>of</w:t>
        </w:r>
      </w:ins>
      <w:del w:id="912" w:author="palencar1-pc.cs" w:date="2017-04-05T13:38:00Z">
        <w:r w:rsidR="00707ED4" w:rsidDel="00C82319">
          <w:delText>for</w:delText>
        </w:r>
      </w:del>
      <w:r w:rsidR="00707ED4">
        <w:t xml:space="preserve"> </w:t>
      </w:r>
      <w:del w:id="913" w:author="palencar1-pc.cs" w:date="2017-04-05T13:38:00Z">
        <w:r w:rsidR="00707ED4" w:rsidDel="00C82319">
          <w:delText xml:space="preserve">the </w:delText>
        </w:r>
      </w:del>
      <w:r w:rsidR="00390006">
        <w:t>R</w:t>
      </w:r>
      <w:ins w:id="914" w:author="palencar1-pc.cs" w:date="2017-04-05T13:38:00Z">
        <w:r w:rsidR="00C82319">
          <w:t>Ss</w:t>
        </w:r>
      </w:ins>
      <w:del w:id="915" w:author="palencar1-pc.cs" w:date="2017-04-05T13:38:00Z">
        <w:r w:rsidR="00390006" w:rsidDel="00C82319">
          <w:delText>ecommender System</w:delText>
        </w:r>
        <w:r w:rsidR="00EC59C4" w:rsidDel="00C82319">
          <w:delText>s</w:delText>
        </w:r>
      </w:del>
      <w:r>
        <w:t xml:space="preserve"> </w:t>
      </w:r>
      <w:ins w:id="916" w:author="palencar1-pc.cs" w:date="2017-04-05T13:38:00Z">
        <w:r w:rsidR="00C82319">
          <w:t xml:space="preserve">involving both contextual risk and privacy </w:t>
        </w:r>
      </w:ins>
      <w:r>
        <w:t xml:space="preserve">would make things much easier for domain experts to study and </w:t>
      </w:r>
      <w:ins w:id="917" w:author="palencar1-pc.cs" w:date="2017-04-05T13:39:00Z">
        <w:r w:rsidR="00C82319">
          <w:t xml:space="preserve">advance </w:t>
        </w:r>
      </w:ins>
      <w:del w:id="918" w:author="palencar1-pc.cs" w:date="2017-04-05T13:39:00Z">
        <w:r w:rsidDel="00C82319">
          <w:delText xml:space="preserve">extend the </w:delText>
        </w:r>
      </w:del>
      <w:r>
        <w:t>research in the area of risk</w:t>
      </w:r>
      <w:ins w:id="919" w:author="palencar1-pc.cs" w:date="2017-04-05T13:39:00Z">
        <w:r w:rsidR="00C82319">
          <w:t>-</w:t>
        </w:r>
      </w:ins>
      <w:r>
        <w:t xml:space="preserve"> aware and privacy</w:t>
      </w:r>
      <w:ins w:id="920" w:author="palencar1-pc.cs" w:date="2017-04-05T13:39:00Z">
        <w:r w:rsidR="00C82319">
          <w:t>-</w:t>
        </w:r>
      </w:ins>
      <w:del w:id="921" w:author="palencar1-pc.cs" w:date="2017-04-05T13:39:00Z">
        <w:r w:rsidDel="00C82319">
          <w:delText xml:space="preserve"> </w:delText>
        </w:r>
      </w:del>
      <w:r>
        <w:t xml:space="preserve">preserving </w:t>
      </w:r>
      <w:r w:rsidR="00390006">
        <w:t>R</w:t>
      </w:r>
      <w:ins w:id="922" w:author="palencar1-pc.cs" w:date="2017-04-05T13:39:00Z">
        <w:r w:rsidR="00C82319">
          <w:t>Ss,</w:t>
        </w:r>
      </w:ins>
      <w:del w:id="923" w:author="palencar1-pc.cs" w:date="2017-04-05T13:40:00Z">
        <w:r w:rsidR="00390006" w:rsidDel="00C82319">
          <w:delText>ecommender System</w:delText>
        </w:r>
        <w:r w:rsidR="00EC59C4" w:rsidDel="00C82319">
          <w:delText>s</w:delText>
        </w:r>
        <w:r w:rsidR="00F91E8D" w:rsidDel="00C82319">
          <w:delText xml:space="preserve"> and</w:delText>
        </w:r>
      </w:del>
      <w:r w:rsidR="00F91E8D">
        <w:t xml:space="preserve"> thereby</w:t>
      </w:r>
      <w:r w:rsidR="00752A53">
        <w:t xml:space="preserve"> </w:t>
      </w:r>
      <w:ins w:id="924" w:author="palencar1-pc.cs" w:date="2017-04-05T13:40:00Z">
        <w:r w:rsidR="00C82319">
          <w:t xml:space="preserve">contributing with methods that can produce </w:t>
        </w:r>
      </w:ins>
      <w:ins w:id="925" w:author="palencar1-pc.cs" w:date="2017-04-05T13:41:00Z">
        <w:r w:rsidR="00C82319">
          <w:t>more detailed</w:t>
        </w:r>
      </w:ins>
      <w:del w:id="926" w:author="palencar1-pc.cs" w:date="2017-04-05T13:40:00Z">
        <w:r w:rsidR="00752A53" w:rsidDel="00C82319">
          <w:delText>resulting in</w:delText>
        </w:r>
        <w:r w:rsidR="00F91E8D" w:rsidDel="00C82319">
          <w:delText xml:space="preserve"> better</w:delText>
        </w:r>
      </w:del>
      <w:r w:rsidR="00F91E8D">
        <w:t xml:space="preserve"> design</w:t>
      </w:r>
      <w:ins w:id="927" w:author="palencar1-pc.cs" w:date="2017-04-05T13:41:00Z">
        <w:r w:rsidR="00C82319">
          <w:t>s</w:t>
        </w:r>
      </w:ins>
      <w:r w:rsidR="00F91E8D">
        <w:t xml:space="preserve"> of such systems</w:t>
      </w:r>
      <w:r>
        <w:t>.</w:t>
      </w:r>
    </w:p>
    <w:p w:rsidR="0097321D" w:rsidRDefault="00752A53" w:rsidP="0097321D">
      <w:pPr>
        <w:pStyle w:val="BodyTextFirstIndent"/>
        <w:spacing w:line="480" w:lineRule="auto"/>
        <w:ind w:firstLine="0"/>
      </w:pPr>
      <w:r>
        <w:t>In the past few decades</w:t>
      </w:r>
      <w:ins w:id="928" w:author="palencar1-pc.cs" w:date="2017-04-05T13:41:00Z">
        <w:r w:rsidR="00C82319">
          <w:t>,</w:t>
        </w:r>
      </w:ins>
      <w:r>
        <w:t xml:space="preserve"> collaboration</w:t>
      </w:r>
      <w:r w:rsidR="00F14F1A">
        <w:t xml:space="preserve"> </w:t>
      </w:r>
      <w:r>
        <w:t xml:space="preserve">of multiple teams </w:t>
      </w:r>
      <w:ins w:id="929" w:author="palencar1-pc.cs" w:date="2017-04-05T13:41:00Z">
        <w:r w:rsidR="00C82319">
          <w:t>in</w:t>
        </w:r>
      </w:ins>
      <w:del w:id="930" w:author="palencar1-pc.cs" w:date="2017-04-05T13:41:00Z">
        <w:r w:rsidDel="00C82319">
          <w:delText>for</w:delText>
        </w:r>
      </w:del>
      <w:r>
        <w:t xml:space="preserve"> a large software project has become a usual path for developing large</w:t>
      </w:r>
      <w:ins w:id="931" w:author="palencar1-pc.cs" w:date="2017-04-05T13:42:00Z">
        <w:r w:rsidR="00C82319">
          <w:t>-</w:t>
        </w:r>
      </w:ins>
      <w:del w:id="932" w:author="palencar1-pc.cs" w:date="2017-04-05T13:42:00Z">
        <w:r w:rsidDel="00C82319">
          <w:delText xml:space="preserve"> </w:delText>
        </w:r>
      </w:del>
      <w:r>
        <w:t xml:space="preserve">scale software </w:t>
      </w:r>
      <w:r w:rsidR="00F14F1A">
        <w:t>[15]</w:t>
      </w:r>
      <w:r w:rsidR="0097321D" w:rsidRPr="0097321D">
        <w:t>.</w:t>
      </w:r>
      <w:r>
        <w:t xml:space="preserve"> In spite of </w:t>
      </w:r>
      <w:ins w:id="933" w:author="palencar1-pc.cs" w:date="2017-04-05T13:43:00Z">
        <w:r w:rsidR="00DA29E6">
          <w:t xml:space="preserve">increasing </w:t>
        </w:r>
      </w:ins>
      <w:r>
        <w:t>adoption of collaborative software development</w:t>
      </w:r>
      <w:ins w:id="934" w:author="palencar1-pc.cs" w:date="2017-04-05T13:44:00Z">
        <w:r w:rsidR="00DA29E6">
          <w:t>,</w:t>
        </w:r>
      </w:ins>
      <w:r>
        <w:t xml:space="preserve"> there is </w:t>
      </w:r>
      <w:del w:id="935" w:author="palencar1-pc.cs" w:date="2017-04-05T13:44:00Z">
        <w:r w:rsidDel="00DA29E6">
          <w:delText>a</w:delText>
        </w:r>
        <w:r w:rsidR="00EC2F21" w:rsidDel="00DA29E6">
          <w:delText xml:space="preserve"> </w:delText>
        </w:r>
      </w:del>
      <w:r w:rsidR="00EC2F21">
        <w:t xml:space="preserve">scope </w:t>
      </w:r>
      <w:ins w:id="936" w:author="palencar1-pc.cs" w:date="2017-04-05T13:44:00Z">
        <w:r w:rsidR="00DA29E6">
          <w:t>for</w:t>
        </w:r>
      </w:ins>
      <w:del w:id="937" w:author="palencar1-pc.cs" w:date="2017-04-05T13:44:00Z">
        <w:r w:rsidR="00EC2F21" w:rsidDel="00DA29E6">
          <w:delText>of</w:delText>
        </w:r>
      </w:del>
      <w:r w:rsidR="00EC2F21">
        <w:t xml:space="preserve"> a</w:t>
      </w:r>
      <w:r>
        <w:t xml:space="preserve"> lot of improvement</w:t>
      </w:r>
      <w:ins w:id="938" w:author="palencar1-pc.cs" w:date="2017-04-05T13:44:00Z">
        <w:r w:rsidR="00DA29E6">
          <w:t>s</w:t>
        </w:r>
      </w:ins>
      <w:r>
        <w:t xml:space="preserve"> to </w:t>
      </w:r>
      <w:ins w:id="939" w:author="palencar1-pc.cs" w:date="2017-04-05T13:44:00Z">
        <w:r w:rsidR="00DA29E6">
          <w:t xml:space="preserve">fill the gap </w:t>
        </w:r>
      </w:ins>
      <w:del w:id="940" w:author="palencar1-pc.cs" w:date="2017-04-05T13:44:00Z">
        <w:r w:rsidDel="00DA29E6">
          <w:delText>be done</w:delText>
        </w:r>
        <w:r w:rsidDel="00DA29E6">
          <w:rPr>
            <w:szCs w:val="22"/>
          </w:rPr>
          <w:delText xml:space="preserve"> </w:delText>
        </w:r>
      </w:del>
      <w:r>
        <w:rPr>
          <w:szCs w:val="22"/>
        </w:rPr>
        <w:t xml:space="preserve">between what is needed and what has been provided today </w:t>
      </w:r>
      <w:ins w:id="941" w:author="palencar1-pc.cs" w:date="2017-04-05T13:44:00Z">
        <w:r w:rsidR="00DA29E6">
          <w:rPr>
            <w:szCs w:val="22"/>
          </w:rPr>
          <w:t>as</w:t>
        </w:r>
      </w:ins>
      <w:del w:id="942" w:author="palencar1-pc.cs" w:date="2017-04-05T13:44:00Z">
        <w:r w:rsidDel="00DA29E6">
          <w:rPr>
            <w:szCs w:val="22"/>
          </w:rPr>
          <w:delText>and because</w:delText>
        </w:r>
      </w:del>
      <w:r>
        <w:rPr>
          <w:szCs w:val="22"/>
        </w:rPr>
        <w:t xml:space="preserve"> the software development landscape </w:t>
      </w:r>
      <w:del w:id="943" w:author="palencar1-pc.cs" w:date="2017-04-05T13:45:00Z">
        <w:r w:rsidDel="00DA29E6">
          <w:rPr>
            <w:szCs w:val="22"/>
          </w:rPr>
          <w:delText xml:space="preserve">is </w:delText>
        </w:r>
      </w:del>
      <w:r>
        <w:rPr>
          <w:szCs w:val="22"/>
        </w:rPr>
        <w:t>chang</w:t>
      </w:r>
      <w:ins w:id="944" w:author="palencar1-pc.cs" w:date="2017-04-05T13:45:00Z">
        <w:r w:rsidR="00DA29E6">
          <w:rPr>
            <w:szCs w:val="22"/>
          </w:rPr>
          <w:t>es</w:t>
        </w:r>
      </w:ins>
      <w:del w:id="945" w:author="palencar1-pc.cs" w:date="2017-04-05T13:45:00Z">
        <w:r w:rsidDel="00DA29E6">
          <w:rPr>
            <w:szCs w:val="22"/>
          </w:rPr>
          <w:delText>ing</w:delText>
        </w:r>
      </w:del>
      <w:r>
        <w:rPr>
          <w:szCs w:val="22"/>
        </w:rPr>
        <w:t xml:space="preserve"> rapidly. </w:t>
      </w:r>
      <w:r w:rsidR="0097321D" w:rsidRPr="0097321D">
        <w:t xml:space="preserve"> </w:t>
      </w:r>
      <w:r w:rsidR="001A16BC">
        <w:t>Multi-</w:t>
      </w:r>
      <w:ins w:id="946" w:author="palencar1-pc.cs" w:date="2017-04-05T13:45:00Z">
        <w:r w:rsidR="00BA6F45">
          <w:t>a</w:t>
        </w:r>
      </w:ins>
      <w:del w:id="947" w:author="palencar1-pc.cs" w:date="2017-04-05T13:45:00Z">
        <w:r w:rsidR="001A16BC" w:rsidDel="00BA6F45">
          <w:delText>A</w:delText>
        </w:r>
      </w:del>
      <w:r w:rsidR="001A16BC">
        <w:t xml:space="preserve">gent software development </w:t>
      </w:r>
      <w:ins w:id="948" w:author="palencar1-pc.cs" w:date="2017-04-05T13:48:00Z">
        <w:r w:rsidR="00BA6F45">
          <w:t xml:space="preserve">has emerged </w:t>
        </w:r>
      </w:ins>
      <w:del w:id="949" w:author="palencar1-pc.cs" w:date="2017-04-05T13:48:00Z">
        <w:r w:rsidR="001A16BC" w:rsidDel="00BA6F45">
          <w:delText xml:space="preserve">is </w:delText>
        </w:r>
      </w:del>
      <w:del w:id="950" w:author="palencar1-pc.cs" w:date="2017-04-05T13:46:00Z">
        <w:r w:rsidR="001A16BC" w:rsidDel="00BA6F45">
          <w:delText xml:space="preserve">being utilized </w:delText>
        </w:r>
      </w:del>
      <w:r w:rsidR="001A16BC">
        <w:t xml:space="preserve">as a way to develop software by </w:t>
      </w:r>
      <w:ins w:id="951" w:author="palencar1-pc.cs" w:date="2017-04-05T13:46:00Z">
        <w:r w:rsidR="00BA6F45">
          <w:t xml:space="preserve">considering </w:t>
        </w:r>
      </w:ins>
      <w:del w:id="952" w:author="palencar1-pc.cs" w:date="2017-04-05T13:46:00Z">
        <w:r w:rsidR="001A16BC" w:rsidDel="00BA6F45">
          <w:delText xml:space="preserve">working on </w:delText>
        </w:r>
      </w:del>
      <w:ins w:id="953" w:author="palencar1-pc.cs" w:date="2017-04-05T13:46:00Z">
        <w:r w:rsidR="00BA6F45">
          <w:t xml:space="preserve">the </w:t>
        </w:r>
      </w:ins>
      <w:r w:rsidR="001A16BC">
        <w:t>different aspect</w:t>
      </w:r>
      <w:ins w:id="954" w:author="palencar1-pc.cs" w:date="2017-04-05T13:46:00Z">
        <w:r w:rsidR="00BA6F45">
          <w:t>s</w:t>
        </w:r>
      </w:ins>
      <w:r w:rsidR="001A16BC">
        <w:t xml:space="preserve"> of a software system as separate agents</w:t>
      </w:r>
      <w:ins w:id="955" w:author="palencar1-pc.cs" w:date="2017-04-05T13:46:00Z">
        <w:r w:rsidR="00BA6F45">
          <w:t xml:space="preserve"> that </w:t>
        </w:r>
      </w:ins>
      <w:del w:id="956" w:author="palencar1-pc.cs" w:date="2017-04-05T13:47:00Z">
        <w:r w:rsidR="001A16BC" w:rsidDel="00BA6F45">
          <w:delText xml:space="preserve">, </w:delText>
        </w:r>
      </w:del>
      <w:r w:rsidR="001A16BC">
        <w:t xml:space="preserve">working in coherence to achieve the </w:t>
      </w:r>
      <w:ins w:id="957" w:author="palencar1-pc.cs" w:date="2017-04-05T13:47:00Z">
        <w:r w:rsidR="00BA6F45">
          <w:t xml:space="preserve">overall goal </w:t>
        </w:r>
      </w:ins>
      <w:del w:id="958" w:author="palencar1-pc.cs" w:date="2017-04-05T13:47:00Z">
        <w:r w:rsidR="001A16BC" w:rsidDel="00BA6F45">
          <w:delText xml:space="preserve">objective </w:delText>
        </w:r>
      </w:del>
      <w:r w:rsidR="001A16BC">
        <w:t xml:space="preserve">of the system. </w:t>
      </w:r>
      <w:ins w:id="959" w:author="palencar1-pc.cs" w:date="2017-04-05T13:48:00Z">
        <w:r w:rsidR="00BA6F45">
          <w:t>However</w:t>
        </w:r>
        <w:del w:id="960" w:author="v2srivas" w:date="2017-04-06T11:33:00Z">
          <w:r w:rsidR="00BA6F45" w:rsidDel="00CB588A">
            <w:delText xml:space="preserve">, </w:delText>
          </w:r>
        </w:del>
      </w:ins>
      <w:ins w:id="961" w:author="palencar1-pc.cs" w:date="2017-04-05T13:49:00Z">
        <w:del w:id="962" w:author="v2srivas" w:date="2017-04-06T11:33:00Z">
          <w:r w:rsidR="00BA6F45" w:rsidDel="00CB588A">
            <w:delText xml:space="preserve"> </w:delText>
          </w:r>
        </w:del>
      </w:ins>
      <w:ins w:id="963" w:author="palencar1-pc.cs" w:date="2017-04-05T13:50:00Z">
        <w:del w:id="964" w:author="v2srivas" w:date="2017-04-06T11:33:00Z">
          <w:r w:rsidR="00BA6F45" w:rsidDel="00CB588A">
            <w:delText>although</w:delText>
          </w:r>
        </w:del>
      </w:ins>
      <w:ins w:id="965" w:author="v2srivas" w:date="2017-04-06T11:33:00Z">
        <w:r w:rsidR="00CB588A">
          <w:t>, although</w:t>
        </w:r>
      </w:ins>
      <w:ins w:id="966" w:author="palencar1-pc.cs" w:date="2017-04-05T13:50:00Z">
        <w:r w:rsidR="00BA6F45">
          <w:t xml:space="preserve"> the area of multi-agent systems has experienced much growth in the last decade, there is still a need for </w:t>
        </w:r>
      </w:ins>
      <w:ins w:id="967" w:author="palencar1-pc.cs" w:date="2017-04-05T13:48:00Z">
        <w:r w:rsidR="00BA6F45">
          <w:t xml:space="preserve">multi-agent </w:t>
        </w:r>
      </w:ins>
      <w:ins w:id="968" w:author="palencar1-pc.cs" w:date="2017-04-05T13:49:00Z">
        <w:r w:rsidR="00BA6F45">
          <w:t xml:space="preserve">approaches that supports both </w:t>
        </w:r>
      </w:ins>
      <w:ins w:id="969" w:author="palencar1-pc.cs" w:date="2017-04-05T13:50:00Z">
        <w:r w:rsidR="00BA6F45">
          <w:t xml:space="preserve">context-aware and privacy-preserving mechanism </w:t>
        </w:r>
      </w:ins>
      <w:del w:id="970" w:author="palencar1-pc.cs" w:date="2017-04-05T13:51:00Z">
        <w:r w:rsidR="001A16BC" w:rsidDel="00BA6F45">
          <w:delText>But a multi-agent approach to risk-aware and privacy protection is much scarce</w:delText>
        </w:r>
        <w:r w:rsidR="00852EC8" w:rsidDel="00BA6F45">
          <w:delText xml:space="preserve"> </w:delText>
        </w:r>
      </w:del>
      <w:r w:rsidR="00852EC8">
        <w:t>[18]</w:t>
      </w:r>
      <w:r w:rsidR="001A16BC">
        <w:t>.</w:t>
      </w:r>
    </w:p>
    <w:p w:rsidR="000C23EE" w:rsidDel="00D22F7C" w:rsidRDefault="007F5FDF" w:rsidP="0097321D">
      <w:pPr>
        <w:pStyle w:val="BodyTextFirstIndent"/>
        <w:spacing w:line="480" w:lineRule="auto"/>
        <w:ind w:firstLine="0"/>
        <w:rPr>
          <w:del w:id="971" w:author="palencar1-pc.cs" w:date="2017-04-05T13:52:00Z"/>
        </w:rPr>
      </w:pPr>
      <w:del w:id="972" w:author="palencar1-pc.cs" w:date="2017-04-05T13:52:00Z">
        <w:r w:rsidDel="00D22F7C">
          <w:delText>Since, m</w:delText>
        </w:r>
        <w:r w:rsidR="000B4664" w:rsidDel="00D22F7C">
          <w:delText xml:space="preserve">ost of the current research is focused on evaluating </w:delText>
        </w:r>
        <w:r w:rsidR="00390006" w:rsidDel="00D22F7C">
          <w:delText>Recommender System</w:delText>
        </w:r>
        <w:r w:rsidR="000B4664" w:rsidDel="00D22F7C">
          <w:delText xml:space="preserve"> in terms of the accuracy of the results produced by such systems. There needs to be</w:delText>
        </w:r>
        <w:r w:rsidR="00737515" w:rsidDel="00D22F7C">
          <w:delText xml:space="preserve"> a discussion on a</w:delText>
        </w:r>
        <w:r w:rsidR="00AE29B9" w:rsidDel="00D22F7C">
          <w:delText xml:space="preserve"> unifying universal</w:delText>
        </w:r>
        <w:r w:rsidR="000B4664" w:rsidDel="00D22F7C">
          <w:delText xml:space="preserve"> a way to evaluate a </w:delText>
        </w:r>
        <w:r w:rsidR="00944D64" w:rsidDel="00D22F7C">
          <w:delText>model</w:delText>
        </w:r>
        <w:r w:rsidR="000B4664" w:rsidDel="00D22F7C">
          <w:delText xml:space="preserve"> of a </w:delText>
        </w:r>
        <w:r w:rsidR="00390006" w:rsidDel="00D22F7C">
          <w:delText>Recommender System</w:delText>
        </w:r>
        <w:r w:rsidR="000B4664" w:rsidDel="00D22F7C">
          <w:delText>, not just on the accuracy of the underlying algorithm but also on the features it contains to enhance the user experience such as use</w:delText>
        </w:r>
        <w:r w:rsidR="00737515" w:rsidDel="00D22F7C">
          <w:delText>r</w:delText>
        </w:r>
        <w:r w:rsidR="000B4664" w:rsidDel="00D22F7C">
          <w:delText>’s intention, context and also the privacy of the data that is used to produce recommendations.</w:delText>
        </w:r>
        <w:bookmarkStart w:id="973" w:name="_Toc479241670"/>
        <w:bookmarkStart w:id="974" w:name="_Toc479241776"/>
        <w:bookmarkStart w:id="975" w:name="_Toc479241882"/>
        <w:bookmarkEnd w:id="973"/>
        <w:bookmarkEnd w:id="974"/>
        <w:bookmarkEnd w:id="975"/>
      </w:del>
    </w:p>
    <w:p w:rsidR="000C23EE" w:rsidRDefault="000C23EE" w:rsidP="000C23EE">
      <w:pPr>
        <w:pStyle w:val="Heading2"/>
      </w:pPr>
      <w:bookmarkStart w:id="976" w:name="_Toc479241883"/>
      <w:r>
        <w:t>Thesis Statemen</w:t>
      </w:r>
      <w:r w:rsidR="00B86052">
        <w:t>t</w:t>
      </w:r>
      <w:bookmarkEnd w:id="976"/>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w:t>
      </w:r>
      <w:del w:id="977" w:author="palencar1-pc.cs" w:date="2017-04-05T13:52:00Z">
        <w:r w:rsidDel="00D22F7C">
          <w:delText xml:space="preserve">a </w:delText>
        </w:r>
      </w:del>
      <w:r w:rsidR="00390006">
        <w:t>R</w:t>
      </w:r>
      <w:ins w:id="978" w:author="palencar1-pc.cs" w:date="2017-04-05T13:52:00Z">
        <w:r w:rsidR="00D22F7C">
          <w:t>Ss</w:t>
        </w:r>
      </w:ins>
      <w:del w:id="979" w:author="palencar1-pc.cs" w:date="2017-04-05T13:52:00Z">
        <w:r w:rsidR="00390006" w:rsidDel="00D22F7C">
          <w:delText>ecommender System</w:delText>
        </w:r>
      </w:del>
      <w:r w:rsidR="00F6591E">
        <w:t xml:space="preserve"> by</w:t>
      </w:r>
      <w:r>
        <w:t xml:space="preserve"> </w:t>
      </w:r>
      <w:r w:rsidR="00F6591E">
        <w:t>i</w:t>
      </w:r>
      <w:r w:rsidR="00F6591E" w:rsidRPr="001A654C">
        <w:t>ntroducing both privacy and risk-related abstractions into traditional</w:t>
      </w:r>
      <w:r w:rsidR="00F6591E">
        <w:t xml:space="preserve"> </w:t>
      </w:r>
      <w:r w:rsidR="00E16ADE">
        <w:t>r</w:t>
      </w:r>
      <w:r w:rsidR="00390006">
        <w:t xml:space="preserve">ecommender </w:t>
      </w:r>
      <w:r w:rsidR="00E16ADE">
        <w:t>s</w:t>
      </w:r>
      <w:r w:rsidR="00390006">
        <w:t>ystem</w:t>
      </w:r>
      <w:r w:rsidR="00E16ADE">
        <w:t xml:space="preserve">s. The model can </w:t>
      </w:r>
      <w:r w:rsidR="00F6591E" w:rsidRPr="001A654C">
        <w:t>support designing these systems when privacy and</w:t>
      </w:r>
      <w:r w:rsidR="00DC7264" w:rsidRPr="001A654C">
        <w:t> contextual</w:t>
      </w:r>
      <w:r w:rsidR="00F6591E" w:rsidRPr="001A654C">
        <w:t xml:space="preserve"> risk </w:t>
      </w:r>
      <w:ins w:id="980" w:author="palencar1-pc.cs" w:date="2017-04-05T13:52:00Z">
        <w:r w:rsidR="00D22F7C">
          <w:t>related to</w:t>
        </w:r>
      </w:ins>
      <w:del w:id="981" w:author="palencar1-pc.cs" w:date="2017-04-05T13:52:00Z">
        <w:r w:rsidR="00F6591E" w:rsidRPr="001A654C" w:rsidDel="00D22F7C">
          <w:delText>involving</w:delText>
        </w:r>
      </w:del>
      <w:r w:rsidR="00F6591E" w:rsidRPr="001A654C">
        <w:t xml:space="preserve"> user data and information needs </w:t>
      </w:r>
      <w:r w:rsidR="00F6591E" w:rsidRPr="001A654C">
        <w:lastRenderedPageBreak/>
        <w:t>to be taken </w:t>
      </w:r>
      <w:r w:rsidR="00F6591E">
        <w:t>into account</w:t>
      </w:r>
      <w:r w:rsidR="00E16ADE">
        <w:t xml:space="preserve">. The applicability of the approach is illustrated </w:t>
      </w:r>
      <w:r w:rsidR="00DC7264">
        <w:t xml:space="preserve">by a case study </w:t>
      </w:r>
      <w:r w:rsidR="00E16ADE">
        <w:t xml:space="preserve">involving </w:t>
      </w:r>
      <w:r w:rsidR="00DC7264">
        <w:t xml:space="preserve">a job </w:t>
      </w:r>
      <w:r w:rsidR="00E16ADE">
        <w:t>r</w:t>
      </w:r>
      <w:r w:rsidR="00390006">
        <w:t xml:space="preserve">ecommender </w:t>
      </w:r>
      <w:r w:rsidR="00E16ADE">
        <w:t>s</w:t>
      </w:r>
      <w:r w:rsidR="00390006">
        <w:t>ystem</w:t>
      </w:r>
      <w:r w:rsidR="00DC7264">
        <w:t xml:space="preserve"> </w:t>
      </w:r>
      <w:r w:rsidR="00E16ADE">
        <w:t xml:space="preserve">in which the general design model is instantiated to represent the required domain-specific abstractions. </w:t>
      </w:r>
    </w:p>
    <w:p w:rsidR="000C23EE" w:rsidRPr="000C23EE" w:rsidRDefault="00F73466" w:rsidP="000C23EE">
      <w:pPr>
        <w:pStyle w:val="Heading2"/>
        <w:spacing w:line="480" w:lineRule="auto"/>
      </w:pPr>
      <w:bookmarkStart w:id="982" w:name="_Toc479241884"/>
      <w:r>
        <w:t>Major Contributions</w:t>
      </w:r>
      <w:bookmarkEnd w:id="982"/>
    </w:p>
    <w:p w:rsidR="00651ADD" w:rsidRDefault="002E7E82" w:rsidP="00651ADD">
      <w:pPr>
        <w:pStyle w:val="BodyTextFirstIndent"/>
        <w:spacing w:line="480" w:lineRule="auto"/>
        <w:ind w:firstLine="0"/>
      </w:pPr>
      <w:r>
        <w:t>This research focus</w:t>
      </w:r>
      <w:del w:id="983" w:author="palencar1-pc.cs" w:date="2017-04-05T13:53:00Z">
        <w:r w:rsidDel="00797743">
          <w:delText>s</w:delText>
        </w:r>
      </w:del>
      <w:r>
        <w:t>es</w:t>
      </w:r>
      <w:r w:rsidR="00822687">
        <w:t xml:space="preserve"> </w:t>
      </w:r>
      <w:del w:id="984" w:author="palencar1-pc.cs" w:date="2017-04-05T13:53:00Z">
        <w:r w:rsidR="00822687" w:rsidDel="00797743">
          <w:delText xml:space="preserve">the </w:delText>
        </w:r>
      </w:del>
      <w:ins w:id="985" w:author="palencar1-pc.cs" w:date="2017-04-05T13:53:00Z">
        <w:r w:rsidR="00797743">
          <w:t xml:space="preserve">on the </w:t>
        </w:r>
      </w:ins>
      <w:r w:rsidR="00822687">
        <w:t>importance of the</w:t>
      </w:r>
      <w:r>
        <w:t xml:space="preserve"> privacy and the risk aspect</w:t>
      </w:r>
      <w:ins w:id="986" w:author="palencar1-pc.cs" w:date="2017-04-05T13:53:00Z">
        <w:r w:rsidR="00797743">
          <w:t>s</w:t>
        </w:r>
      </w:ins>
      <w:r>
        <w:t xml:space="preserve"> of the </w:t>
      </w:r>
      <w:r w:rsidR="00390006">
        <w:t>Recommender System</w:t>
      </w:r>
      <w:r w:rsidR="00EC59C4">
        <w:t>s</w:t>
      </w:r>
      <w:ins w:id="987" w:author="palencar1-pc.cs" w:date="2017-04-05T13:53:00Z">
        <w:r w:rsidR="00797743">
          <w:t xml:space="preserve">, that is, </w:t>
        </w:r>
        <w:r w:rsidR="00BD42F8">
          <w:t xml:space="preserve">on how much a RS </w:t>
        </w:r>
      </w:ins>
      <w:del w:id="988" w:author="palencar1-pc.cs" w:date="2017-04-05T13:54:00Z">
        <w:r w:rsidDel="00BD42F8">
          <w:delText xml:space="preserve"> i.e. how much a </w:delText>
        </w:r>
        <w:r w:rsidR="00390006" w:rsidDel="00BD42F8">
          <w:delText>Recommender System</w:delText>
        </w:r>
        <w:r w:rsidDel="00BD42F8">
          <w:delText xml:space="preserve"> </w:delText>
        </w:r>
      </w:del>
      <w:r>
        <w:t>safeguard</w:t>
      </w:r>
      <w:r w:rsidR="001B756B">
        <w:t>s</w:t>
      </w:r>
      <w:r>
        <w:t xml:space="preserve"> users’ privacy and also </w:t>
      </w:r>
      <w:ins w:id="989" w:author="palencar1-pc.cs" w:date="2017-04-05T13:54:00Z">
        <w:r w:rsidR="00BD42F8">
          <w:t xml:space="preserve">on </w:t>
        </w:r>
      </w:ins>
      <w:r>
        <w:t xml:space="preserve">how a </w:t>
      </w:r>
      <w:ins w:id="990" w:author="palencar1-pc.cs" w:date="2017-04-05T13:54:00Z">
        <w:r w:rsidR="00BD42F8">
          <w:t xml:space="preserve">RS addresses contextual risks. </w:t>
        </w:r>
      </w:ins>
      <w:del w:id="991" w:author="palencar1-pc.cs" w:date="2017-04-05T13:55:00Z">
        <w:r w:rsidR="00390006" w:rsidDel="00BD42F8">
          <w:delText>Recommender System</w:delText>
        </w:r>
        <w:r w:rsidDel="00BD42F8">
          <w:delText xml:space="preserve"> utilizes the contextual data of a user in order to benefit the owner of the information as well as other users of the </w:delText>
        </w:r>
        <w:r w:rsidR="00390006" w:rsidDel="00BD42F8">
          <w:delText>Recommender System</w:delText>
        </w:r>
        <w:r w:rsidDel="00BD42F8">
          <w:delText>.</w:delText>
        </w:r>
      </w:del>
    </w:p>
    <w:p w:rsidR="001B756B" w:rsidRDefault="002E7E82" w:rsidP="00651ADD">
      <w:pPr>
        <w:pStyle w:val="BodyTextFirstIndent"/>
        <w:spacing w:line="480" w:lineRule="auto"/>
        <w:ind w:firstLine="0"/>
      </w:pPr>
      <w:r>
        <w:t xml:space="preserve">The approach utilizes </w:t>
      </w:r>
      <w:ins w:id="992" w:author="palencar1-pc.cs" w:date="2017-04-05T13:55:00Z">
        <w:r w:rsidR="00BD42F8">
          <w:t xml:space="preserve">a </w:t>
        </w:r>
      </w:ins>
      <w:r>
        <w:t xml:space="preserve">multi-agent system </w:t>
      </w:r>
      <w:ins w:id="993" w:author="palencar1-pc.cs" w:date="2017-04-05T13:55:00Z">
        <w:r w:rsidR="00BD42F8">
          <w:t>model</w:t>
        </w:r>
      </w:ins>
      <w:del w:id="994" w:author="palencar1-pc.cs" w:date="2017-04-05T13:55:00Z">
        <w:r w:rsidDel="00BD42F8">
          <w:delText>description</w:delText>
        </w:r>
      </w:del>
      <w:r>
        <w:t xml:space="preserve"> </w:t>
      </w:r>
      <w:ins w:id="995" w:author="palencar1-pc.cs" w:date="2017-04-05T13:55:00Z">
        <w:r w:rsidR="00BD42F8">
          <w:t xml:space="preserve">that divides the system into </w:t>
        </w:r>
      </w:ins>
      <w:del w:id="996" w:author="palencar1-pc.cs" w:date="2017-04-05T13:56:00Z">
        <w:r w:rsidDel="00BD42F8">
          <w:delText xml:space="preserve">in a sense that the designers of the </w:delText>
        </w:r>
        <w:r w:rsidR="00390006" w:rsidDel="00BD42F8">
          <w:delText>Recommender System</w:delText>
        </w:r>
        <w:r w:rsidR="00EC59C4" w:rsidDel="00BD42F8">
          <w:delText>s</w:delText>
        </w:r>
        <w:r w:rsidDel="00BD42F8">
          <w:delText xml:space="preserve"> can focus on </w:delText>
        </w:r>
      </w:del>
      <w:r>
        <w:t xml:space="preserve">individual </w:t>
      </w:r>
      <w:r w:rsidR="00376BD8">
        <w:t>units</w:t>
      </w:r>
      <w:r>
        <w:t xml:space="preserve">. This breakdown of the </w:t>
      </w:r>
      <w:r w:rsidR="00390006">
        <w:t>Recommender System</w:t>
      </w:r>
      <w:r>
        <w:t xml:space="preserve"> into small individual units enables </w:t>
      </w:r>
      <w:del w:id="997" w:author="palencar1-pc.cs" w:date="2017-04-05T13:56:00Z">
        <w:r w:rsidDel="00BD42F8">
          <w:delText>fast and fault tolerant development of the system.</w:delText>
        </w:r>
        <w:r w:rsidR="001441CA" w:rsidDel="00BD42F8">
          <w:delText xml:space="preserve"> It enables </w:delText>
        </w:r>
      </w:del>
      <w:r w:rsidR="001441CA">
        <w:t xml:space="preserve">the designers of the </w:t>
      </w:r>
      <w:r w:rsidR="00390006">
        <w:t>R</w:t>
      </w:r>
      <w:ins w:id="998" w:author="palencar1-pc.cs" w:date="2017-04-05T13:56:00Z">
        <w:r w:rsidR="00BD42F8">
          <w:t>S</w:t>
        </w:r>
      </w:ins>
      <w:del w:id="999" w:author="palencar1-pc.cs" w:date="2017-04-05T13:56:00Z">
        <w:r w:rsidR="00390006" w:rsidDel="00BD42F8">
          <w:delText>ecommender System</w:delText>
        </w:r>
      </w:del>
      <w:r w:rsidR="001441CA">
        <w:t xml:space="preserve"> to </w:t>
      </w:r>
      <w:ins w:id="1000" w:author="palencar1-pc.cs" w:date="2017-04-05T13:59:00Z">
        <w:r w:rsidR="00FA1BB8">
          <w:t xml:space="preserve">focus on </w:t>
        </w:r>
      </w:ins>
      <w:del w:id="1001" w:author="palencar1-pc.cs" w:date="2017-04-05T13:57:00Z">
        <w:r w:rsidR="001441CA" w:rsidDel="00A32079">
          <w:delText xml:space="preserve">be aware of the </w:delText>
        </w:r>
      </w:del>
      <w:r w:rsidR="001441CA">
        <w:t xml:space="preserve">each of the small objectives that must be accomplished by the </w:t>
      </w:r>
      <w:del w:id="1002" w:author="palencar1-pc.cs" w:date="2017-04-05T13:59:00Z">
        <w:r w:rsidR="00376BD8" w:rsidDel="00FA1BB8">
          <w:delText xml:space="preserve">each </w:delText>
        </w:r>
      </w:del>
      <w:r w:rsidR="00376BD8">
        <w:t xml:space="preserve">individual units in order to fulfil the </w:t>
      </w:r>
      <w:ins w:id="1003" w:author="palencar1-pc.cs" w:date="2017-04-05T13:59:00Z">
        <w:r w:rsidR="00FA1BB8">
          <w:t xml:space="preserve">overall </w:t>
        </w:r>
      </w:ins>
      <w:r w:rsidR="00376BD8">
        <w:t>objective of the entire system.</w:t>
      </w:r>
    </w:p>
    <w:p w:rsidR="001B756B" w:rsidRDefault="00173A23" w:rsidP="00651ADD">
      <w:pPr>
        <w:pStyle w:val="BodyTextFirstIndent"/>
        <w:spacing w:line="480" w:lineRule="auto"/>
        <w:ind w:firstLine="0"/>
      </w:pPr>
      <w:r>
        <w:t xml:space="preserve">This approach combines </w:t>
      </w:r>
      <w:del w:id="1004" w:author="palencar1-pc.cs" w:date="2017-04-05T14:00:00Z">
        <w:r w:rsidDel="00A75027">
          <w:delText xml:space="preserve">the </w:delText>
        </w:r>
      </w:del>
      <w:r>
        <w:t xml:space="preserve">two existing research areas within </w:t>
      </w:r>
      <w:del w:id="1005" w:author="palencar1-pc.cs" w:date="2017-04-05T14:00:00Z">
        <w:r w:rsidDel="00A75027">
          <w:delText xml:space="preserve">the </w:delText>
        </w:r>
      </w:del>
      <w:ins w:id="1006" w:author="palencar1-pc.cs" w:date="2017-04-05T14:00:00Z">
        <w:r w:rsidR="00A75027">
          <w:t>RSs</w:t>
        </w:r>
      </w:ins>
      <w:del w:id="1007" w:author="palencar1-pc.cs" w:date="2017-04-05T14:00:00Z">
        <w:r w:rsidR="00390006" w:rsidDel="00A75027">
          <w:delText>Recommender System</w:delText>
        </w:r>
        <w:r w:rsidR="00EC59C4" w:rsidDel="00A75027">
          <w:delText>s</w:delText>
        </w:r>
      </w:del>
      <w:ins w:id="1008" w:author="palencar1-pc.cs" w:date="2017-04-05T14:00:00Z">
        <w:r w:rsidR="00A75027">
          <w:t>,</w:t>
        </w:r>
      </w:ins>
      <w:r>
        <w:t xml:space="preserve"> i.e. risk and privacy</w:t>
      </w:r>
      <w:ins w:id="1009" w:author="palencar1-pc.cs" w:date="2017-04-05T14:00:00Z">
        <w:r w:rsidR="00A75027">
          <w:t>,</w:t>
        </w:r>
      </w:ins>
      <w:r>
        <w:t xml:space="preserve"> into a </w:t>
      </w:r>
      <w:ins w:id="1010" w:author="palencar1-pc.cs" w:date="2017-04-05T14:01:00Z">
        <w:r w:rsidR="00A75027">
          <w:t xml:space="preserve">unified </w:t>
        </w:r>
      </w:ins>
      <w:r>
        <w:t xml:space="preserve">system model. </w:t>
      </w:r>
      <w:ins w:id="1011" w:author="palencar1-pc.cs" w:date="2017-04-05T14:01:00Z">
        <w:r w:rsidR="00A75027">
          <w:t xml:space="preserve">As part of this </w:t>
        </w:r>
      </w:ins>
      <w:del w:id="1012" w:author="palencar1-pc.cs" w:date="2017-04-05T14:01:00Z">
        <w:r w:rsidDel="00A75027">
          <w:delText xml:space="preserve">Towards the end of this </w:delText>
        </w:r>
      </w:del>
      <w:r>
        <w:t xml:space="preserve">thesis, a sample case study </w:t>
      </w:r>
      <w:ins w:id="1013" w:author="palencar1-pc.cs" w:date="2017-04-05T14:01:00Z">
        <w:r w:rsidR="00A75027">
          <w:t>that illustrates the applicability of the proposed</w:t>
        </w:r>
      </w:ins>
      <w:ins w:id="1014" w:author="palencar1-pc.cs" w:date="2017-04-05T14:02:00Z">
        <w:r w:rsidR="00A75027">
          <w:t xml:space="preserve"> in the </w:t>
        </w:r>
        <w:del w:id="1015" w:author="v2srivas" w:date="2017-04-06T11:34:00Z">
          <w:r w:rsidR="00A75027" w:rsidDel="00B5461B">
            <w:delText>filed</w:delText>
          </w:r>
        </w:del>
      </w:ins>
      <w:ins w:id="1016" w:author="v2srivas" w:date="2017-04-06T11:34:00Z">
        <w:r w:rsidR="00B5461B">
          <w:t>field</w:t>
        </w:r>
      </w:ins>
      <w:bookmarkStart w:id="1017" w:name="_GoBack"/>
      <w:bookmarkEnd w:id="1017"/>
      <w:ins w:id="1018" w:author="palencar1-pc.cs" w:date="2017-04-05T14:02:00Z">
        <w:r w:rsidR="00A75027">
          <w:t xml:space="preserve"> of job recommender systems</w:t>
        </w:r>
      </w:ins>
      <w:ins w:id="1019" w:author="palencar1-pc.cs" w:date="2017-04-05T14:01:00Z">
        <w:r w:rsidR="00A75027">
          <w:t xml:space="preserve"> </w:t>
        </w:r>
      </w:ins>
      <w:del w:id="1020" w:author="palencar1-pc.cs" w:date="2017-04-05T14:01:00Z">
        <w:r w:rsidDel="00A75027">
          <w:delText xml:space="preserve">of this </w:delText>
        </w:r>
      </w:del>
      <w:r>
        <w:t>approach is also provide</w:t>
      </w:r>
      <w:ins w:id="1021" w:author="palencar1-pc.cs" w:date="2017-04-05T14:01:00Z">
        <w:r w:rsidR="00A75027">
          <w:t>d</w:t>
        </w:r>
      </w:ins>
      <w:del w:id="1022" w:author="palencar1-pc.cs" w:date="2017-04-05T14:01:00Z">
        <w:r w:rsidDel="00A75027">
          <w:delText>s</w:delText>
        </w:r>
      </w:del>
      <w:ins w:id="1023" w:author="palencar1-pc.cs" w:date="2017-04-05T14:02:00Z">
        <w:r w:rsidR="00A75027">
          <w:t>.</w:t>
        </w:r>
      </w:ins>
      <w:del w:id="1024" w:author="palencar1-pc.cs" w:date="2017-04-05T14:02:00Z">
        <w:r w:rsidDel="00A75027">
          <w:delText xml:space="preserve"> in the field of job </w:delText>
        </w:r>
        <w:r w:rsidR="00390006" w:rsidDel="00A75027">
          <w:delText>Recommender System</w:delText>
        </w:r>
        <w:r w:rsidR="00EC59C4" w:rsidDel="00A75027">
          <w:delText>s</w:delText>
        </w:r>
        <w:r w:rsidDel="00A75027">
          <w:delText>.</w:delText>
        </w:r>
      </w:del>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1025" w:name="_Toc479241885"/>
      <w:r>
        <w:t>Thesis Organization</w:t>
      </w:r>
      <w:bookmarkEnd w:id="1025"/>
    </w:p>
    <w:p w:rsidR="00053287" w:rsidRDefault="00053287" w:rsidP="00866177">
      <w:pPr>
        <w:pStyle w:val="BodyText"/>
        <w:spacing w:line="480" w:lineRule="auto"/>
      </w:pPr>
      <w:r>
        <w:t>The thesis is divided into three parts</w:t>
      </w:r>
      <w:r w:rsidR="009E6FB5">
        <w:t>. The first part</w:t>
      </w:r>
      <w:r w:rsidR="00B27CA9">
        <w:t xml:space="preserve"> </w:t>
      </w:r>
      <w:ins w:id="1026" w:author="palencar1-pc.cs" w:date="2017-04-05T14:02:00Z">
        <w:r w:rsidR="00BD3054">
          <w:t xml:space="preserve">introduces </w:t>
        </w:r>
      </w:ins>
      <w:del w:id="1027" w:author="palencar1-pc.cs" w:date="2017-04-05T14:02:00Z">
        <w:r w:rsidR="00B27CA9" w:rsidDel="00BD3054">
          <w:delText>is the</w:delText>
        </w:r>
        <w:r w:rsidR="009E6FB5" w:rsidDel="00BD3054">
          <w:delText xml:space="preserve"> </w:delText>
        </w:r>
        <w:r w:rsidR="00B95478" w:rsidDel="00BD3054">
          <w:delText xml:space="preserve">introduction of </w:delText>
        </w:r>
      </w:del>
      <w:r w:rsidR="00B95478">
        <w:t>the</w:t>
      </w:r>
      <w:r w:rsidR="009E6FB5">
        <w:t xml:space="preserve"> problem</w:t>
      </w:r>
      <w:r w:rsidR="004551D0">
        <w:t xml:space="preserve"> </w:t>
      </w:r>
      <w:r w:rsidR="009E6FB5">
        <w:t>addressed</w:t>
      </w:r>
      <w:r w:rsidR="00B95478">
        <w:t xml:space="preserve"> in th</w:t>
      </w:r>
      <w:ins w:id="1028" w:author="palencar1-pc.cs" w:date="2017-04-05T14:03:00Z">
        <w:r w:rsidR="00BD3054">
          <w:t>e thesis</w:t>
        </w:r>
      </w:ins>
      <w:del w:id="1029" w:author="palencar1-pc.cs" w:date="2017-04-05T14:03:00Z">
        <w:r w:rsidR="00B95478" w:rsidDel="00BD3054">
          <w:delText>is paper</w:delText>
        </w:r>
      </w:del>
      <w:r w:rsidR="009E6FB5">
        <w:t xml:space="preserve">, along with a survey of the </w:t>
      </w:r>
      <w:ins w:id="1030" w:author="palencar1-pc.cs" w:date="2017-04-05T14:03:00Z">
        <w:r w:rsidR="00BD3054">
          <w:t xml:space="preserve">RSs </w:t>
        </w:r>
      </w:ins>
      <w:del w:id="1031" w:author="palencar1-pc.cs" w:date="2017-04-05T14:03:00Z">
        <w:r w:rsidR="00390006" w:rsidDel="00BD3054">
          <w:delText>Recommender System</w:delText>
        </w:r>
        <w:r w:rsidR="00EC59C4" w:rsidDel="00BD3054">
          <w:delText>s</w:delText>
        </w:r>
        <w:r w:rsidR="009E6FB5" w:rsidDel="00BD3054">
          <w:delText xml:space="preserve"> </w:delText>
        </w:r>
      </w:del>
      <w:r w:rsidR="009E6FB5">
        <w:t>field</w:t>
      </w:r>
      <w:r>
        <w:t xml:space="preserve"> </w:t>
      </w:r>
      <w:ins w:id="1032" w:author="palencar1-pc.cs" w:date="2017-04-05T14:03:00Z">
        <w:r w:rsidR="00BD3054">
          <w:t xml:space="preserve">that covers both risk and privacy </w:t>
        </w:r>
      </w:ins>
      <w:del w:id="1033" w:author="palencar1-pc.cs" w:date="2017-04-05T14:03:00Z">
        <w:r w:rsidR="00B27CA9" w:rsidDel="00BD3054">
          <w:delText>which</w:delText>
        </w:r>
        <w:r w:rsidDel="00BD3054">
          <w:delText xml:space="preserve"> brings into light </w:delText>
        </w:r>
        <w:r w:rsidR="0078257A" w:rsidDel="00BD3054">
          <w:delText xml:space="preserve">the </w:delText>
        </w:r>
        <w:r w:rsidDel="00BD3054">
          <w:delText xml:space="preserve">risk and privacy </w:delText>
        </w:r>
      </w:del>
      <w:r>
        <w:t>issues</w:t>
      </w:r>
      <w:r w:rsidR="009E6FB5">
        <w:t xml:space="preserve">, </w:t>
      </w:r>
      <w:ins w:id="1034" w:author="palencar1-pc.cs" w:date="2017-04-05T14:04:00Z">
        <w:r w:rsidR="00E968C9">
          <w:t xml:space="preserve">two fundamental concepts upon which this thesis is </w:t>
        </w:r>
      </w:ins>
      <w:del w:id="1035" w:author="palencar1-pc.cs" w:date="2017-04-05T14:04:00Z">
        <w:r w:rsidR="009E6FB5" w:rsidDel="00E968C9">
          <w:delText>where this</w:delText>
        </w:r>
        <w:r w:rsidDel="00E968C9">
          <w:delText xml:space="preserve"> </w:delText>
        </w:r>
        <w:r w:rsidR="009E6FB5" w:rsidDel="00E968C9">
          <w:delText xml:space="preserve">thesis is </w:delText>
        </w:r>
      </w:del>
      <w:r w:rsidR="009E6FB5">
        <w:t>framed. The seco</w:t>
      </w:r>
      <w:r w:rsidR="0078257A">
        <w:t xml:space="preserve">nd part describes </w:t>
      </w:r>
      <w:del w:id="1036" w:author="palencar1-pc.cs" w:date="2017-04-05T14:04:00Z">
        <w:r w:rsidR="0078257A" w:rsidDel="00597FE2">
          <w:delText xml:space="preserve">the </w:delText>
        </w:r>
      </w:del>
      <w:r w:rsidR="0078257A">
        <w:t xml:space="preserve">related work in the </w:t>
      </w:r>
      <w:r w:rsidR="00390006">
        <w:t>R</w:t>
      </w:r>
      <w:ins w:id="1037" w:author="palencar1-pc.cs" w:date="2017-04-05T14:04:00Z">
        <w:r w:rsidR="00597FE2">
          <w:t>Ss</w:t>
        </w:r>
      </w:ins>
      <w:del w:id="1038" w:author="palencar1-pc.cs" w:date="2017-04-05T14:04:00Z">
        <w:r w:rsidR="00390006" w:rsidDel="00597FE2">
          <w:delText>ecommender System</w:delText>
        </w:r>
        <w:r w:rsidR="00EC59C4" w:rsidDel="00597FE2">
          <w:delText>s</w:delText>
        </w:r>
      </w:del>
      <w:r w:rsidR="009E6FB5">
        <w:t xml:space="preserve"> literature and provides an analysis of the </w:t>
      </w:r>
      <w:ins w:id="1039" w:author="palencar1-pc.cs" w:date="2017-04-05T14:04:00Z">
        <w:r w:rsidR="00597FE2">
          <w:t xml:space="preserve">related </w:t>
        </w:r>
      </w:ins>
      <w:r w:rsidR="009E6FB5">
        <w:t>design alternatives</w:t>
      </w:r>
      <w:r>
        <w:t xml:space="preserve"> </w:t>
      </w:r>
      <w:r w:rsidR="009E6FB5">
        <w:t>and statistical biases</w:t>
      </w:r>
      <w:del w:id="1040" w:author="palencar1-pc.cs" w:date="2017-04-05T14:05:00Z">
        <w:r w:rsidR="009E6FB5" w:rsidDel="00597FE2">
          <w:delText xml:space="preserve"> that may arise</w:delText>
        </w:r>
      </w:del>
      <w:r w:rsidR="009E6FB5">
        <w:t>.</w:t>
      </w:r>
      <w:r w:rsidR="0078257A">
        <w:t xml:space="preserve"> It also provides a detailed discussion of the proposed approach to solve the </w:t>
      </w:r>
      <w:ins w:id="1041" w:author="palencar1-pc.cs" w:date="2017-04-05T14:06:00Z">
        <w:r w:rsidR="00597FE2">
          <w:t xml:space="preserve">identified </w:t>
        </w:r>
      </w:ins>
      <w:r w:rsidR="0078257A">
        <w:t xml:space="preserve">issues </w:t>
      </w:r>
      <w:ins w:id="1042" w:author="palencar1-pc.cs" w:date="2017-04-05T14:06:00Z">
        <w:r w:rsidR="00597FE2">
          <w:t xml:space="preserve">related to </w:t>
        </w:r>
      </w:ins>
      <w:del w:id="1043" w:author="palencar1-pc.cs" w:date="2017-04-05T14:06:00Z">
        <w:r w:rsidR="0078257A" w:rsidDel="00597FE2">
          <w:delText xml:space="preserve">with the </w:delText>
        </w:r>
      </w:del>
      <w:r w:rsidR="0078257A">
        <w:t>existing</w:t>
      </w:r>
      <w:r w:rsidR="00374477">
        <w:t xml:space="preserve"> multi-agent</w:t>
      </w:r>
      <w:r w:rsidR="0078257A">
        <w:t xml:space="preserve"> </w:t>
      </w:r>
      <w:r w:rsidR="00944D64">
        <w:t>model</w:t>
      </w:r>
      <w:r w:rsidR="0078257A">
        <w:t>s</w:t>
      </w:r>
      <w:del w:id="1044" w:author="palencar1-pc.cs" w:date="2017-04-05T14:07:00Z">
        <w:r w:rsidR="00374477" w:rsidDel="00597FE2">
          <w:delText xml:space="preserve"> and </w:delText>
        </w:r>
      </w:del>
      <w:ins w:id="1045" w:author="palencar1-pc.cs" w:date="2017-04-05T14:07:00Z">
        <w:r w:rsidR="00597FE2">
          <w:t xml:space="preserve"> </w:t>
        </w:r>
      </w:ins>
      <w:del w:id="1046" w:author="palencar1-pc.cs" w:date="2017-04-05T14:07:00Z">
        <w:r w:rsidR="00374477" w:rsidDel="00597FE2">
          <w:delText>implementing those models for the</w:delText>
        </w:r>
        <w:r w:rsidR="0078257A" w:rsidDel="00597FE2">
          <w:delText xml:space="preserve"> </w:delText>
        </w:r>
        <w:r w:rsidR="00390006" w:rsidDel="00597FE2">
          <w:delText>Recommender System</w:delText>
        </w:r>
        <w:r w:rsidR="00D85B76" w:rsidDel="00597FE2">
          <w:delText>s</w:delText>
        </w:r>
        <w:r w:rsidR="009E6FB5" w:rsidDel="00597FE2">
          <w:delText>.</w:delText>
        </w:r>
      </w:del>
      <w:r w:rsidR="0078257A">
        <w:t xml:space="preserve"> Towards the end of this part</w:t>
      </w:r>
      <w:ins w:id="1047" w:author="palencar1-pc.cs" w:date="2017-04-05T14:07:00Z">
        <w:r w:rsidR="00597FE2">
          <w:t>,</w:t>
        </w:r>
      </w:ins>
      <w:r w:rsidR="0078257A">
        <w:t xml:space="preserve"> a brief case study </w:t>
      </w:r>
      <w:ins w:id="1048" w:author="palencar1-pc.cs" w:date="2017-04-05T14:10:00Z">
        <w:r w:rsidR="00597FE2">
          <w:t>is pr</w:t>
        </w:r>
      </w:ins>
      <w:ins w:id="1049" w:author="palencar1-pc.cs" w:date="2017-04-05T14:11:00Z">
        <w:r w:rsidR="00597FE2">
          <w:t>ovided</w:t>
        </w:r>
      </w:ins>
      <w:ins w:id="1050" w:author="palencar1-pc.cs" w:date="2017-04-05T14:10:00Z">
        <w:r w:rsidR="00597FE2">
          <w:t xml:space="preserve">, in which the </w:t>
        </w:r>
        <w:r w:rsidR="00597FE2">
          <w:lastRenderedPageBreak/>
          <w:t>proposed multi-agent model is used to model a job recommender system.</w:t>
        </w:r>
      </w:ins>
      <w:del w:id="1051" w:author="palencar1-pc.cs" w:date="2017-04-05T14:08:00Z">
        <w:r w:rsidR="0078257A" w:rsidDel="00597FE2">
          <w:delText xml:space="preserve">of this </w:delText>
        </w:r>
        <w:r w:rsidR="00944D64" w:rsidDel="00597FE2">
          <w:delText>model</w:delText>
        </w:r>
        <w:r w:rsidR="0078257A" w:rsidDel="00597FE2">
          <w:delText xml:space="preserve"> is show in</w:delText>
        </w:r>
        <w:r w:rsidR="00947EAA" w:rsidDel="00597FE2">
          <w:delText xml:space="preserve"> the </w:delText>
        </w:r>
      </w:del>
      <w:del w:id="1052" w:author="palencar1-pc.cs" w:date="2017-04-05T14:11:00Z">
        <w:r w:rsidR="00947EAA" w:rsidDel="00597FE2">
          <w:delText>field</w:delText>
        </w:r>
        <w:r w:rsidR="0078257A" w:rsidDel="00597FE2">
          <w:delText xml:space="preserve"> of </w:delText>
        </w:r>
        <w:r w:rsidR="00B95478" w:rsidDel="00597FE2">
          <w:delText xml:space="preserve">job </w:delText>
        </w:r>
      </w:del>
      <w:del w:id="1053" w:author="palencar1-pc.cs" w:date="2017-04-05T14:08:00Z">
        <w:r w:rsidR="00390006" w:rsidDel="00597FE2">
          <w:delText>Recommender System</w:delText>
        </w:r>
        <w:r w:rsidR="00EC59C4" w:rsidDel="00597FE2">
          <w:delText>s</w:delText>
        </w:r>
        <w:r w:rsidR="00194BD5" w:rsidDel="00597FE2">
          <w:delText>.</w:delText>
        </w:r>
      </w:del>
      <w:r w:rsidR="00194BD5">
        <w:t xml:space="preserve"> The</w:t>
      </w:r>
      <w:r w:rsidR="0078257A">
        <w:t xml:space="preserve"> </w:t>
      </w:r>
      <w:ins w:id="1054" w:author="palencar1-pc.cs" w:date="2017-04-05T14:09:00Z">
        <w:r w:rsidR="00597FE2">
          <w:t xml:space="preserve">final </w:t>
        </w:r>
      </w:ins>
      <w:del w:id="1055" w:author="palencar1-pc.cs" w:date="2017-04-05T14:09:00Z">
        <w:r w:rsidR="0078257A" w:rsidDel="00597FE2">
          <w:delText xml:space="preserve">last </w:delText>
        </w:r>
      </w:del>
      <w:r w:rsidR="0078257A">
        <w:t xml:space="preserve">part </w:t>
      </w:r>
      <w:ins w:id="1056" w:author="palencar1-pc.cs" w:date="2017-04-05T14:09:00Z">
        <w:r w:rsidR="00597FE2">
          <w:t xml:space="preserve">of the thesis </w:t>
        </w:r>
      </w:ins>
      <w:r w:rsidR="0078257A">
        <w:t xml:space="preserve">describes </w:t>
      </w:r>
      <w:ins w:id="1057" w:author="palencar1-pc.cs" w:date="2017-04-05T14:11:00Z">
        <w:r w:rsidR="00597FE2">
          <w:t xml:space="preserve">conclusions and future work that </w:t>
        </w:r>
      </w:ins>
      <w:del w:id="1058" w:author="palencar1-pc.cs" w:date="2017-04-05T14:11:00Z">
        <w:r w:rsidR="0078257A" w:rsidDel="00597FE2">
          <w:delText xml:space="preserve">the work to </w:delText>
        </w:r>
      </w:del>
      <w:ins w:id="1059" w:author="palencar1-pc.cs" w:date="2017-04-05T14:11:00Z">
        <w:r w:rsidR="00597FE2">
          <w:t xml:space="preserve">can </w:t>
        </w:r>
      </w:ins>
      <w:r w:rsidR="0078257A">
        <w:t xml:space="preserve">be done </w:t>
      </w:r>
      <w:del w:id="1060" w:author="palencar1-pc.cs" w:date="2017-04-05T14:11:00Z">
        <w:r w:rsidR="0078257A" w:rsidDel="00597FE2">
          <w:delText xml:space="preserve">in the future </w:delText>
        </w:r>
      </w:del>
      <w:r w:rsidR="0078257A">
        <w:t>to extend th</w:t>
      </w:r>
      <w:ins w:id="1061" w:author="palencar1-pc.cs" w:date="2017-04-05T14:12:00Z">
        <w:r w:rsidR="00597FE2">
          <w:t>e</w:t>
        </w:r>
      </w:ins>
      <w:del w:id="1062" w:author="palencar1-pc.cs" w:date="2017-04-05T14:12:00Z">
        <w:r w:rsidR="0078257A" w:rsidDel="00597FE2">
          <w:delText>is</w:delText>
        </w:r>
      </w:del>
      <w:r w:rsidR="0078257A">
        <w:t xml:space="preserve"> </w:t>
      </w:r>
      <w:ins w:id="1063" w:author="palencar1-pc.cs" w:date="2017-04-05T14:12:00Z">
        <w:r w:rsidR="00597FE2">
          <w:t xml:space="preserve">proposed </w:t>
        </w:r>
      </w:ins>
      <w:r w:rsidR="00B95478">
        <w:t>system</w:t>
      </w:r>
      <w:r w:rsidR="0078257A">
        <w:t xml:space="preserve"> model.</w:t>
      </w:r>
      <w:r w:rsidR="001F040B">
        <w:t xml:space="preserve"> In the Appendix</w:t>
      </w:r>
      <w:ins w:id="1064" w:author="palencar1-pc.cs" w:date="2017-04-05T14:12:00Z">
        <w:r w:rsidR="00597FE2">
          <w:t>,</w:t>
        </w:r>
      </w:ins>
      <w:r w:rsidR="00A26054">
        <w:t xml:space="preserve"> a </w:t>
      </w:r>
      <w:ins w:id="1065" w:author="palencar1-pc.cs" w:date="2017-04-05T14:12:00Z">
        <w:r w:rsidR="00597FE2">
          <w:t xml:space="preserve">preliminary evaluation method for RSs based both the privacy and risk dimensions is discussed. </w:t>
        </w:r>
      </w:ins>
      <w:del w:id="1066" w:author="palencar1-pc.cs" w:date="2017-04-05T14:13:00Z">
        <w:r w:rsidR="00A26054" w:rsidDel="00597FE2">
          <w:delText xml:space="preserve">possible evaluation model for </w:delText>
        </w:r>
        <w:r w:rsidR="00390006" w:rsidDel="00597FE2">
          <w:delText>Recommender System</w:delText>
        </w:r>
        <w:r w:rsidR="00EC59C4" w:rsidDel="00597FE2">
          <w:delText>s</w:delText>
        </w:r>
        <w:r w:rsidR="00A26054" w:rsidDel="00597FE2">
          <w:delText xml:space="preserve"> based on model based approach has been discussed.</w:delText>
        </w:r>
      </w:del>
    </w:p>
    <w:p w:rsidR="009E6FB5" w:rsidRDefault="009E6FB5" w:rsidP="00866177">
      <w:pPr>
        <w:pStyle w:val="BodyText"/>
        <w:spacing w:line="480" w:lineRule="auto"/>
      </w:pPr>
      <w:r>
        <w:t>In more detail, the content</w:t>
      </w:r>
      <w:del w:id="1067" w:author="palencar1-pc.cs" w:date="2017-04-05T14:13:00Z">
        <w:r w:rsidDel="00597FE2">
          <w:delText>s</w:delText>
        </w:r>
      </w:del>
      <w:r>
        <w:t xml:space="preserve"> of this thesis </w:t>
      </w:r>
      <w:ins w:id="1068" w:author="palencar1-pc.cs" w:date="2017-04-05T14:13:00Z">
        <w:r w:rsidR="00597FE2">
          <w:t xml:space="preserve">is </w:t>
        </w:r>
      </w:ins>
      <w:del w:id="1069" w:author="palencar1-pc.cs" w:date="2017-04-05T14:13:00Z">
        <w:r w:rsidDel="00597FE2">
          <w:delText xml:space="preserve">are </w:delText>
        </w:r>
      </w:del>
      <w:ins w:id="1070" w:author="palencar1-pc.cs" w:date="2017-04-05T14:13:00Z">
        <w:r w:rsidR="006036DB">
          <w:t xml:space="preserve">organized </w:t>
        </w:r>
      </w:ins>
      <w:del w:id="1071" w:author="palencar1-pc.cs" w:date="2017-04-05T14:13:00Z">
        <w:r w:rsidDel="006036DB">
          <w:delText>di</w:delText>
        </w:r>
      </w:del>
      <w:del w:id="1072" w:author="palencar1-pc.cs" w:date="2017-04-05T14:14:00Z">
        <w:r w:rsidDel="006036DB">
          <w:delText xml:space="preserve">stributed </w:delText>
        </w:r>
      </w:del>
      <w:r>
        <w:t>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w:t>
      </w:r>
      <w:ins w:id="1073" w:author="palencar1-pc.cs" w:date="2017-04-05T14:14:00Z">
        <w:r w:rsidR="00A80A85">
          <w:t>S</w:t>
        </w:r>
      </w:ins>
      <w:del w:id="1074" w:author="palencar1-pc.cs" w:date="2017-04-05T14:14:00Z">
        <w:r w:rsidR="00390006" w:rsidDel="00A80A85">
          <w:delText>ecommender System</w:delText>
        </w:r>
      </w:del>
      <w:r w:rsidR="00284155">
        <w:t xml:space="preserve"> </w:t>
      </w:r>
      <w:ins w:id="1075" w:author="palencar1-pc.cs" w:date="2017-04-05T14:14:00Z">
        <w:r w:rsidR="00A80A85">
          <w:t>is</w:t>
        </w:r>
      </w:ins>
      <w:del w:id="1076" w:author="palencar1-pc.cs" w:date="2017-04-05T14:14:00Z">
        <w:r w:rsidR="00284155" w:rsidDel="00A80A85">
          <w:delText>has been</w:delText>
        </w:r>
      </w:del>
      <w:r w:rsidR="00284155">
        <w:t xml:space="preserve"> provided</w:t>
      </w:r>
      <w:ins w:id="1077" w:author="palencar1-pc.cs" w:date="2017-04-05T14:14:00Z">
        <w:r w:rsidR="00A80A85">
          <w:t>,</w:t>
        </w:r>
      </w:ins>
      <w:r w:rsidR="00284155">
        <w:t xml:space="preserve"> followed by the </w:t>
      </w:r>
      <w:r w:rsidR="009B19CB">
        <w:t xml:space="preserve">description of the issues </w:t>
      </w:r>
      <w:ins w:id="1078" w:author="palencar1-pc.cs" w:date="2017-04-05T14:14:00Z">
        <w:r w:rsidR="00A80A85">
          <w:t xml:space="preserve">currently faced by </w:t>
        </w:r>
      </w:ins>
      <w:del w:id="1079" w:author="palencar1-pc.cs" w:date="2017-04-05T14:15:00Z">
        <w:r w:rsidR="009B19CB" w:rsidDel="00A80A85">
          <w:delText>encountered with the current approach</w:delText>
        </w:r>
        <w:r w:rsidR="00284155" w:rsidDel="00A80A85">
          <w:delText xml:space="preserve"> by the </w:delText>
        </w:r>
      </w:del>
      <w:r w:rsidR="00284155">
        <w:t>researcher</w:t>
      </w:r>
      <w:ins w:id="1080" w:author="palencar1-pc.cs" w:date="2017-04-05T14:15:00Z">
        <w:r w:rsidR="00A80A85">
          <w:t>s</w:t>
        </w:r>
      </w:ins>
      <w:r w:rsidR="00284155">
        <w:t xml:space="preserve"> and </w:t>
      </w:r>
      <w:del w:id="1081" w:author="palencar1-pc.cs" w:date="2017-04-05T14:15:00Z">
        <w:r w:rsidR="00284155" w:rsidDel="00A80A85">
          <w:delText xml:space="preserve">the </w:delText>
        </w:r>
      </w:del>
      <w:r w:rsidR="00284155">
        <w:t xml:space="preserve">domain experts </w:t>
      </w:r>
      <w:ins w:id="1082" w:author="palencar1-pc.cs" w:date="2017-04-05T14:15:00Z">
        <w:r w:rsidR="00A80A85">
          <w:t>in the area of RSs.</w:t>
        </w:r>
      </w:ins>
      <w:del w:id="1083" w:author="palencar1-pc.cs" w:date="2017-04-05T14:15:00Z">
        <w:r w:rsidR="00284155" w:rsidDel="00A80A85">
          <w:delText xml:space="preserve">regarding the </w:delText>
        </w:r>
        <w:r w:rsidR="00390006" w:rsidDel="00A80A85">
          <w:delText>Recommender System</w:delText>
        </w:r>
        <w:r w:rsidR="00EC59C4" w:rsidDel="00A80A85">
          <w:delText>s</w:delText>
        </w:r>
        <w:r w:rsidR="00284155" w:rsidDel="00A80A85">
          <w:delText>.</w:delText>
        </w:r>
      </w:del>
      <w:r w:rsidR="00B86052">
        <w:t xml:space="preserve"> </w:t>
      </w:r>
      <w:ins w:id="1084" w:author="palencar1-pc.cs" w:date="2017-04-05T14:15:00Z">
        <w:r w:rsidR="00A80A85">
          <w:t>A</w:t>
        </w:r>
      </w:ins>
      <w:del w:id="1085" w:author="palencar1-pc.cs" w:date="2017-04-05T14:15:00Z">
        <w:r w:rsidR="00B86052" w:rsidDel="00A80A85">
          <w:delText>The</w:delText>
        </w:r>
      </w:del>
      <w:r w:rsidR="00B86052">
        <w:t xml:space="preserve"> thesis statement is then provided to give an idea of what this </w:t>
      </w:r>
      <w:ins w:id="1086" w:author="palencar1-pc.cs" w:date="2017-04-05T14:16:00Z">
        <w:r w:rsidR="00A80A85">
          <w:t>thesis</w:t>
        </w:r>
      </w:ins>
      <w:del w:id="1087" w:author="palencar1-pc.cs" w:date="2017-04-05T14:16:00Z">
        <w:r w:rsidR="00B86052" w:rsidDel="00A80A85">
          <w:delText>paper</w:delText>
        </w:r>
      </w:del>
      <w:r w:rsidR="00B86052">
        <w:t xml:space="preserve"> is trying to achieve. This is followed by </w:t>
      </w:r>
      <w:ins w:id="1088" w:author="palencar1-pc.cs" w:date="2017-04-05T14:16:00Z">
        <w:r w:rsidR="00A80A85">
          <w:t xml:space="preserve">the description of the </w:t>
        </w:r>
      </w:ins>
      <w:del w:id="1089" w:author="palencar1-pc.cs" w:date="2017-04-05T14:16:00Z">
        <w:r w:rsidR="00B86052" w:rsidDel="00A80A85">
          <w:delText xml:space="preserve">listing out some of the </w:delText>
        </w:r>
      </w:del>
      <w:r w:rsidR="00B86052">
        <w:t>major contributions of th</w:t>
      </w:r>
      <w:ins w:id="1090" w:author="palencar1-pc.cs" w:date="2017-04-05T14:17:00Z">
        <w:r w:rsidR="00A80A85">
          <w:t>e thesis.</w:t>
        </w:r>
      </w:ins>
      <w:del w:id="1091" w:author="palencar1-pc.cs" w:date="2017-04-05T14:17:00Z">
        <w:r w:rsidR="00B86052" w:rsidDel="00A80A85">
          <w:delText>is paper.</w:delText>
        </w:r>
      </w:del>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ins w:id="1092" w:author="palencar1-pc.cs" w:date="2017-04-05T14:18:00Z">
        <w:r w:rsidR="001E1358">
          <w:t>area of RSs</w:t>
        </w:r>
      </w:ins>
      <w:del w:id="1093" w:author="palencar1-pc.cs" w:date="2017-04-05T14:18:00Z">
        <w:r w:rsidR="00390006" w:rsidDel="001E1358">
          <w:delText>Recommender System</w:delText>
        </w:r>
        <w:r w:rsidR="00EC59C4" w:rsidDel="001E1358">
          <w:delText>s</w:delText>
        </w:r>
      </w:del>
      <w:r>
        <w:t>,</w:t>
      </w:r>
      <w:r w:rsidR="009D14E1">
        <w:t xml:space="preserve"> </w:t>
      </w:r>
      <w:ins w:id="1094" w:author="palencar1-pc.cs" w:date="2017-04-05T14:18:00Z">
        <w:r w:rsidR="001E1358">
          <w:t xml:space="preserve">which includes </w:t>
        </w:r>
      </w:ins>
      <w:del w:id="1095" w:author="palencar1-pc.cs" w:date="2017-04-05T14:18:00Z">
        <w:r w:rsidDel="001E1358">
          <w:delText xml:space="preserve">considering </w:delText>
        </w:r>
      </w:del>
      <w:r>
        <w:t>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w:t>
      </w:r>
      <w:del w:id="1096" w:author="palencar1-pc.cs" w:date="2017-04-05T14:19:00Z">
        <w:r w:rsidR="005E263F" w:rsidDel="001E1358">
          <w:delText xml:space="preserve">the </w:delText>
        </w:r>
      </w:del>
      <w:r w:rsidR="005E263F">
        <w:t xml:space="preserve">risk and privacy issues in the </w:t>
      </w:r>
      <w:r w:rsidR="00390006">
        <w:t>R</w:t>
      </w:r>
      <w:ins w:id="1097" w:author="palencar1-pc.cs" w:date="2017-04-05T14:19:00Z">
        <w:r w:rsidR="001E1358">
          <w:t>Ss</w:t>
        </w:r>
      </w:ins>
      <w:del w:id="1098" w:author="palencar1-pc.cs" w:date="2017-04-05T14:19:00Z">
        <w:r w:rsidR="00390006" w:rsidDel="001E1358">
          <w:delText>ecommender System</w:delText>
        </w:r>
        <w:r w:rsidR="00EC59C4" w:rsidDel="001E1358">
          <w:delText>s</w:delText>
        </w:r>
      </w:del>
      <w:ins w:id="1099" w:author="palencar1-pc.cs" w:date="2017-04-05T14:19:00Z">
        <w:r w:rsidR="001E1358">
          <w:t xml:space="preserve">, and </w:t>
        </w:r>
      </w:ins>
      <w:del w:id="1100" w:author="palencar1-pc.cs" w:date="2017-04-05T14:19:00Z">
        <w:r w:rsidR="005E263F" w:rsidDel="001E1358">
          <w:delText>.</w:delText>
        </w:r>
        <w:r w:rsidR="0097337B" w:rsidDel="001E1358">
          <w:delText xml:space="preserve"> </w:delText>
        </w:r>
        <w:r w:rsidR="008E229D" w:rsidDel="001E1358">
          <w:delText>And</w:delText>
        </w:r>
      </w:del>
      <w:r w:rsidR="008E229D">
        <w:t xml:space="preserve"> how these issues arise</w:t>
      </w:r>
      <w:del w:id="1101" w:author="palencar1-pc.cs" w:date="2017-04-05T14:19:00Z">
        <w:r w:rsidR="008E229D" w:rsidDel="001E1358">
          <w:delText>s</w:delText>
        </w:r>
      </w:del>
      <w:r w:rsidR="008E229D">
        <w:t xml:space="preserve"> in </w:t>
      </w:r>
      <w:ins w:id="1102" w:author="palencar1-pc.cs" w:date="2017-04-05T14:19:00Z">
        <w:r w:rsidR="001E1358">
          <w:t xml:space="preserve">these systems in </w:t>
        </w:r>
      </w:ins>
      <w:r w:rsidR="008E229D">
        <w:t>the first place</w:t>
      </w:r>
      <w:del w:id="1103" w:author="palencar1-pc.cs" w:date="2017-04-05T14:20:00Z">
        <w:r w:rsidR="008E229D" w:rsidDel="001E1358">
          <w:delText xml:space="preserve"> in such systems</w:delText>
        </w:r>
      </w:del>
      <w:r w:rsidR="008E229D">
        <w:t xml:space="preserve">. The discussion is carried forward with the description of the some of the mitigating techniques that can be used to address </w:t>
      </w:r>
      <w:ins w:id="1104" w:author="palencar1-pc.cs" w:date="2017-04-05T14:20:00Z">
        <w:r w:rsidR="001E1358">
          <w:t>some of the identified issues.</w:t>
        </w:r>
      </w:ins>
      <w:del w:id="1105" w:author="palencar1-pc.cs" w:date="2017-04-05T14:20:00Z">
        <w:r w:rsidR="008E229D" w:rsidDel="001E1358">
          <w:delText>this problem.</w:delText>
        </w:r>
      </w:del>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ins w:id="1106" w:author="palencar1-pc.cs" w:date="2017-04-05T14:20:00Z">
        <w:r w:rsidR="00A84CD5">
          <w:t>describes</w:t>
        </w:r>
      </w:ins>
      <w:del w:id="1107" w:author="palencar1-pc.cs" w:date="2017-04-05T14:20:00Z">
        <w:r w:rsidR="0097337B" w:rsidDel="00A84CD5">
          <w:delText>mentions</w:delText>
        </w:r>
      </w:del>
      <w:r w:rsidR="0097337B">
        <w:t xml:space="preserve"> some of the </w:t>
      </w:r>
      <w:ins w:id="1108" w:author="palencar1-pc.cs" w:date="2017-04-05T14:21:00Z">
        <w:r w:rsidR="00A84CD5">
          <w:t xml:space="preserve">related research </w:t>
        </w:r>
      </w:ins>
      <w:r w:rsidR="0097337B">
        <w:t>work</w:t>
      </w:r>
      <w:del w:id="1109" w:author="palencar1-pc.cs" w:date="2017-04-05T14:21:00Z">
        <w:r w:rsidR="0097337B" w:rsidDel="00A84CD5">
          <w:delText>s</w:delText>
        </w:r>
      </w:del>
      <w:r w:rsidR="0097337B">
        <w:t xml:space="preserve"> in the field of </w:t>
      </w:r>
      <w:r w:rsidR="00390006">
        <w:t>R</w:t>
      </w:r>
      <w:ins w:id="1110" w:author="palencar1-pc.cs" w:date="2017-04-05T14:21:00Z">
        <w:r w:rsidR="00A84CD5">
          <w:t>Ss</w:t>
        </w:r>
      </w:ins>
      <w:del w:id="1111" w:author="palencar1-pc.cs" w:date="2017-04-05T14:21:00Z">
        <w:r w:rsidR="00390006" w:rsidDel="00A84CD5">
          <w:delText>ecommender System</w:delText>
        </w:r>
      </w:del>
      <w:r w:rsidR="0097337B">
        <w:t xml:space="preserve"> t</w:t>
      </w:r>
      <w:r w:rsidR="000B2581">
        <w:t xml:space="preserve">hat has contributed toward the </w:t>
      </w:r>
      <w:r w:rsidR="00713C80" w:rsidRPr="00713C80">
        <w:t>conceptualization</w:t>
      </w:r>
      <w:r w:rsidR="00713C80">
        <w:t xml:space="preserve"> of the </w:t>
      </w:r>
      <w:ins w:id="1112" w:author="palencar1-pc.cs" w:date="2017-04-05T14:21:00Z">
        <w:r w:rsidR="00A84CD5">
          <w:t xml:space="preserve">proposed </w:t>
        </w:r>
      </w:ins>
      <w:r w:rsidR="00713C80">
        <w:t xml:space="preserve">approach </w:t>
      </w:r>
      <w:del w:id="1113" w:author="palencar1-pc.cs" w:date="2017-04-05T14:21:00Z">
        <w:r w:rsidR="00713C80" w:rsidDel="00A84CD5">
          <w:delText xml:space="preserve">that is </w:delText>
        </w:r>
      </w:del>
      <w:r w:rsidR="00713C80">
        <w:t xml:space="preserve">discussed in </w:t>
      </w:r>
      <w:r w:rsidR="004328E8">
        <w:t>this</w:t>
      </w:r>
      <w:r w:rsidR="00713C80">
        <w:t xml:space="preserve"> </w:t>
      </w:r>
      <w:ins w:id="1114" w:author="palencar1-pc.cs" w:date="2017-04-05T14:21:00Z">
        <w:r w:rsidR="00A84CD5">
          <w:t>thesis</w:t>
        </w:r>
      </w:ins>
      <w:del w:id="1115" w:author="palencar1-pc.cs" w:date="2017-04-05T14:21:00Z">
        <w:r w:rsidR="00713C80" w:rsidDel="00A84CD5">
          <w:delText>pa</w:delText>
        </w:r>
      </w:del>
      <w:del w:id="1116" w:author="palencar1-pc.cs" w:date="2017-04-05T14:22:00Z">
        <w:r w:rsidR="00713C80" w:rsidDel="00A84CD5">
          <w:delText>per</w:delText>
        </w:r>
      </w:del>
      <w:r w:rsidR="00713C80">
        <w:t>.</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w:t>
      </w:r>
      <w:ins w:id="1117" w:author="palencar1-pc.cs" w:date="2017-04-05T14:22:00Z">
        <w:r w:rsidR="00A84CD5">
          <w:t xml:space="preserve">multi-agent </w:t>
        </w:r>
      </w:ins>
      <w:r w:rsidR="00A74DE7">
        <w:t xml:space="preserve">system </w:t>
      </w:r>
      <w:ins w:id="1118" w:author="palencar1-pc.cs" w:date="2017-04-05T14:22:00Z">
        <w:r w:rsidR="00A84CD5">
          <w:t xml:space="preserve">model </w:t>
        </w:r>
      </w:ins>
      <w:r w:rsidR="00A74DE7">
        <w:t xml:space="preserve">is provided along with </w:t>
      </w:r>
      <w:ins w:id="1119" w:author="palencar1-pc.cs" w:date="2017-04-05T14:22:00Z">
        <w:r w:rsidR="00A84CD5">
          <w:t>an</w:t>
        </w:r>
      </w:ins>
      <w:del w:id="1120" w:author="palencar1-pc.cs" w:date="2017-04-05T14:22:00Z">
        <w:r w:rsidR="00A74DE7" w:rsidDel="00A84CD5">
          <w:delText>the</w:delText>
        </w:r>
      </w:del>
      <w:r w:rsidR="00A74DE7">
        <w:t xml:space="preserve"> explanation of different aspects of this model. </w:t>
      </w:r>
    </w:p>
    <w:p w:rsidR="00194BD5" w:rsidRDefault="00194BD5" w:rsidP="00866177">
      <w:pPr>
        <w:pStyle w:val="BodyText"/>
        <w:spacing w:line="480" w:lineRule="auto"/>
      </w:pPr>
      <w:r w:rsidRPr="009D14E1">
        <w:rPr>
          <w:b/>
        </w:rPr>
        <w:lastRenderedPageBreak/>
        <w:t xml:space="preserve">Chapter </w:t>
      </w:r>
      <w:r>
        <w:rPr>
          <w:b/>
        </w:rPr>
        <w:t>5</w:t>
      </w:r>
      <w:r>
        <w:t xml:space="preserve"> presents </w:t>
      </w:r>
      <w:ins w:id="1121" w:author="palencar1-pc.cs" w:date="2017-04-05T14:23:00Z">
        <w:r w:rsidR="00A84CD5">
          <w:t>a</w:t>
        </w:r>
      </w:ins>
      <w:del w:id="1122" w:author="palencar1-pc.cs" w:date="2017-04-05T14:23:00Z">
        <w:r w:rsidDel="00A84CD5">
          <w:delText>the</w:delText>
        </w:r>
      </w:del>
      <w:r>
        <w:t xml:space="preserve"> </w:t>
      </w:r>
      <w:r w:rsidR="00A56428">
        <w:t>case study</w:t>
      </w:r>
      <w:r w:rsidR="008A6FB9">
        <w:t xml:space="preserve"> </w:t>
      </w:r>
      <w:ins w:id="1123" w:author="palencar1-pc.cs" w:date="2017-04-05T14:23:00Z">
        <w:r w:rsidR="00A84CD5">
          <w:t xml:space="preserve">to illustrate the applicability of the proposed approach, in which </w:t>
        </w:r>
      </w:ins>
      <w:del w:id="1124" w:author="palencar1-pc.cs" w:date="2017-04-05T14:23:00Z">
        <w:r w:rsidR="008A6FB9" w:rsidDel="00A84CD5">
          <w:delText xml:space="preserve">of </w:delText>
        </w:r>
      </w:del>
      <w:r w:rsidR="008A6FB9">
        <w:t xml:space="preserve">the </w:t>
      </w:r>
      <w:del w:id="1125" w:author="palencar1-pc.cs" w:date="2017-04-05T14:23:00Z">
        <w:r w:rsidR="008A6FB9" w:rsidDel="00A84CD5">
          <w:delText>p</w:delText>
        </w:r>
      </w:del>
      <w:del w:id="1126" w:author="palencar1-pc.cs" w:date="2017-04-05T14:24:00Z">
        <w:r w:rsidR="008A6FB9" w:rsidDel="00A84CD5">
          <w:delText xml:space="preserve">roposed </w:delText>
        </w:r>
      </w:del>
      <w:ins w:id="1127" w:author="palencar1-pc.cs" w:date="2017-04-05T14:24:00Z">
        <w:r w:rsidR="00780983">
          <w:t>multi-agent model is applied to a job RS</w:t>
        </w:r>
      </w:ins>
      <w:del w:id="1128" w:author="palencar1-pc.cs" w:date="2017-04-05T14:24:00Z">
        <w:r w:rsidR="008A6FB9" w:rsidDel="00780983">
          <w:delText xml:space="preserve">approach in terms of the job </w:delText>
        </w:r>
        <w:r w:rsidR="00390006" w:rsidDel="00780983">
          <w:delText>Recommender System</w:delText>
        </w:r>
      </w:del>
      <w:r w:rsidR="008A6FB9">
        <w:t xml:space="preserve">. In this chapter </w:t>
      </w:r>
      <w:r w:rsidR="00173B8B">
        <w:t xml:space="preserve">a discussion </w:t>
      </w:r>
      <w:ins w:id="1129" w:author="palencar1-pc.cs" w:date="2017-04-05T14:25:00Z">
        <w:r w:rsidR="00780983">
          <w:t xml:space="preserve">about two previous </w:t>
        </w:r>
      </w:ins>
      <w:ins w:id="1130" w:author="palencar1-pc.cs" w:date="2017-04-05T14:26:00Z">
        <w:r w:rsidR="00780983">
          <w:t xml:space="preserve">job RSs is provided, and enhancements to these systems is provided </w:t>
        </w:r>
      </w:ins>
      <w:ins w:id="1131" w:author="palencar1-pc.cs" w:date="2017-04-05T14:27:00Z">
        <w:r w:rsidR="00780983">
          <w:t xml:space="preserve">in the form of a </w:t>
        </w:r>
      </w:ins>
      <w:ins w:id="1132" w:author="palencar1-pc.cs" w:date="2017-04-05T14:29:00Z">
        <w:r w:rsidR="00780983">
          <w:t xml:space="preserve">new </w:t>
        </w:r>
      </w:ins>
      <w:ins w:id="1133" w:author="palencar1-pc.cs" w:date="2017-04-05T14:27:00Z">
        <w:r w:rsidR="00780983">
          <w:t xml:space="preserve">multi-agent model for </w:t>
        </w:r>
      </w:ins>
      <w:ins w:id="1134" w:author="palencar1-pc.cs" w:date="2017-04-05T14:28:00Z">
        <w:r w:rsidR="00780983">
          <w:t xml:space="preserve">risk-aware and privacy-preserving </w:t>
        </w:r>
      </w:ins>
      <w:ins w:id="1135" w:author="palencar1-pc.cs" w:date="2017-04-05T14:27:00Z">
        <w:r w:rsidR="00780983">
          <w:t>job RS</w:t>
        </w:r>
      </w:ins>
      <w:ins w:id="1136" w:author="palencar1-pc.cs" w:date="2017-04-05T14:29:00Z">
        <w:r w:rsidR="00780983">
          <w:t>s</w:t>
        </w:r>
      </w:ins>
      <w:ins w:id="1137" w:author="palencar1-pc.cs" w:date="2017-04-05T14:28:00Z">
        <w:r w:rsidR="00780983">
          <w:t>.</w:t>
        </w:r>
      </w:ins>
      <w:del w:id="1138" w:author="palencar1-pc.cs" w:date="2017-04-05T14:28:00Z">
        <w:r w:rsidR="00173B8B" w:rsidDel="00780983">
          <w:delText xml:space="preserve">of the previous approach to a job </w:delText>
        </w:r>
        <w:r w:rsidR="00390006" w:rsidDel="00780983">
          <w:delText>Recommender System</w:delText>
        </w:r>
        <w:r w:rsidR="00173B8B" w:rsidDel="00780983">
          <w:delText xml:space="preserve"> has been provided, followed by providing </w:delText>
        </w:r>
        <w:r w:rsidR="00E01C9C" w:rsidDel="00780983">
          <w:delText>a sample instance of</w:delText>
        </w:r>
        <w:r w:rsidR="00173B8B" w:rsidDel="00780983">
          <w:delText xml:space="preserve"> such</w:delText>
        </w:r>
        <w:r w:rsidR="00E01C9C" w:rsidDel="00780983">
          <w:delText xml:space="preserve"> a system, as</w:delText>
        </w:r>
        <w:r w:rsidR="00173B8B" w:rsidDel="00780983">
          <w:delText xml:space="preserve"> </w:delText>
        </w:r>
        <w:r w:rsidR="00E01C9C" w:rsidDel="00780983">
          <w:delText>part of th</w:delText>
        </w:r>
      </w:del>
      <w:del w:id="1139" w:author="palencar1-pc.cs" w:date="2017-04-05T14:29:00Z">
        <w:r w:rsidR="00E01C9C" w:rsidDel="00780983">
          <w:delText>e</w:delText>
        </w:r>
        <w:r w:rsidR="00173B8B" w:rsidDel="00780983">
          <w:delText xml:space="preserve"> approach which is discussed in this paper. </w:delText>
        </w:r>
        <w:r w:rsidR="00E01C9C" w:rsidDel="00780983">
          <w:delText xml:space="preserve">A discussion is also carried out along with the proposed </w:delText>
        </w:r>
        <w:r w:rsidR="00173B8B" w:rsidDel="00780983">
          <w:delText>enhancement</w:delText>
        </w:r>
        <w:r w:rsidR="00E01C9C" w:rsidDel="00780983">
          <w:delText>(s)</w:delText>
        </w:r>
        <w:r w:rsidR="00173B8B" w:rsidDel="00780983">
          <w:delText xml:space="preserve"> over the previous approach in order to make such </w:delText>
        </w:r>
        <w:r w:rsidR="00390006" w:rsidDel="00780983">
          <w:delText>Recommender System</w:delText>
        </w:r>
        <w:r w:rsidR="00173B8B" w:rsidDel="00780983">
          <w:delText xml:space="preserve"> privacy preserving and risk aware.</w:delText>
        </w:r>
      </w:del>
      <w:r w:rsidR="00173B8B">
        <w:t xml:space="preserv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ins w:id="1140" w:author="palencar1-pc.cs" w:date="2017-04-05T14:30:00Z">
        <w:r w:rsidR="003D27EB">
          <w:t>d</w:t>
        </w:r>
      </w:ins>
      <w:del w:id="1141" w:author="palencar1-pc.cs" w:date="2017-04-05T14:30:00Z">
        <w:r w:rsidR="00332796" w:rsidDel="003D27EB">
          <w:delText>D</w:delText>
        </w:r>
      </w:del>
      <w:r w:rsidR="00332796">
        <w:t xml:space="preserve">iscusses </w:t>
      </w:r>
      <w:ins w:id="1142" w:author="palencar1-pc.cs" w:date="2017-04-05T14:30:00Z">
        <w:r w:rsidR="003D27EB">
          <w:t xml:space="preserve">future </w:t>
        </w:r>
      </w:ins>
      <w:del w:id="1143" w:author="palencar1-pc.cs" w:date="2017-04-05T14:30:00Z">
        <w:r w:rsidR="00332796" w:rsidDel="003D27EB">
          <w:delText xml:space="preserve">some of the </w:delText>
        </w:r>
      </w:del>
      <w:r w:rsidR="00E01C9C">
        <w:t>work</w:t>
      </w:r>
      <w:del w:id="1144" w:author="palencar1-pc.cs" w:date="2017-04-05T14:30:00Z">
        <w:r w:rsidR="00E01C9C" w:rsidDel="003D27EB">
          <w:delText>(s)</w:delText>
        </w:r>
      </w:del>
      <w:r w:rsidR="00332796">
        <w:t xml:space="preserve"> that can be carried out </w:t>
      </w:r>
      <w:del w:id="1145" w:author="palencar1-pc.cs" w:date="2017-04-05T14:30:00Z">
        <w:r w:rsidR="00332796" w:rsidDel="003D27EB">
          <w:delText xml:space="preserve">in the future </w:delText>
        </w:r>
      </w:del>
      <w:r w:rsidR="00332796">
        <w:t xml:space="preserve">to improve </w:t>
      </w:r>
      <w:ins w:id="1146" w:author="palencar1-pc.cs" w:date="2017-04-05T14:30:00Z">
        <w:r w:rsidR="003D27EB">
          <w:t xml:space="preserve">or extend the proposed approach, including </w:t>
        </w:r>
      </w:ins>
      <w:del w:id="1147" w:author="palencar1-pc.cs" w:date="2017-04-05T14:31:00Z">
        <w:r w:rsidR="00332796" w:rsidDel="003D27EB">
          <w:delText xml:space="preserve">upon this approach </w:delText>
        </w:r>
        <w:r w:rsidR="0064711E" w:rsidDel="003D27EB">
          <w:delText>of</w:delText>
        </w:r>
      </w:del>
      <w:r w:rsidR="0064711E">
        <w:t xml:space="preserve"> the </w:t>
      </w:r>
      <w:r w:rsidR="0064711E" w:rsidRPr="0064711E">
        <w:t>instantiation</w:t>
      </w:r>
      <w:r w:rsidR="0064711E">
        <w:t xml:space="preserve"> of </w:t>
      </w:r>
      <w:ins w:id="1148" w:author="palencar1-pc.cs" w:date="2017-04-05T14:31:00Z">
        <w:r w:rsidR="003D27EB">
          <w:t>the</w:t>
        </w:r>
      </w:ins>
      <w:del w:id="1149" w:author="palencar1-pc.cs" w:date="2017-04-05T14:31:00Z">
        <w:r w:rsidR="0064711E" w:rsidDel="003D27EB">
          <w:delText>a</w:delText>
        </w:r>
      </w:del>
      <w:r w:rsidR="0064711E">
        <w:t xml:space="preserve"> multi-agent model for the</w:t>
      </w:r>
      <w:r w:rsidR="00332796">
        <w:t xml:space="preserve"> </w:t>
      </w:r>
      <w:r w:rsidR="00390006">
        <w:t>R</w:t>
      </w:r>
      <w:ins w:id="1150" w:author="palencar1-pc.cs" w:date="2017-04-05T14:31:00Z">
        <w:r w:rsidR="003D27EB">
          <w:t>Ss</w:t>
        </w:r>
      </w:ins>
      <w:del w:id="1151" w:author="palencar1-pc.cs" w:date="2017-04-05T14:31:00Z">
        <w:r w:rsidR="00390006" w:rsidDel="003D27EB">
          <w:delText>ecommender System</w:delText>
        </w:r>
        <w:r w:rsidR="00EC59C4" w:rsidDel="003D27EB">
          <w:delText>s</w:delText>
        </w:r>
      </w:del>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w:t>
      </w:r>
      <w:ins w:id="1152" w:author="palencar1-pc.cs" w:date="2017-04-05T14:32:00Z">
        <w:r w:rsidR="003D27EB">
          <w:t>preliminary method</w:t>
        </w:r>
      </w:ins>
      <w:del w:id="1153" w:author="palencar1-pc.cs" w:date="2017-04-05T14:32:00Z">
        <w:r w:rsidR="007A6EEF" w:rsidDel="003D27EB">
          <w:delText>possible model based approach</w:delText>
        </w:r>
      </w:del>
      <w:r w:rsidR="007A6EEF">
        <w:t xml:space="preserve"> for the evaluation of </w:t>
      </w:r>
      <w:ins w:id="1154" w:author="palencar1-pc.cs" w:date="2017-04-05T14:32:00Z">
        <w:r w:rsidR="003D27EB">
          <w:t>RSs</w:t>
        </w:r>
      </w:ins>
      <w:del w:id="1155" w:author="palencar1-pc.cs" w:date="2017-04-05T14:32:00Z">
        <w:r w:rsidR="007A6EEF" w:rsidDel="003D27EB">
          <w:delText xml:space="preserve">the </w:delText>
        </w:r>
        <w:r w:rsidR="00390006" w:rsidDel="003D27EB">
          <w:delText>Recommender System</w:delText>
        </w:r>
        <w:r w:rsidR="00EC59C4" w:rsidDel="003D27EB">
          <w:delText>s</w:delText>
        </w:r>
      </w:del>
      <w:r w:rsidR="007A6EEF">
        <w:t xml:space="preserve"> using </w:t>
      </w:r>
      <w:del w:id="1156" w:author="palencar1-pc.cs" w:date="2017-04-05T14:32:00Z">
        <w:r w:rsidR="007A6EEF" w:rsidDel="003D27EB">
          <w:delText xml:space="preserve">the </w:delText>
        </w:r>
      </w:del>
      <w:r w:rsidR="007A6EEF">
        <w:t>privacy</w:t>
      </w:r>
      <w:ins w:id="1157" w:author="palencar1-pc.cs" w:date="2017-04-05T14:32:00Z">
        <w:r w:rsidR="003D27EB">
          <w:t>-</w:t>
        </w:r>
      </w:ins>
      <w:del w:id="1158" w:author="palencar1-pc.cs" w:date="2017-04-05T14:32:00Z">
        <w:r w:rsidR="007A6EEF" w:rsidDel="003D27EB">
          <w:delText xml:space="preserve"> </w:delText>
        </w:r>
      </w:del>
      <w:r w:rsidR="007A6EEF">
        <w:t xml:space="preserve">preserving and </w:t>
      </w:r>
      <w:del w:id="1159" w:author="palencar1-pc.cs" w:date="2017-04-05T14:32:00Z">
        <w:r w:rsidR="007A6EEF" w:rsidDel="003D27EB">
          <w:delText xml:space="preserve">the </w:delText>
        </w:r>
      </w:del>
      <w:r w:rsidR="007A6EEF">
        <w:t>risk</w:t>
      </w:r>
      <w:ins w:id="1160" w:author="palencar1-pc.cs" w:date="2017-04-05T14:32:00Z">
        <w:r w:rsidR="003D27EB">
          <w:t>-</w:t>
        </w:r>
      </w:ins>
      <w:del w:id="1161" w:author="palencar1-pc.cs" w:date="2017-04-05T14:32:00Z">
        <w:r w:rsidR="007A6EEF" w:rsidDel="003D27EB">
          <w:delText xml:space="preserve"> </w:delText>
        </w:r>
      </w:del>
      <w:r w:rsidR="007A6EEF">
        <w:t>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62" w:name="_Toc479241886"/>
      <w:r w:rsidR="00390006">
        <w:t>Recommender System</w:t>
      </w:r>
      <w:r w:rsidR="00EC59C4">
        <w:t>s</w:t>
      </w:r>
      <w:bookmarkEnd w:id="1162"/>
    </w:p>
    <w:p w:rsidR="00CE12C1" w:rsidRDefault="00390006" w:rsidP="00866177">
      <w:pPr>
        <w:pStyle w:val="BodyText"/>
        <w:spacing w:line="480" w:lineRule="auto"/>
      </w:pPr>
      <w:r>
        <w:t xml:space="preserve">Recommender </w:t>
      </w:r>
      <w:ins w:id="1163" w:author="palencar1-pc.cs" w:date="2017-04-05T14:33:00Z">
        <w:r w:rsidR="00393EF8">
          <w:t>s</w:t>
        </w:r>
      </w:ins>
      <w:del w:id="1164" w:author="palencar1-pc.cs" w:date="2017-04-05T14:33:00Z">
        <w:r w:rsidDel="00393EF8">
          <w:delText>S</w:delText>
        </w:r>
      </w:del>
      <w:r>
        <w:t>ystem</w:t>
      </w:r>
      <w:r w:rsidR="00EC59C4">
        <w:t>s</w:t>
      </w:r>
      <w:r w:rsidR="008042F1">
        <w:t xml:space="preserve"> </w:t>
      </w:r>
      <w:ins w:id="1165" w:author="palencar1-pc.cs" w:date="2017-04-05T14:33:00Z">
        <w:r w:rsidR="00393EF8">
          <w:t>are</w:t>
        </w:r>
      </w:ins>
      <w:del w:id="1166" w:author="palencar1-pc.cs" w:date="2017-04-05T14:34:00Z">
        <w:r w:rsidR="008042F1" w:rsidDel="00393EF8">
          <w:delText>is a piece of</w:delText>
        </w:r>
      </w:del>
      <w:r w:rsidR="008042F1">
        <w:t xml:space="preserve"> software </w:t>
      </w:r>
      <w:ins w:id="1167" w:author="palencar1-pc.cs" w:date="2017-04-05T14:34:00Z">
        <w:r w:rsidR="00393EF8">
          <w:t xml:space="preserve">systems </w:t>
        </w:r>
        <w:r w:rsidR="009C006B">
          <w:t>that</w:t>
        </w:r>
      </w:ins>
      <w:del w:id="1168" w:author="palencar1-pc.cs" w:date="2017-04-05T14:34:00Z">
        <w:r w:rsidR="008042F1" w:rsidDel="009C006B">
          <w:delText>which</w:delText>
        </w:r>
      </w:del>
      <w:r w:rsidR="008042F1">
        <w:t xml:space="preserve"> produce</w:t>
      </w:r>
      <w:del w:id="1169" w:author="palencar1-pc.cs" w:date="2017-04-05T14:34:00Z">
        <w:r w:rsidR="008042F1" w:rsidDel="009C006B">
          <w:delText>s</w:delText>
        </w:r>
      </w:del>
      <w:r w:rsidR="008042F1">
        <w:t xml:space="preserve"> a list of recommendations for its users by deploying </w:t>
      </w:r>
      <w:ins w:id="1170" w:author="palencar1-pc.cs" w:date="2017-04-05T14:34:00Z">
        <w:r w:rsidR="009C006B">
          <w:t xml:space="preserve">in general </w:t>
        </w:r>
      </w:ins>
      <w:del w:id="1171" w:author="palencar1-pc.cs" w:date="2017-04-05T14:34:00Z">
        <w:r w:rsidR="00E025EC" w:rsidDel="009C006B">
          <w:delText>generally</w:delText>
        </w:r>
        <w:r w:rsidR="008042F1" w:rsidDel="009C006B">
          <w:delText xml:space="preserve"> </w:delText>
        </w:r>
      </w:del>
      <w:r w:rsidR="008042F1">
        <w:t>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w:t>
      </w:r>
      <w:ins w:id="1172" w:author="palencar1-pc.cs" w:date="2017-04-05T14:35:00Z">
        <w:r w:rsidR="009C006B">
          <w:rPr>
            <w:szCs w:val="22"/>
          </w:rPr>
          <w:t>algorithms</w:t>
        </w:r>
      </w:ins>
      <w:del w:id="1173" w:author="palencar1-pc.cs" w:date="2017-04-05T14:35:00Z">
        <w:r w:rsidR="008042F1" w:rsidDel="009C006B">
          <w:rPr>
            <w:szCs w:val="22"/>
          </w:rPr>
          <w:delText>approaches</w:delText>
        </w:r>
      </w:del>
      <w:r w:rsidR="008042F1">
        <w:rPr>
          <w:szCs w:val="22"/>
        </w:rPr>
        <w:t xml:space="preserve"> </w:t>
      </w:r>
      <w:ins w:id="1174" w:author="palencar1-pc.cs" w:date="2017-04-05T14:35:00Z">
        <w:r w:rsidR="009C006B">
          <w:rPr>
            <w:szCs w:val="22"/>
          </w:rPr>
          <w:t>as</w:t>
        </w:r>
      </w:ins>
      <w:del w:id="1175" w:author="palencar1-pc.cs" w:date="2017-04-05T14:35:00Z">
        <w:r w:rsidR="008042F1" w:rsidDel="009C006B">
          <w:rPr>
            <w:szCs w:val="22"/>
          </w:rPr>
          <w:delText>into</w:delText>
        </w:r>
      </w:del>
      <w:r w:rsidR="008042F1">
        <w:rPr>
          <w:szCs w:val="22"/>
        </w:rPr>
        <w:t xml:space="preserve"> a hybrid approach. </w:t>
      </w:r>
      <w:r w:rsidR="00794449">
        <w:rPr>
          <w:szCs w:val="22"/>
        </w:rPr>
        <w:t xml:space="preserve">The approach used in </w:t>
      </w:r>
      <w:ins w:id="1176" w:author="palencar1-pc.cs" w:date="2017-04-05T14:35:00Z">
        <w:r w:rsidR="00133F55">
          <w:rPr>
            <w:szCs w:val="22"/>
          </w:rPr>
          <w:t>c</w:t>
        </w:r>
      </w:ins>
      <w:del w:id="1177" w:author="palencar1-pc.cs" w:date="2017-04-05T14:35:00Z">
        <w:r w:rsidR="00794449" w:rsidDel="00133F55">
          <w:rPr>
            <w:szCs w:val="22"/>
          </w:rPr>
          <w:delText>C</w:delText>
        </w:r>
      </w:del>
      <w:r w:rsidR="00794449">
        <w:rPr>
          <w:szCs w:val="22"/>
        </w:rPr>
        <w:t xml:space="preserve">ollaborative filtering utilizes the user’s historic data (i.e. items purchased by the user, browsing/navigation history on the website or the feedback provided for the purchased item). </w:t>
      </w:r>
      <w:r w:rsidR="00794449">
        <w:t xml:space="preserve">The result of this approach is </w:t>
      </w:r>
      <w:ins w:id="1178" w:author="palencar1-pc.cs" w:date="2017-04-05T14:35:00Z">
        <w:r w:rsidR="00133F55">
          <w:t>a</w:t>
        </w:r>
      </w:ins>
      <w:del w:id="1179" w:author="palencar1-pc.cs" w:date="2017-04-05T14:35:00Z">
        <w:r w:rsidR="00794449" w:rsidDel="00133F55">
          <w:delText>the</w:delText>
        </w:r>
      </w:del>
      <w:r w:rsidR="00794449">
        <w:t xml:space="preserve"> list </w:t>
      </w:r>
      <w:ins w:id="1180" w:author="palencar1-pc.cs" w:date="2017-04-05T14:37:00Z">
        <w:r w:rsidR="00133F55">
          <w:t xml:space="preserve">produced by the system </w:t>
        </w:r>
      </w:ins>
      <w:r w:rsidR="00794449">
        <w:t xml:space="preserve">of recommendations </w:t>
      </w:r>
      <w:del w:id="1181" w:author="palencar1-pc.cs" w:date="2017-04-05T14:37:00Z">
        <w:r w:rsidR="00794449" w:rsidDel="00133F55">
          <w:delText xml:space="preserve">produced by the system </w:delText>
        </w:r>
      </w:del>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w:t>
      </w:r>
      <w:del w:id="1182" w:author="palencar1-pc.cs" w:date="2017-04-05T14:38:00Z">
        <w:r w:rsidR="00794449" w:rsidDel="00133F55">
          <w:delText xml:space="preserve">the </w:delText>
        </w:r>
      </w:del>
      <w:ins w:id="1183" w:author="palencar1-pc.cs" w:date="2017-04-05T14:37:00Z">
        <w:r w:rsidR="00133F55">
          <w:t>c</w:t>
        </w:r>
      </w:ins>
      <w:del w:id="1184" w:author="palencar1-pc.cs" w:date="2017-04-05T14:37:00Z">
        <w:r w:rsidR="007C0DF8" w:rsidRPr="007C0DF8" w:rsidDel="00133F55">
          <w:delText>C</w:delText>
        </w:r>
      </w:del>
      <w:r w:rsidR="007C0DF8" w:rsidRPr="007C0DF8">
        <w:t xml:space="preserve">ontent-based filtering approaches </w:t>
      </w:r>
      <w:r w:rsidR="00794449">
        <w:t>employ</w:t>
      </w:r>
      <w:del w:id="1185" w:author="palencar1-pc.cs" w:date="2017-04-05T14:38:00Z">
        <w:r w:rsidR="00794449" w:rsidDel="00133F55">
          <w:delText>s</w:delText>
        </w:r>
      </w:del>
      <w:r w:rsidR="007C0DF8" w:rsidRPr="007C0DF8">
        <w:t xml:space="preserve"> </w:t>
      </w:r>
      <w:ins w:id="1186" w:author="palencar1-pc.cs" w:date="2017-04-05T14:38:00Z">
        <w:r w:rsidR="00133F55">
          <w:t xml:space="preserve">a set of </w:t>
        </w:r>
      </w:ins>
      <w:del w:id="1187" w:author="palencar1-pc.cs" w:date="2017-04-05T14:38:00Z">
        <w:r w:rsidR="00794449" w:rsidDel="00133F55">
          <w:delText xml:space="preserve">some sort of </w:delText>
        </w:r>
      </w:del>
      <w:r w:rsidR="00794449">
        <w:t>attributes</w:t>
      </w:r>
      <w:r w:rsidR="007C0DF8" w:rsidRPr="007C0DF8">
        <w:t xml:space="preserve"> of an item in order to </w:t>
      </w:r>
      <w:r w:rsidR="00794449">
        <w:t>come up with a list of recommendations having item</w:t>
      </w:r>
      <w:ins w:id="1188" w:author="palencar1-pc.cs" w:date="2017-04-05T14:38:00Z">
        <w:r w:rsidR="00133F55">
          <w:t>s</w:t>
        </w:r>
      </w:ins>
      <w:r w:rsidR="00794449">
        <w:t xml:space="preserve"> with similar attributes</w:t>
      </w:r>
      <w:del w:id="1189" w:author="palencar1-pc.cs" w:date="2017-04-05T14:38:00Z">
        <w:r w:rsidR="00ED7E26" w:rsidDel="00133F55">
          <w:delText>.</w:delText>
        </w:r>
      </w:del>
      <w:ins w:id="1190" w:author="palencar1-pc.cs" w:date="2017-04-05T14:38:00Z">
        <w:r w:rsidR="00133F55">
          <w:t xml:space="preserve"> </w:t>
        </w:r>
      </w:ins>
      <w:r w:rsidR="00ED7E26">
        <w:t>[23</w:t>
      </w:r>
      <w:r w:rsidR="007C0DF8" w:rsidRPr="007C0DF8">
        <w:t>]</w:t>
      </w:r>
      <w:ins w:id="1191" w:author="palencar1-pc.cs" w:date="2017-04-05T14:38:00Z">
        <w:r w:rsidR="00133F55">
          <w:t>.</w:t>
        </w:r>
      </w:ins>
      <w:r w:rsidR="007C0DF8" w:rsidRPr="007C0DF8">
        <w:t xml:space="preserve"> </w:t>
      </w:r>
      <w:r w:rsidR="00794449">
        <w:t xml:space="preserve">A </w:t>
      </w:r>
      <w:ins w:id="1192" w:author="palencar1-pc.cs" w:date="2017-04-05T14:38:00Z">
        <w:r w:rsidR="00133F55">
          <w:t>h</w:t>
        </w:r>
      </w:ins>
      <w:del w:id="1193" w:author="palencar1-pc.cs" w:date="2017-04-05T14:38:00Z">
        <w:r w:rsidR="00794449" w:rsidDel="00133F55">
          <w:delText>H</w:delText>
        </w:r>
      </w:del>
      <w:r w:rsidR="00794449">
        <w:t>ybrid approach can be used as a combination of the previously discussed approach</w:t>
      </w:r>
      <w:r w:rsidR="00392A4E">
        <w:t>es</w:t>
      </w:r>
      <w:r w:rsidR="00794449">
        <w:t xml:space="preserve"> in order to find </w:t>
      </w:r>
      <w:ins w:id="1194" w:author="palencar1-pc.cs" w:date="2017-04-05T14:38:00Z">
        <w:r w:rsidR="00133F55">
          <w:t xml:space="preserve">a solution </w:t>
        </w:r>
      </w:ins>
      <w:del w:id="1195" w:author="palencar1-pc.cs" w:date="2017-04-05T14:39:00Z">
        <w:r w:rsidR="00794449" w:rsidDel="00133F55">
          <w:delText xml:space="preserve">the approach </w:delText>
        </w:r>
      </w:del>
      <w:r w:rsidR="00794449">
        <w:t xml:space="preserve">with the best </w:t>
      </w:r>
      <w:ins w:id="1196" w:author="palencar1-pc.cs" w:date="2017-04-05T14:39:00Z">
        <w:r w:rsidR="00133F55">
          <w:t xml:space="preserve">recommendation </w:t>
        </w:r>
      </w:ins>
      <w:r w:rsidR="00794449">
        <w:t>accuracy</w:t>
      </w:r>
      <w:del w:id="1197" w:author="palencar1-pc.cs" w:date="2017-04-05T14:39:00Z">
        <w:r w:rsidR="00794449" w:rsidDel="00133F55">
          <w:delText xml:space="preserve"> of the recommendations</w:delText>
        </w:r>
      </w:del>
      <w:r w:rsidR="00794449">
        <w:t>.</w:t>
      </w:r>
    </w:p>
    <w:p w:rsidR="00337A9D" w:rsidRDefault="00337A9D" w:rsidP="00866177">
      <w:pPr>
        <w:pStyle w:val="Heading2"/>
        <w:spacing w:line="480" w:lineRule="auto"/>
      </w:pPr>
      <w:bookmarkStart w:id="1198" w:name="_Toc479241887"/>
      <w:r>
        <w:t>Context</w:t>
      </w:r>
      <w:ins w:id="1199" w:author="palencar1-pc.cs" w:date="2017-04-05T14:39:00Z">
        <w:r w:rsidR="00AF35FC">
          <w:t>-</w:t>
        </w:r>
      </w:ins>
      <w:del w:id="1200" w:author="palencar1-pc.cs" w:date="2017-04-05T14:39:00Z">
        <w:r w:rsidDel="00AF35FC">
          <w:delText xml:space="preserve"> </w:delText>
        </w:r>
      </w:del>
      <w:r>
        <w:t xml:space="preserve">Aware </w:t>
      </w:r>
      <w:r w:rsidR="00390006">
        <w:t>Recommender System</w:t>
      </w:r>
      <w:r w:rsidR="00EC59C4">
        <w:t>s</w:t>
      </w:r>
      <w:bookmarkEnd w:id="1198"/>
    </w:p>
    <w:p w:rsidR="00337A9D" w:rsidRDefault="00E265DD" w:rsidP="00866177">
      <w:pPr>
        <w:pStyle w:val="BodyText"/>
        <w:spacing w:line="480" w:lineRule="auto"/>
      </w:pPr>
      <w:ins w:id="1201" w:author="palencar1-pc.cs" w:date="2017-04-05T15:02:00Z">
        <w:r>
          <w:t xml:space="preserve">Bouneffouf has </w:t>
        </w:r>
      </w:ins>
      <w:del w:id="1202" w:author="palencar1-pc.cs" w:date="2017-04-05T15:03:00Z">
        <w:r w:rsidR="003C4BB6" w:rsidDel="00E265DD">
          <w:delText>In paper [7] the authors have</w:delText>
        </w:r>
      </w:del>
      <w:r w:rsidR="003C4BB6">
        <w:t xml:space="preserve"> briefly discussed</w:t>
      </w:r>
      <w:r w:rsidR="00FA44D9">
        <w:t xml:space="preserve"> the concept of</w:t>
      </w:r>
      <w:r w:rsidR="003C4BB6">
        <w:t xml:space="preserve"> </w:t>
      </w:r>
      <w:ins w:id="1203" w:author="palencar1-pc.cs" w:date="2017-04-05T15:03:00Z">
        <w:r>
          <w:t>c</w:t>
        </w:r>
      </w:ins>
      <w:del w:id="1204" w:author="palencar1-pc.cs" w:date="2017-04-05T15:03:00Z">
        <w:r w:rsidR="003C4BB6" w:rsidDel="00E265DD">
          <w:delText>C</w:delText>
        </w:r>
      </w:del>
      <w:r w:rsidR="003C4BB6">
        <w:t>ontext</w:t>
      </w:r>
      <w:ins w:id="1205" w:author="palencar1-pc.cs" w:date="2017-04-05T15:03:00Z">
        <w:r>
          <w:t>-a</w:t>
        </w:r>
      </w:ins>
      <w:del w:id="1206" w:author="palencar1-pc.cs" w:date="2017-04-05T15:03:00Z">
        <w:r w:rsidR="003C4BB6" w:rsidDel="00E265DD">
          <w:delText xml:space="preserve"> A</w:delText>
        </w:r>
      </w:del>
      <w:r w:rsidR="003C4BB6">
        <w:t xml:space="preserve">ware </w:t>
      </w:r>
      <w:r w:rsidR="00390006">
        <w:t>R</w:t>
      </w:r>
      <w:ins w:id="1207" w:author="palencar1-pc.cs" w:date="2017-04-05T15:04:00Z">
        <w:r>
          <w:t>Ss</w:t>
        </w:r>
      </w:ins>
      <w:del w:id="1208" w:author="palencar1-pc.cs" w:date="2017-04-05T15:04:00Z">
        <w:r w:rsidR="00390006" w:rsidDel="00E265DD">
          <w:delText>ecommender System</w:delText>
        </w:r>
        <w:r w:rsidR="00EC59C4" w:rsidDel="00E265DD">
          <w:delText>s</w:delText>
        </w:r>
      </w:del>
      <w:ins w:id="1209" w:author="palencar1-pc.cs" w:date="2017-04-05T15:04:00Z">
        <w:r>
          <w:t xml:space="preserve"> [7]</w:t>
        </w:r>
      </w:ins>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w:t>
      </w:r>
      <w:ins w:id="1210" w:author="palencar1-pc.cs" w:date="2017-04-05T15:04:00Z">
        <w:r>
          <w:t>-</w:t>
        </w:r>
      </w:ins>
      <w:del w:id="1211" w:author="palencar1-pc.cs" w:date="2017-04-05T15:04:00Z">
        <w:r w:rsidR="003F697E" w:rsidDel="00E265DD">
          <w:delText xml:space="preserve"> </w:delText>
        </w:r>
      </w:del>
      <w:r w:rsidR="003F697E">
        <w:t>relevant recommendations from the list of resultant recommendations</w:t>
      </w:r>
      <w:del w:id="1212" w:author="palencar1-pc.cs" w:date="2017-04-05T15:04:00Z">
        <w:r w:rsidR="003F697E" w:rsidDel="00E265DD">
          <w:delText>,</w:delText>
        </w:r>
      </w:del>
      <w:r w:rsidR="003F697E">
        <w:t xml:space="preserve"> generated by the system</w:t>
      </w:r>
      <w:ins w:id="1213" w:author="palencar1-pc.cs" w:date="2017-04-05T15:04:00Z">
        <w:r>
          <w:t>.</w:t>
        </w:r>
      </w:ins>
      <w:r w:rsidR="00337A9D" w:rsidRPr="00337A9D">
        <w:t xml:space="preserve"> </w:t>
      </w:r>
      <w:r w:rsidR="00E46237">
        <w:t xml:space="preserve">Therefore, </w:t>
      </w:r>
      <w:ins w:id="1214" w:author="palencar1-pc.cs" w:date="2017-04-05T15:05:00Z">
        <w:r>
          <w:t xml:space="preserve">the </w:t>
        </w:r>
      </w:ins>
      <w:ins w:id="1215" w:author="palencar1-pc.cs" w:date="2017-04-05T15:06:00Z">
        <w:r>
          <w:t xml:space="preserve">introduction of </w:t>
        </w:r>
      </w:ins>
      <w:ins w:id="1216" w:author="palencar1-pc.cs" w:date="2017-04-05T15:05:00Z">
        <w:r>
          <w:t xml:space="preserve">context information </w:t>
        </w:r>
      </w:ins>
      <w:ins w:id="1217" w:author="palencar1-pc.cs" w:date="2017-04-05T15:06:00Z">
        <w:r>
          <w:t xml:space="preserve">into RSs </w:t>
        </w:r>
      </w:ins>
      <w:ins w:id="1218" w:author="palencar1-pc.cs" w:date="2017-04-05T15:05:00Z">
        <w:r>
          <w:t>leads to context-aware RSs</w:t>
        </w:r>
      </w:ins>
      <w:del w:id="1219" w:author="palencar1-pc.cs" w:date="2017-04-05T15:05:00Z">
        <w:r w:rsidR="00E46237" w:rsidDel="00E265DD">
          <w:delText xml:space="preserve">from this utility of the context arises the Context Aware </w:delText>
        </w:r>
        <w:r w:rsidR="00390006" w:rsidDel="00E265DD">
          <w:delText>Recommender System</w:delText>
        </w:r>
        <w:r w:rsidR="00EC59C4" w:rsidDel="00E265DD">
          <w:delText>s</w:delText>
        </w:r>
      </w:del>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220" w:name="_Toc479241888"/>
      <w:r>
        <w:lastRenderedPageBreak/>
        <w:t xml:space="preserve">Privacy in </w:t>
      </w:r>
      <w:r w:rsidR="00390006">
        <w:t>Recommender System</w:t>
      </w:r>
      <w:r w:rsidR="00EC59C4">
        <w:t>s</w:t>
      </w:r>
      <w:bookmarkEnd w:id="1220"/>
    </w:p>
    <w:p w:rsidR="00AE6633" w:rsidRPr="00AE6633" w:rsidRDefault="006F5B39" w:rsidP="00AE6633">
      <w:pPr>
        <w:pStyle w:val="BodyText"/>
        <w:spacing w:line="480" w:lineRule="auto"/>
      </w:pPr>
      <w:ins w:id="1221" w:author="palencar1-pc.cs" w:date="2017-04-05T15:06:00Z">
        <w:r>
          <w:t xml:space="preserve">A wide </w:t>
        </w:r>
      </w:ins>
      <w:del w:id="1222" w:author="palencar1-pc.cs" w:date="2017-04-05T15:06:00Z">
        <w:r w:rsidR="00AE6633" w:rsidDel="006F5B39">
          <w:delText xml:space="preserve">There is a presence of large </w:delText>
        </w:r>
      </w:del>
      <w:r w:rsidR="00AE6633">
        <w:t xml:space="preserve">variety of information </w:t>
      </w:r>
      <w:ins w:id="1223" w:author="palencar1-pc.cs" w:date="2017-04-05T15:06:00Z">
        <w:r>
          <w:t>needs to be processed by RSs</w:t>
        </w:r>
      </w:ins>
      <w:del w:id="1224" w:author="palencar1-pc.cs" w:date="2017-04-05T15:07:00Z">
        <w:r w:rsidR="00AE6633" w:rsidDel="006F5B39">
          <w:delText xml:space="preserve">within the </w:delText>
        </w:r>
        <w:r w:rsidR="00390006" w:rsidDel="006F5B39">
          <w:delText>Recommender System</w:delText>
        </w:r>
      </w:del>
      <w:r w:rsidR="00AE6633">
        <w:t xml:space="preserve">. </w:t>
      </w:r>
      <w:ins w:id="1225" w:author="palencar1-pc.cs" w:date="2017-04-05T15:07:00Z">
        <w:r>
          <w:t xml:space="preserve">Some authors </w:t>
        </w:r>
      </w:ins>
      <w:del w:id="1226" w:author="palencar1-pc.cs" w:date="2017-04-05T15:07:00Z">
        <w:r w:rsidR="00AE6633" w:rsidDel="006F5B39">
          <w:delText xml:space="preserve">Paper [19] </w:delText>
        </w:r>
      </w:del>
      <w:r w:rsidR="00AE6633">
        <w:t>discuss</w:t>
      </w:r>
      <w:del w:id="1227" w:author="palencar1-pc.cs" w:date="2017-04-05T15:07:00Z">
        <w:r w:rsidR="00AE6633" w:rsidDel="006F5B39">
          <w:delText>es</w:delText>
        </w:r>
      </w:del>
      <w:r w:rsidR="00AE6633">
        <w:t xml:space="preserve"> these diverse information types in detail</w:t>
      </w:r>
      <w:ins w:id="1228" w:author="palencar1-pc.cs" w:date="2017-04-05T15:07:00Z">
        <w:r>
          <w:t xml:space="preserve"> [19]</w:t>
        </w:r>
      </w:ins>
      <w:r w:rsidR="00AE6633">
        <w:t>. Some of this information can be confidential and should not be revealed to any other person</w:t>
      </w:r>
      <w:ins w:id="1229" w:author="palencar1-pc.cs" w:date="2017-04-05T15:07:00Z">
        <w:r>
          <w:t xml:space="preserve"> or</w:t>
        </w:r>
      </w:ins>
      <w:del w:id="1230" w:author="palencar1-pc.cs" w:date="2017-04-05T15:07:00Z">
        <w:r w:rsidR="00AE6633" w:rsidDel="006F5B39">
          <w:delText>/</w:delText>
        </w:r>
      </w:del>
      <w:ins w:id="1231" w:author="palencar1-pc.cs" w:date="2017-04-05T15:08:00Z">
        <w:r>
          <w:t xml:space="preserve"> </w:t>
        </w:r>
      </w:ins>
      <w:r w:rsidR="00AE6633">
        <w:t>organization</w:t>
      </w:r>
      <w:ins w:id="1232" w:author="palencar1-pc.cs" w:date="2017-04-05T15:08:00Z">
        <w:r>
          <w:t>,</w:t>
        </w:r>
      </w:ins>
      <w:r w:rsidR="00AE6633">
        <w:t xml:space="preserve"> except </w:t>
      </w:r>
      <w:del w:id="1233" w:author="palencar1-pc.cs" w:date="2017-04-05T15:08:00Z">
        <w:r w:rsidR="00AE6633" w:rsidDel="006F5B39">
          <w:delText xml:space="preserve">for </w:delText>
        </w:r>
      </w:del>
      <w:r w:rsidR="00AE6633">
        <w:t xml:space="preserve">the </w:t>
      </w:r>
      <w:ins w:id="1234" w:author="palencar1-pc.cs" w:date="2017-04-05T15:08:00Z">
        <w:r>
          <w:t xml:space="preserve">information </w:t>
        </w:r>
      </w:ins>
      <w:r w:rsidR="00AE6633">
        <w:t>owner</w:t>
      </w:r>
      <w:del w:id="1235" w:author="palencar1-pc.cs" w:date="2017-04-05T15:08:00Z">
        <w:r w:rsidR="00AE6633" w:rsidDel="006F5B39">
          <w:delText xml:space="preserve"> of the information</w:delText>
        </w:r>
      </w:del>
      <w:r w:rsidR="00AE6633">
        <w:t xml:space="preserve">. On the user’s end, there is always a trade-off between the amount of information to be provided to </w:t>
      </w:r>
      <w:ins w:id="1236" w:author="palencar1-pc.cs" w:date="2017-04-05T15:08:00Z">
        <w:r>
          <w:t>a</w:t>
        </w:r>
      </w:ins>
      <w:del w:id="1237" w:author="palencar1-pc.cs" w:date="2017-04-05T15:08:00Z">
        <w:r w:rsidR="00AE6633" w:rsidDel="006F5B39">
          <w:delText>the</w:delText>
        </w:r>
      </w:del>
      <w:r w:rsidR="00AE6633">
        <w:t xml:space="preserve"> </w:t>
      </w:r>
      <w:r w:rsidR="00390006">
        <w:t>R</w:t>
      </w:r>
      <w:ins w:id="1238" w:author="palencar1-pc.cs" w:date="2017-04-05T15:08:00Z">
        <w:r>
          <w:t>S</w:t>
        </w:r>
      </w:ins>
      <w:del w:id="1239" w:author="palencar1-pc.cs" w:date="2017-04-05T15:08:00Z">
        <w:r w:rsidR="00390006" w:rsidDel="006F5B39">
          <w:delText>ecommender System</w:delText>
        </w:r>
      </w:del>
      <w:r w:rsidR="00AE6633">
        <w:t xml:space="preserve"> and the accuracy of the </w:t>
      </w:r>
      <w:ins w:id="1240" w:author="palencar1-pc.cs" w:date="2017-04-05T15:09:00Z">
        <w:r>
          <w:t xml:space="preserve">resulting </w:t>
        </w:r>
      </w:ins>
      <w:r w:rsidR="00AE6633">
        <w:t>recommendation</w:t>
      </w:r>
      <w:ins w:id="1241" w:author="palencar1-pc.cs" w:date="2017-04-05T15:09:00Z">
        <w:r>
          <w:t>s</w:t>
        </w:r>
      </w:ins>
      <w:r w:rsidR="00AE6633">
        <w:t>. This aspect is represented in the</w:t>
      </w:r>
      <w:ins w:id="1242" w:author="palencar1-pc.cs" w:date="2017-04-05T15:09:00Z">
        <w:r>
          <w:t>ir</w:t>
        </w:r>
      </w:ins>
      <w:r w:rsidR="00AE6633">
        <w:t xml:space="preserve"> paper [19] with the help of </w:t>
      </w:r>
      <w:ins w:id="1243" w:author="palencar1-pc.cs" w:date="2017-04-05T15:10:00Z">
        <w:r>
          <w:t xml:space="preserve">a </w:t>
        </w:r>
      </w:ins>
      <w:r w:rsidR="00AE6633">
        <w:t>three</w:t>
      </w:r>
      <w:ins w:id="1244" w:author="palencar1-pc.cs" w:date="2017-04-05T15:10:00Z">
        <w:r>
          <w:t>-</w:t>
        </w:r>
      </w:ins>
      <w:del w:id="1245" w:author="palencar1-pc.cs" w:date="2017-04-05T15:10:00Z">
        <w:r w:rsidR="00AE6633" w:rsidDel="006F5B39">
          <w:delText xml:space="preserve"> </w:delText>
        </w:r>
      </w:del>
      <w:r w:rsidR="00AE6633">
        <w:t>dimension</w:t>
      </w:r>
      <w:ins w:id="1246" w:author="palencar1-pc.cs" w:date="2017-04-05T15:10:00Z">
        <w:r>
          <w:t>al</w:t>
        </w:r>
      </w:ins>
      <w:r w:rsidR="00AE6633">
        <w:t xml:space="preserve"> representation </w:t>
      </w:r>
      <w:ins w:id="1247" w:author="palencar1-pc.cs" w:date="2017-04-05T15:10:00Z">
        <w:r>
          <w:t xml:space="preserve">that </w:t>
        </w:r>
      </w:ins>
      <w:r w:rsidR="00AE6633">
        <w:t>ha</w:t>
      </w:r>
      <w:ins w:id="1248" w:author="palencar1-pc.cs" w:date="2017-04-05T15:12:00Z">
        <w:r>
          <w:t>s</w:t>
        </w:r>
      </w:ins>
      <w:del w:id="1249" w:author="palencar1-pc.cs" w:date="2017-04-05T15:12:00Z">
        <w:r w:rsidR="00AE6633" w:rsidDel="006F5B39">
          <w:delText>ving</w:delText>
        </w:r>
      </w:del>
      <w:r w:rsidR="00AE6633">
        <w:t xml:space="preserve"> </w:t>
      </w:r>
      <w:ins w:id="1250" w:author="palencar1-pc.cs" w:date="2017-04-05T15:12:00Z">
        <w:r>
          <w:t xml:space="preserve">the </w:t>
        </w:r>
      </w:ins>
      <w:r w:rsidR="00AE6633">
        <w:t xml:space="preserve">duration of information storage, </w:t>
      </w:r>
      <w:ins w:id="1251" w:author="palencar1-pc.cs" w:date="2017-04-05T15:12:00Z">
        <w:r>
          <w:t xml:space="preserve">the </w:t>
        </w:r>
      </w:ins>
      <w:r w:rsidR="00AE6633">
        <w:t xml:space="preserve">size of </w:t>
      </w:r>
      <w:ins w:id="1252" w:author="palencar1-pc.cs" w:date="2017-04-05T15:12:00Z">
        <w:r>
          <w:t xml:space="preserve">the </w:t>
        </w:r>
      </w:ins>
      <w:r w:rsidR="00AE6633">
        <w:t>audience and the extent of usage as its three ax</w:t>
      </w:r>
      <w:ins w:id="1253" w:author="palencar1-pc.cs" w:date="2017-04-05T15:12:00Z">
        <w:r>
          <w:t>e</w:t>
        </w:r>
      </w:ins>
      <w:del w:id="1254" w:author="palencar1-pc.cs" w:date="2017-04-05T15:12:00Z">
        <w:r w:rsidR="00AE6633" w:rsidDel="006F5B39">
          <w:delText>i</w:delText>
        </w:r>
      </w:del>
      <w:r w:rsidR="00AE6633">
        <w:t>s.</w:t>
      </w:r>
    </w:p>
    <w:p w:rsidR="00AE6633" w:rsidRDefault="00AE6633" w:rsidP="00AE6633">
      <w:pPr>
        <w:pStyle w:val="Heading2"/>
        <w:rPr>
          <w:lang w:val="en-CA"/>
        </w:rPr>
      </w:pPr>
      <w:bookmarkStart w:id="1255" w:name="_Toc479241889"/>
      <w:r>
        <w:rPr>
          <w:lang w:val="en-CA"/>
        </w:rPr>
        <w:t>Privacy Protection</w:t>
      </w:r>
      <w:bookmarkEnd w:id="1255"/>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w:t>
      </w:r>
      <w:ins w:id="1256" w:author="palencar1-pc.cs" w:date="2017-04-05T15:13:00Z">
        <w:r w:rsidR="00403761">
          <w:rPr>
            <w:lang w:val="en-CA"/>
          </w:rPr>
          <w:t>-</w:t>
        </w:r>
      </w:ins>
      <w:del w:id="1257" w:author="palencar1-pc.cs" w:date="2017-04-05T15:13:00Z">
        <w:r w:rsidDel="00403761">
          <w:rPr>
            <w:lang w:val="en-CA"/>
          </w:rPr>
          <w:delText xml:space="preserve"> </w:delText>
        </w:r>
      </w:del>
      <w:r>
        <w:rPr>
          <w:lang w:val="en-CA"/>
        </w:rPr>
        <w:t>protection techniques can be employed.</w:t>
      </w:r>
      <w:r w:rsidR="00A52953">
        <w:rPr>
          <w:lang w:val="en-CA"/>
        </w:rPr>
        <w:t xml:space="preserve"> One of the methods is </w:t>
      </w:r>
      <w:ins w:id="1258" w:author="palencar1-pc.cs" w:date="2017-04-05T15:13:00Z">
        <w:r w:rsidR="00403761">
          <w:rPr>
            <w:lang w:val="en-CA"/>
          </w:rPr>
          <w:t>a</w:t>
        </w:r>
      </w:ins>
      <w:del w:id="1259" w:author="palencar1-pc.cs" w:date="2017-04-05T15:13:00Z">
        <w:r w:rsidR="00A52953" w:rsidDel="00403761">
          <w:rPr>
            <w:lang w:val="en-CA"/>
          </w:rPr>
          <w:delText>A</w:delText>
        </w:r>
      </w:del>
      <w:r w:rsidR="00A52953">
        <w:rPr>
          <w:lang w:val="en-CA"/>
        </w:rPr>
        <w:t xml:space="preserve">nonymization, which </w:t>
      </w:r>
      <w:ins w:id="1260" w:author="palencar1-pc.cs" w:date="2017-04-05T15:13:00Z">
        <w:r w:rsidR="00403761">
          <w:rPr>
            <w:lang w:val="en-CA"/>
          </w:rPr>
          <w:t>involves</w:t>
        </w:r>
      </w:ins>
      <w:del w:id="1261" w:author="palencar1-pc.cs" w:date="2017-04-05T15:13:00Z">
        <w:r w:rsidR="00A52953" w:rsidDel="00403761">
          <w:rPr>
            <w:lang w:val="en-CA"/>
          </w:rPr>
          <w:delText>is</w:delText>
        </w:r>
      </w:del>
      <w:r w:rsidR="00A52953">
        <w:rPr>
          <w:lang w:val="en-CA"/>
        </w:rPr>
        <w:t xml:space="preserve"> removing any link in the data to a specific user while preserving the structure in the data. </w:t>
      </w:r>
      <w:ins w:id="1262" w:author="palencar1-pc.cs" w:date="2017-04-05T15:14:00Z">
        <w:r w:rsidR="00403761">
          <w:rPr>
            <w:lang w:val="en-CA"/>
          </w:rPr>
          <w:t xml:space="preserve">Some authors </w:t>
        </w:r>
      </w:ins>
      <w:del w:id="1263" w:author="palencar1-pc.cs" w:date="2017-04-05T15:14:00Z">
        <w:r w:rsidR="00A52953" w:rsidDel="00403761">
          <w:rPr>
            <w:lang w:val="en-CA"/>
          </w:rPr>
          <w:delText xml:space="preserve">Paper [34] </w:delText>
        </w:r>
      </w:del>
      <w:r w:rsidR="00A52953">
        <w:rPr>
          <w:lang w:val="en-CA"/>
        </w:rPr>
        <w:t>use</w:t>
      </w:r>
      <w:del w:id="1264" w:author="palencar1-pc.cs" w:date="2017-04-05T15:14:00Z">
        <w:r w:rsidR="00A52953" w:rsidDel="00403761">
          <w:rPr>
            <w:lang w:val="en-CA"/>
          </w:rPr>
          <w:delText>s</w:delText>
        </w:r>
      </w:del>
      <w:r w:rsidR="00A52953">
        <w:rPr>
          <w:lang w:val="en-CA"/>
        </w:rPr>
        <w:t xml:space="preserve"> thi</w:t>
      </w:r>
      <w:del w:id="1265" w:author="palencar1-pc.cs" w:date="2017-04-05T15:14:00Z">
        <w:r w:rsidR="00A52953" w:rsidDel="00403761">
          <w:rPr>
            <w:lang w:val="en-CA"/>
          </w:rPr>
          <w:delText>s</w:delText>
        </w:r>
      </w:del>
      <w:r w:rsidR="00A52953">
        <w:rPr>
          <w:lang w:val="en-CA"/>
        </w:rPr>
        <w:t xml:space="preserve"> approach </w:t>
      </w:r>
      <w:ins w:id="1266" w:author="palencar1-pc.cs" w:date="2017-04-05T15:14:00Z">
        <w:r w:rsidR="00403761">
          <w:rPr>
            <w:lang w:val="en-CA"/>
          </w:rPr>
          <w:t>by introducing</w:t>
        </w:r>
      </w:ins>
      <w:del w:id="1267" w:author="palencar1-pc.cs" w:date="2017-04-05T15:14:00Z">
        <w:r w:rsidR="00A52953" w:rsidDel="00403761">
          <w:rPr>
            <w:lang w:val="en-CA"/>
          </w:rPr>
          <w:delText>using</w:delText>
        </w:r>
      </w:del>
      <w:r w:rsidR="00A52953">
        <w:rPr>
          <w:lang w:val="en-CA"/>
        </w:rPr>
        <w:t xml:space="preserve"> trust agents</w:t>
      </w:r>
      <w:ins w:id="1268" w:author="palencar1-pc.cs" w:date="2017-04-05T15:14:00Z">
        <w:r w:rsidR="00403761">
          <w:rPr>
            <w:lang w:val="en-CA"/>
          </w:rPr>
          <w:t xml:space="preserve"> [34]</w:t>
        </w:r>
      </w:ins>
      <w:r w:rsidR="00A52953">
        <w:rPr>
          <w:lang w:val="en-CA"/>
        </w:rPr>
        <w:t>.</w:t>
      </w:r>
      <w:r w:rsidR="00EE11DD">
        <w:rPr>
          <w:lang w:val="en-CA"/>
        </w:rPr>
        <w:t xml:space="preserve"> </w:t>
      </w:r>
      <w:ins w:id="1269" w:author="palencar1-pc.cs" w:date="2017-04-05T15:15:00Z">
        <w:r w:rsidR="00573B91">
          <w:rPr>
            <w:lang w:val="en-CA"/>
          </w:rPr>
          <w:t xml:space="preserve">Other methods </w:t>
        </w:r>
      </w:ins>
      <w:del w:id="1270" w:author="palencar1-pc.cs" w:date="2017-04-05T15:15:00Z">
        <w:r w:rsidR="00EE11DD" w:rsidDel="00573B91">
          <w:rPr>
            <w:lang w:val="en-CA"/>
          </w:rPr>
          <w:delText xml:space="preserve">The other methods </w:delText>
        </w:r>
      </w:del>
      <w:r w:rsidR="00EE11DD">
        <w:rPr>
          <w:lang w:val="en-CA"/>
        </w:rPr>
        <w:t xml:space="preserve">to </w:t>
      </w:r>
      <w:ins w:id="1271" w:author="palencar1-pc.cs" w:date="2017-04-05T15:16:00Z">
        <w:r w:rsidR="00573B91">
          <w:rPr>
            <w:lang w:val="en-CA"/>
          </w:rPr>
          <w:t xml:space="preserve">deal with privacy concerns </w:t>
        </w:r>
      </w:ins>
      <w:del w:id="1272" w:author="palencar1-pc.cs" w:date="2017-04-05T15:16:00Z">
        <w:r w:rsidR="00EE11DD" w:rsidDel="00573B91">
          <w:rPr>
            <w:lang w:val="en-CA"/>
          </w:rPr>
          <w:delText xml:space="preserve">achieve </w:delText>
        </w:r>
      </w:del>
      <w:ins w:id="1273" w:author="palencar1-pc.cs" w:date="2017-04-05T15:15:00Z">
        <w:r w:rsidR="00573B91">
          <w:rPr>
            <w:lang w:val="en-CA"/>
          </w:rPr>
          <w:t xml:space="preserve"> are based on </w:t>
        </w:r>
      </w:ins>
      <w:del w:id="1274" w:author="palencar1-pc.cs" w:date="2017-04-05T15:16:00Z">
        <w:r w:rsidR="00EE11DD" w:rsidDel="00573B91">
          <w:rPr>
            <w:lang w:val="en-CA"/>
          </w:rPr>
          <w:delText>the alleviation of the privacy concerns is to use R</w:delText>
        </w:r>
      </w:del>
      <w:ins w:id="1275" w:author="palencar1-pc.cs" w:date="2017-04-05T15:16:00Z">
        <w:r w:rsidR="00573B91">
          <w:rPr>
            <w:lang w:val="en-CA"/>
          </w:rPr>
          <w:t>r</w:t>
        </w:r>
      </w:ins>
      <w:r w:rsidR="00EE11DD">
        <w:rPr>
          <w:lang w:val="en-CA"/>
        </w:rPr>
        <w:t xml:space="preserve">andomization </w:t>
      </w:r>
      <w:ins w:id="1276" w:author="palencar1-pc.cs" w:date="2017-04-05T15:16:00Z">
        <w:r w:rsidR="00573B91">
          <w:rPr>
            <w:lang w:val="en-CA"/>
          </w:rPr>
          <w:t xml:space="preserve">techniques or </w:t>
        </w:r>
      </w:ins>
      <w:del w:id="1277" w:author="palencar1-pc.cs" w:date="2017-04-05T15:16:00Z">
        <w:r w:rsidR="00EE11DD" w:rsidDel="00573B91">
          <w:rPr>
            <w:lang w:val="en-CA"/>
          </w:rPr>
          <w:delText xml:space="preserve">and/or </w:delText>
        </w:r>
      </w:del>
      <w:r w:rsidR="00EE11DD">
        <w:rPr>
          <w:lang w:val="en-CA"/>
        </w:rPr>
        <w:t>differential privacy servers.</w:t>
      </w:r>
    </w:p>
    <w:p w:rsidR="00C71FED" w:rsidRDefault="00C71FED" w:rsidP="00866177">
      <w:pPr>
        <w:pStyle w:val="Heading3"/>
        <w:spacing w:line="480" w:lineRule="auto"/>
        <w:rPr>
          <w:lang w:val="en-CA"/>
        </w:rPr>
      </w:pPr>
      <w:r>
        <w:rPr>
          <w:lang w:val="en-CA"/>
        </w:rPr>
        <w:t xml:space="preserve"> </w:t>
      </w:r>
      <w:bookmarkStart w:id="1278" w:name="_Toc479241890"/>
      <w:r>
        <w:rPr>
          <w:lang w:val="en-CA"/>
        </w:rPr>
        <w:t>User control</w:t>
      </w:r>
      <w:bookmarkEnd w:id="1278"/>
    </w:p>
    <w:p w:rsidR="00175E3D" w:rsidRDefault="00571022" w:rsidP="00866177">
      <w:pPr>
        <w:pStyle w:val="BodyText"/>
        <w:spacing w:line="480" w:lineRule="auto"/>
        <w:rPr>
          <w:lang w:val="en-CA"/>
        </w:rPr>
      </w:pPr>
      <w:ins w:id="1279" w:author="palencar1-pc.cs" w:date="2017-04-05T15:17:00Z">
        <w:r>
          <w:rPr>
            <w:lang w:val="en-CA"/>
          </w:rPr>
          <w:t xml:space="preserve">Zhang, Na and Hogxia </w:t>
        </w:r>
      </w:ins>
      <w:del w:id="1280" w:author="palencar1-pc.cs" w:date="2017-04-05T15:17:00Z">
        <w:r w:rsidR="007F6CC2" w:rsidDel="00571022">
          <w:rPr>
            <w:lang w:val="en-CA"/>
          </w:rPr>
          <w:delText>The paper</w:delText>
        </w:r>
        <w:r w:rsidR="006607B7" w:rsidDel="00571022">
          <w:rPr>
            <w:lang w:val="en-CA"/>
          </w:rPr>
          <w:delText xml:space="preserve"> [14]</w:delText>
        </w:r>
        <w:r w:rsidR="007F6CC2" w:rsidDel="00571022">
          <w:rPr>
            <w:lang w:val="en-CA"/>
          </w:rPr>
          <w:delText xml:space="preserve"> </w:delText>
        </w:r>
      </w:del>
      <w:r w:rsidR="007F6CC2">
        <w:rPr>
          <w:lang w:val="en-CA"/>
        </w:rPr>
        <w:t>discuss</w:t>
      </w:r>
      <w:del w:id="1281" w:author="palencar1-pc.cs" w:date="2017-04-05T15:17:00Z">
        <w:r w:rsidR="007F6CC2" w:rsidDel="00571022">
          <w:rPr>
            <w:lang w:val="en-CA"/>
          </w:rPr>
          <w:delText>es</w:delText>
        </w:r>
      </w:del>
      <w:r w:rsidR="007F6CC2">
        <w:rPr>
          <w:lang w:val="en-CA"/>
        </w:rPr>
        <w:t xml:space="preserve"> two</w:t>
      </w:r>
      <w:r w:rsidR="0002594A">
        <w:rPr>
          <w:lang w:val="en-CA"/>
        </w:rPr>
        <w:t xml:space="preserve"> technique</w:t>
      </w:r>
      <w:r w:rsidR="007F6CC2">
        <w:rPr>
          <w:lang w:val="en-CA"/>
        </w:rPr>
        <w:t>s</w:t>
      </w:r>
      <w:r w:rsidR="0002594A">
        <w:rPr>
          <w:lang w:val="en-CA"/>
        </w:rPr>
        <w:t xml:space="preserve"> to mitigate </w:t>
      </w:r>
      <w:del w:id="1282" w:author="palencar1-pc.cs" w:date="2017-04-05T15:18:00Z">
        <w:r w:rsidR="0002594A" w:rsidDel="009E1AEB">
          <w:rPr>
            <w:lang w:val="en-CA"/>
          </w:rPr>
          <w:delText xml:space="preserve">the </w:delText>
        </w:r>
      </w:del>
      <w:r w:rsidR="007F6CC2">
        <w:rPr>
          <w:lang w:val="en-CA"/>
        </w:rPr>
        <w:t xml:space="preserve">concerns over </w:t>
      </w:r>
      <w:del w:id="1283" w:author="palencar1-pc.cs" w:date="2017-04-05T15:18:00Z">
        <w:r w:rsidR="007F6CC2" w:rsidDel="009E1AEB">
          <w:rPr>
            <w:lang w:val="en-CA"/>
          </w:rPr>
          <w:delText xml:space="preserve">the </w:delText>
        </w:r>
        <w:r w:rsidR="0002594A" w:rsidDel="009E1AEB">
          <w:rPr>
            <w:lang w:val="en-CA"/>
          </w:rPr>
          <w:delText xml:space="preserve">risk of </w:delText>
        </w:r>
      </w:del>
      <w:r w:rsidR="0002594A">
        <w:rPr>
          <w:lang w:val="en-CA"/>
        </w:rPr>
        <w:t xml:space="preserve">privacy </w:t>
      </w:r>
      <w:ins w:id="1284" w:author="palencar1-pc.cs" w:date="2017-04-05T15:18:00Z">
        <w:r w:rsidR="009E1AEB">
          <w:rPr>
            <w:lang w:val="en-CA"/>
          </w:rPr>
          <w:t xml:space="preserve">risk </w:t>
        </w:r>
      </w:ins>
      <w:r w:rsidR="0002594A">
        <w:rPr>
          <w:lang w:val="en-CA"/>
        </w:rPr>
        <w:t>breach</w:t>
      </w:r>
      <w:ins w:id="1285" w:author="palencar1-pc.cs" w:date="2017-04-05T15:18:00Z">
        <w:r w:rsidR="009E1AEB">
          <w:rPr>
            <w:lang w:val="en-CA"/>
          </w:rPr>
          <w:t>es</w:t>
        </w:r>
      </w:ins>
      <w:r w:rsidR="0002594A">
        <w:rPr>
          <w:lang w:val="en-CA"/>
        </w:rPr>
        <w:t xml:space="preserve"> in the </w:t>
      </w:r>
      <w:r w:rsidR="00390006">
        <w:rPr>
          <w:lang w:val="en-CA"/>
        </w:rPr>
        <w:t>R</w:t>
      </w:r>
      <w:ins w:id="1286" w:author="palencar1-pc.cs" w:date="2017-04-05T15:18:00Z">
        <w:r w:rsidR="009E1AEB">
          <w:rPr>
            <w:lang w:val="en-CA"/>
          </w:rPr>
          <w:t>Ss</w:t>
        </w:r>
      </w:ins>
      <w:del w:id="1287" w:author="palencar1-pc.cs" w:date="2017-04-05T15:18:00Z">
        <w:r w:rsidR="00390006" w:rsidDel="009E1AEB">
          <w:rPr>
            <w:lang w:val="en-CA"/>
          </w:rPr>
          <w:delText>ecommender System</w:delText>
        </w:r>
        <w:r w:rsidR="00EC59C4" w:rsidDel="009E1AEB">
          <w:rPr>
            <w:lang w:val="en-CA"/>
          </w:rPr>
          <w:delText>s</w:delText>
        </w:r>
      </w:del>
      <w:r w:rsidR="0002594A">
        <w:rPr>
          <w:lang w:val="en-CA"/>
        </w:rPr>
        <w:t xml:space="preserve"> </w:t>
      </w:r>
      <w:ins w:id="1288" w:author="palencar1-pc.cs" w:date="2017-04-05T15:19:00Z">
        <w:r w:rsidR="009E1AEB">
          <w:rPr>
            <w:lang w:val="en-CA"/>
          </w:rPr>
          <w:t>that</w:t>
        </w:r>
      </w:ins>
      <w:del w:id="1289" w:author="palencar1-pc.cs" w:date="2017-04-05T15:19:00Z">
        <w:r w:rsidR="007F6CC2" w:rsidDel="009E1AEB">
          <w:rPr>
            <w:lang w:val="en-CA"/>
          </w:rPr>
          <w:delText>by</w:delText>
        </w:r>
      </w:del>
      <w:r w:rsidR="007F6CC2">
        <w:rPr>
          <w:lang w:val="en-CA"/>
        </w:rPr>
        <w:t xml:space="preserve"> </w:t>
      </w:r>
      <w:ins w:id="1290" w:author="palencar1-pc.cs" w:date="2017-04-05T15:20:00Z">
        <w:r w:rsidR="009E1AEB">
          <w:rPr>
            <w:lang w:val="en-CA"/>
          </w:rPr>
          <w:t>give</w:t>
        </w:r>
      </w:ins>
      <w:del w:id="1291" w:author="palencar1-pc.cs" w:date="2017-04-05T15:20:00Z">
        <w:r w:rsidR="007F6CC2" w:rsidDel="009E1AEB">
          <w:rPr>
            <w:lang w:val="en-CA"/>
          </w:rPr>
          <w:delText>provid</w:delText>
        </w:r>
      </w:del>
      <w:del w:id="1292" w:author="palencar1-pc.cs" w:date="2017-04-05T15:19:00Z">
        <w:r w:rsidR="007F6CC2" w:rsidDel="009E1AEB">
          <w:rPr>
            <w:lang w:val="en-CA"/>
          </w:rPr>
          <w:delText>ing</w:delText>
        </w:r>
      </w:del>
      <w:r w:rsidR="0002594A">
        <w:rPr>
          <w:lang w:val="en-CA"/>
        </w:rPr>
        <w:t xml:space="preserve"> </w:t>
      </w:r>
      <w:del w:id="1293" w:author="palencar1-pc.cs" w:date="2017-04-05T15:19:00Z">
        <w:r w:rsidR="0002594A" w:rsidDel="009E1AEB">
          <w:rPr>
            <w:lang w:val="en-CA"/>
          </w:rPr>
          <w:delText xml:space="preserve">the </w:delText>
        </w:r>
      </w:del>
      <w:r w:rsidR="0002594A">
        <w:rPr>
          <w:lang w:val="en-CA"/>
        </w:rPr>
        <w:t>user</w:t>
      </w:r>
      <w:ins w:id="1294" w:author="palencar1-pc.cs" w:date="2017-04-05T15:19:00Z">
        <w:r w:rsidR="009E1AEB">
          <w:rPr>
            <w:lang w:val="en-CA"/>
          </w:rPr>
          <w:t>s</w:t>
        </w:r>
      </w:ins>
      <w:r w:rsidR="0002594A">
        <w:rPr>
          <w:lang w:val="en-CA"/>
        </w:rPr>
        <w:t xml:space="preserve"> </w:t>
      </w:r>
      <w:del w:id="1295" w:author="palencar1-pc.cs" w:date="2017-04-05T15:20:00Z">
        <w:r w:rsidR="0002594A" w:rsidDel="009E1AEB">
          <w:rPr>
            <w:lang w:val="en-CA"/>
          </w:rPr>
          <w:delText xml:space="preserve">with </w:delText>
        </w:r>
      </w:del>
      <w:r w:rsidR="0002594A">
        <w:rPr>
          <w:lang w:val="en-CA"/>
        </w:rPr>
        <w:t xml:space="preserve">the option to manage the release of information to the </w:t>
      </w:r>
      <w:ins w:id="1296" w:author="palencar1-pc.cs" w:date="2017-04-05T15:19:00Z">
        <w:r w:rsidR="009E1AEB">
          <w:rPr>
            <w:lang w:val="en-CA"/>
          </w:rPr>
          <w:t>RSs</w:t>
        </w:r>
      </w:ins>
      <w:del w:id="1297" w:author="palencar1-pc.cs" w:date="2017-04-05T15:19:00Z">
        <w:r w:rsidR="00390006" w:rsidDel="009E1AEB">
          <w:rPr>
            <w:lang w:val="en-CA"/>
          </w:rPr>
          <w:delText>Recommender System</w:delText>
        </w:r>
      </w:del>
      <w:r w:rsidR="001B4CF3">
        <w:rPr>
          <w:lang w:val="en-CA"/>
        </w:rPr>
        <w:t xml:space="preserve"> [</w:t>
      </w:r>
      <w:ins w:id="1298" w:author="palencar1-pc.cs" w:date="2017-04-05T15:17:00Z">
        <w:r>
          <w:rPr>
            <w:lang w:val="en-CA"/>
          </w:rPr>
          <w:t xml:space="preserve">14, </w:t>
        </w:r>
      </w:ins>
      <w:r w:rsidR="001B4CF3">
        <w:rPr>
          <w:lang w:val="en-CA"/>
        </w:rPr>
        <w:t>41</w:t>
      </w:r>
      <w:r w:rsidR="00175E3D" w:rsidRPr="00175E3D">
        <w:rPr>
          <w:lang w:val="en-CA"/>
        </w:rPr>
        <w:t xml:space="preserve">] </w:t>
      </w:r>
      <w:r w:rsidR="0002594A">
        <w:rPr>
          <w:lang w:val="en-CA"/>
        </w:rPr>
        <w:t xml:space="preserve">or </w:t>
      </w:r>
      <w:del w:id="1299" w:author="palencar1-pc.cs" w:date="2017-04-05T15:20:00Z">
        <w:r w:rsidR="0002594A" w:rsidDel="009E1AEB">
          <w:rPr>
            <w:lang w:val="en-CA"/>
          </w:rPr>
          <w:delText xml:space="preserve">to </w:delText>
        </w:r>
      </w:del>
      <w:r w:rsidR="0002594A">
        <w:rPr>
          <w:lang w:val="en-CA"/>
        </w:rPr>
        <w:t>provide appropriate reason</w:t>
      </w:r>
      <w:ins w:id="1300" w:author="palencar1-pc.cs" w:date="2017-04-05T15:21:00Z">
        <w:r w:rsidR="009E1AEB">
          <w:rPr>
            <w:lang w:val="en-CA"/>
          </w:rPr>
          <w:t>s</w:t>
        </w:r>
      </w:ins>
      <w:r w:rsidR="0002594A">
        <w:rPr>
          <w:lang w:val="en-CA"/>
        </w:rPr>
        <w:t xml:space="preserve"> for the requirement</w:t>
      </w:r>
      <w:ins w:id="1301" w:author="palencar1-pc.cs" w:date="2017-04-05T15:21:00Z">
        <w:r w:rsidR="009E1AEB">
          <w:rPr>
            <w:lang w:val="en-CA"/>
          </w:rPr>
          <w:t>s</w:t>
        </w:r>
      </w:ins>
      <w:r w:rsidR="0002594A">
        <w:rPr>
          <w:lang w:val="en-CA"/>
        </w:rPr>
        <w:t xml:space="preserve"> of </w:t>
      </w:r>
      <w:ins w:id="1302" w:author="palencar1-pc.cs" w:date="2017-04-05T15:21:00Z">
        <w:r w:rsidR="009E1AEB">
          <w:rPr>
            <w:lang w:val="en-CA"/>
          </w:rPr>
          <w:t xml:space="preserve">information </w:t>
        </w:r>
      </w:ins>
      <w:r w:rsidR="0002594A">
        <w:rPr>
          <w:lang w:val="en-CA"/>
        </w:rPr>
        <w:t xml:space="preserve">release </w:t>
      </w:r>
      <w:del w:id="1303" w:author="palencar1-pc.cs" w:date="2017-04-05T15:21:00Z">
        <w:r w:rsidR="0002594A" w:rsidDel="009E1AEB">
          <w:rPr>
            <w:lang w:val="en-CA"/>
          </w:rPr>
          <w:delText xml:space="preserve">of information </w:delText>
        </w:r>
      </w:del>
      <w:r w:rsidR="0002594A">
        <w:rPr>
          <w:lang w:val="en-CA"/>
        </w:rPr>
        <w:t xml:space="preserve">to </w:t>
      </w:r>
      <w:del w:id="1304" w:author="palencar1-pc.cs" w:date="2017-04-05T15:21:00Z">
        <w:r w:rsidR="0002594A" w:rsidDel="009E1AEB">
          <w:rPr>
            <w:lang w:val="en-CA"/>
          </w:rPr>
          <w:delText xml:space="preserve">the </w:delText>
        </w:r>
      </w:del>
      <w:r w:rsidR="0002594A">
        <w:rPr>
          <w:lang w:val="en-CA"/>
        </w:rPr>
        <w:t>user</w:t>
      </w:r>
      <w:ins w:id="1305" w:author="palencar1-pc.cs" w:date="2017-04-05T15:21:00Z">
        <w:r w:rsidR="009E1AEB">
          <w:rPr>
            <w:lang w:val="en-CA"/>
          </w:rPr>
          <w:t>s</w:t>
        </w:r>
      </w:ins>
      <w:r w:rsidR="001B4CF3">
        <w:rPr>
          <w:lang w:val="en-CA"/>
        </w:rPr>
        <w:t xml:space="preserve"> [42</w:t>
      </w:r>
      <w:r w:rsidR="00175E3D" w:rsidRPr="00175E3D">
        <w:rPr>
          <w:lang w:val="en-CA"/>
        </w:rPr>
        <w:t xml:space="preserve">]. </w:t>
      </w:r>
      <w:r w:rsidR="0002594A">
        <w:rPr>
          <w:lang w:val="en-CA"/>
        </w:rPr>
        <w:t>These two methods help</w:t>
      </w:r>
      <w:del w:id="1306" w:author="palencar1-pc.cs" w:date="2017-04-05T15:22:00Z">
        <w:r w:rsidR="0002594A" w:rsidDel="009E1AEB">
          <w:rPr>
            <w:lang w:val="en-CA"/>
          </w:rPr>
          <w:delText>s</w:delText>
        </w:r>
      </w:del>
      <w:r w:rsidR="0002594A">
        <w:rPr>
          <w:lang w:val="en-CA"/>
        </w:rPr>
        <w:t xml:space="preserve"> in reducing </w:t>
      </w:r>
      <w:ins w:id="1307" w:author="palencar1-pc.cs" w:date="2017-04-05T15:23:00Z">
        <w:r w:rsidR="009E1AEB">
          <w:rPr>
            <w:lang w:val="en-CA"/>
          </w:rPr>
          <w:t>breachers of user privacy</w:t>
        </w:r>
      </w:ins>
      <w:del w:id="1308" w:author="palencar1-pc.cs" w:date="2017-04-05T15:23:00Z">
        <w:r w:rsidR="0002594A" w:rsidDel="009E1AEB">
          <w:rPr>
            <w:lang w:val="en-CA"/>
          </w:rPr>
          <w:delText>concerns of privacy breach of the user</w:delText>
        </w:r>
      </w:del>
      <w:r w:rsidR="0002594A">
        <w:rPr>
          <w:lang w:val="en-CA"/>
        </w:rPr>
        <w:t>.</w:t>
      </w:r>
    </w:p>
    <w:p w:rsidR="00614DEC" w:rsidRDefault="00614DEC" w:rsidP="00866177">
      <w:pPr>
        <w:pStyle w:val="Heading2"/>
        <w:spacing w:line="480" w:lineRule="auto"/>
        <w:rPr>
          <w:lang w:val="en-CA"/>
        </w:rPr>
      </w:pPr>
      <w:bookmarkStart w:id="1309" w:name="_Toc479241891"/>
      <w:r>
        <w:rPr>
          <w:lang w:val="en-CA"/>
        </w:rPr>
        <w:lastRenderedPageBreak/>
        <w:t xml:space="preserve">Risk Aware </w:t>
      </w:r>
      <w:r w:rsidR="00390006">
        <w:rPr>
          <w:lang w:val="en-CA"/>
        </w:rPr>
        <w:t>Recommender System</w:t>
      </w:r>
      <w:r w:rsidR="00EC59C4">
        <w:rPr>
          <w:lang w:val="en-CA"/>
        </w:rPr>
        <w:t>s</w:t>
      </w:r>
      <w:bookmarkEnd w:id="1309"/>
    </w:p>
    <w:p w:rsidR="00E70BFF" w:rsidRPr="00E70BFF" w:rsidRDefault="007F6202" w:rsidP="00866177">
      <w:pPr>
        <w:pStyle w:val="BodyText"/>
        <w:spacing w:line="480" w:lineRule="auto"/>
        <w:rPr>
          <w:lang w:val="en-CA"/>
        </w:rPr>
      </w:pPr>
      <w:ins w:id="1310" w:author="palencar1-pc.cs" w:date="2017-04-05T15:23:00Z">
        <w:r>
          <w:rPr>
            <w:lang w:val="en-CA"/>
          </w:rPr>
          <w:t xml:space="preserve">Bouneffouf </w:t>
        </w:r>
      </w:ins>
      <w:del w:id="1311" w:author="palencar1-pc.cs" w:date="2017-04-05T15:24:00Z">
        <w:r w:rsidR="00CA72CC" w:rsidDel="007F6202">
          <w:rPr>
            <w:lang w:val="en-CA"/>
          </w:rPr>
          <w:delText>The paper [7]</w:delText>
        </w:r>
      </w:del>
      <w:r w:rsidR="00CA72CC">
        <w:rPr>
          <w:lang w:val="en-CA"/>
        </w:rPr>
        <w:t xml:space="preserve"> discusses </w:t>
      </w:r>
      <w:del w:id="1312" w:author="palencar1-pc.cs" w:date="2017-04-05T15:24:00Z">
        <w:r w:rsidR="00CA72CC" w:rsidDel="007F6202">
          <w:rPr>
            <w:lang w:val="en-CA"/>
          </w:rPr>
          <w:delText xml:space="preserve">the </w:delText>
        </w:r>
      </w:del>
      <w:ins w:id="1313" w:author="palencar1-pc.cs" w:date="2017-04-05T15:24:00Z">
        <w:r>
          <w:rPr>
            <w:lang w:val="en-CA"/>
          </w:rPr>
          <w:t>r</w:t>
        </w:r>
      </w:ins>
      <w:del w:id="1314" w:author="palencar1-pc.cs" w:date="2017-04-05T15:24:00Z">
        <w:r w:rsidR="00CA72CC" w:rsidDel="007F6202">
          <w:rPr>
            <w:lang w:val="en-CA"/>
          </w:rPr>
          <w:delText>R</w:delText>
        </w:r>
      </w:del>
      <w:r w:rsidR="00CA72CC">
        <w:rPr>
          <w:lang w:val="en-CA"/>
        </w:rPr>
        <w:t>isk</w:t>
      </w:r>
      <w:ins w:id="1315" w:author="palencar1-pc.cs" w:date="2017-04-05T15:24:00Z">
        <w:r>
          <w:rPr>
            <w:lang w:val="en-CA"/>
          </w:rPr>
          <w:t>-a</w:t>
        </w:r>
      </w:ins>
      <w:del w:id="1316" w:author="palencar1-pc.cs" w:date="2017-04-05T15:24:00Z">
        <w:r w:rsidR="00CA72CC" w:rsidDel="007F6202">
          <w:rPr>
            <w:lang w:val="en-CA"/>
          </w:rPr>
          <w:delText xml:space="preserve"> A</w:delText>
        </w:r>
      </w:del>
      <w:r w:rsidR="00CA72CC">
        <w:rPr>
          <w:lang w:val="en-CA"/>
        </w:rPr>
        <w:t xml:space="preserve">ware </w:t>
      </w:r>
      <w:ins w:id="1317" w:author="palencar1-pc.cs" w:date="2017-04-05T15:24:00Z">
        <w:r>
          <w:rPr>
            <w:lang w:val="en-CA"/>
          </w:rPr>
          <w:t>RSs</w:t>
        </w:r>
      </w:ins>
      <w:del w:id="1318" w:author="palencar1-pc.cs" w:date="2017-04-05T15:24:00Z">
        <w:r w:rsidR="00390006" w:rsidDel="007F6202">
          <w:rPr>
            <w:lang w:val="en-CA"/>
          </w:rPr>
          <w:delText>Recommender System</w:delText>
        </w:r>
        <w:r w:rsidR="00EC59C4" w:rsidDel="007F6202">
          <w:rPr>
            <w:lang w:val="en-CA"/>
          </w:rPr>
          <w:delText>s</w:delText>
        </w:r>
      </w:del>
      <w:ins w:id="1319" w:author="palencar1-pc.cs" w:date="2017-04-05T15:25:00Z">
        <w:r>
          <w:rPr>
            <w:lang w:val="en-CA"/>
          </w:rPr>
          <w:t xml:space="preserve"> [7]</w:t>
        </w:r>
      </w:ins>
      <w:r w:rsidR="00361CD6">
        <w:rPr>
          <w:lang w:val="en-CA"/>
        </w:rPr>
        <w:t>.</w:t>
      </w:r>
      <w:r w:rsidR="00C87F37">
        <w:rPr>
          <w:lang w:val="en-CA"/>
        </w:rPr>
        <w:t xml:space="preserve"> In this variation of </w:t>
      </w:r>
      <w:ins w:id="1320" w:author="palencar1-pc.cs" w:date="2017-04-05T15:24:00Z">
        <w:r>
          <w:rPr>
            <w:lang w:val="en-CA"/>
          </w:rPr>
          <w:t>RSs</w:t>
        </w:r>
      </w:ins>
      <w:del w:id="1321" w:author="palencar1-pc.cs" w:date="2017-04-05T15:24:00Z">
        <w:r w:rsidR="00C87F37" w:rsidDel="007F6202">
          <w:rPr>
            <w:lang w:val="en-CA"/>
          </w:rPr>
          <w:delText xml:space="preserve">a </w:delText>
        </w:r>
        <w:r w:rsidR="00390006" w:rsidDel="007F6202">
          <w:rPr>
            <w:lang w:val="en-CA"/>
          </w:rPr>
          <w:delText>Recommender System</w:delText>
        </w:r>
      </w:del>
      <w:r w:rsidR="00C87F37">
        <w:rPr>
          <w:lang w:val="en-CA"/>
        </w:rPr>
        <w:t xml:space="preserve"> an approach is used to calculate the trade-off </w:t>
      </w:r>
      <w:ins w:id="1322" w:author="palencar1-pc.cs" w:date="2017-04-05T15:25:00Z">
        <w:r>
          <w:rPr>
            <w:lang w:val="en-CA"/>
          </w:rPr>
          <w:t xml:space="preserve">between </w:t>
        </w:r>
      </w:ins>
      <w:del w:id="1323" w:author="palencar1-pc.cs" w:date="2017-04-05T15:25:00Z">
        <w:r w:rsidR="00C87F37" w:rsidDel="007F6202">
          <w:rPr>
            <w:lang w:val="en-CA"/>
          </w:rPr>
          <w:delText xml:space="preserve">of </w:delText>
        </w:r>
      </w:del>
      <w:r w:rsidR="00C87F37">
        <w:rPr>
          <w:lang w:val="en-CA"/>
        </w:rPr>
        <w:t>discovering contextual information and upsetting user</w:t>
      </w:r>
      <w:ins w:id="1324" w:author="palencar1-pc.cs" w:date="2017-04-05T15:25:00Z">
        <w:r>
          <w:rPr>
            <w:lang w:val="en-CA"/>
          </w:rPr>
          <w:t>s</w:t>
        </w:r>
      </w:ins>
      <w:r w:rsidR="00C87F37">
        <w:rPr>
          <w:lang w:val="en-CA"/>
        </w:rPr>
        <w:t xml:space="preserve"> </w:t>
      </w:r>
      <w:ins w:id="1325" w:author="palencar1-pc.cs" w:date="2017-04-05T15:25:00Z">
        <w:r>
          <w:rPr>
            <w:lang w:val="en-CA"/>
          </w:rPr>
          <w:t xml:space="preserve">by providing them </w:t>
        </w:r>
      </w:ins>
      <w:del w:id="1326" w:author="palencar1-pc.cs" w:date="2017-04-05T15:25:00Z">
        <w:r w:rsidR="00C87F37" w:rsidDel="007F6202">
          <w:rPr>
            <w:lang w:val="en-CA"/>
          </w:rPr>
          <w:delText xml:space="preserve">with </w:delText>
        </w:r>
      </w:del>
      <w:r w:rsidR="00C87F37">
        <w:rPr>
          <w:lang w:val="en-CA"/>
        </w:rPr>
        <w:t xml:space="preserve">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w:t>
      </w:r>
      <w:ins w:id="1327" w:author="palencar1-pc.cs" w:date="2017-04-05T15:26:00Z">
        <w:r>
          <w:rPr>
            <w:lang w:val="en-CA"/>
          </w:rPr>
          <w:t>is</w:t>
        </w:r>
      </w:ins>
      <w:del w:id="1328" w:author="palencar1-pc.cs" w:date="2017-04-05T15:26:00Z">
        <w:r w:rsidR="006346CA" w:rsidDel="007F6202">
          <w:rPr>
            <w:lang w:val="en-CA"/>
          </w:rPr>
          <w:delText>e</w:delText>
        </w:r>
      </w:del>
      <w:r w:rsidR="006346CA">
        <w:rPr>
          <w:lang w:val="en-CA"/>
        </w:rPr>
        <w:t xml:space="preserv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w:t>
      </w:r>
      <w:del w:id="1329" w:author="palencar1-pc.cs" w:date="2017-04-05T15:26:00Z">
        <w:r w:rsidR="00AD21BF" w:rsidDel="007F6202">
          <w:rPr>
            <w:lang w:val="en-CA"/>
          </w:rPr>
          <w:delText>(</w:delText>
        </w:r>
      </w:del>
      <w:r w:rsidR="00AD21BF">
        <w:rPr>
          <w:lang w:val="en-CA"/>
        </w:rPr>
        <w:t>[44</w:t>
      </w:r>
      <w:r w:rsidR="00E70BFF" w:rsidRPr="00E70BFF">
        <w:rPr>
          <w:lang w:val="en-CA"/>
        </w:rPr>
        <w:t xml:space="preserve">, </w:t>
      </w:r>
      <w:r w:rsidR="00AD21BF">
        <w:rPr>
          <w:lang w:val="en-CA"/>
        </w:rPr>
        <w:t>43</w:t>
      </w:r>
      <w:r w:rsidR="00E70BFF" w:rsidRPr="00E70BFF">
        <w:rPr>
          <w:lang w:val="en-CA"/>
        </w:rPr>
        <w:t>]</w:t>
      </w:r>
      <w:del w:id="1330" w:author="palencar1-pc.cs" w:date="2017-04-05T15:26:00Z">
        <w:r w:rsidR="00E70BFF" w:rsidRPr="00E70BFF" w:rsidDel="007F6202">
          <w:rPr>
            <w:lang w:val="en-CA"/>
          </w:rPr>
          <w:delText>)</w:delText>
        </w:r>
      </w:del>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del w:id="1331" w:author="palencar1-pc.cs" w:date="2017-04-05T15:26:00Z">
        <w:r w:rsidR="00B26264" w:rsidDel="007F6202">
          <w:rPr>
            <w:lang w:val="en-CA"/>
          </w:rPr>
          <w:delText xml:space="preserve">and </w:delText>
        </w:r>
      </w:del>
      <w:r w:rsidR="00B26264">
        <w:rPr>
          <w:lang w:val="en-CA"/>
        </w:rPr>
        <w:t>47</w:t>
      </w:r>
      <w:r w:rsidR="00E70BFF" w:rsidRPr="00E70BFF">
        <w:rPr>
          <w:lang w:val="en-CA"/>
        </w:rPr>
        <w:t xml:space="preserve">] </w:t>
      </w:r>
      <w:r w:rsidR="006346CA">
        <w:rPr>
          <w:lang w:val="en-CA"/>
        </w:rPr>
        <w:t>and the hybrid approach</w:t>
      </w:r>
      <w:r w:rsidR="00AD21BF">
        <w:rPr>
          <w:lang w:val="en-CA"/>
        </w:rPr>
        <w:t xml:space="preserve"> </w:t>
      </w:r>
      <w:del w:id="1332" w:author="palencar1-pc.cs" w:date="2017-04-05T15:26:00Z">
        <w:r w:rsidR="00AD21BF" w:rsidDel="007F6202">
          <w:rPr>
            <w:lang w:val="en-CA"/>
          </w:rPr>
          <w:delText>(</w:delText>
        </w:r>
      </w:del>
      <w:r w:rsidR="00AD21BF">
        <w:rPr>
          <w:lang w:val="en-CA"/>
        </w:rPr>
        <w:t>[48</w:t>
      </w:r>
      <w:r w:rsidR="00E70BFF" w:rsidRPr="00E70BFF">
        <w:rPr>
          <w:lang w:val="en-CA"/>
        </w:rPr>
        <w:t>]</w:t>
      </w:r>
      <w:del w:id="1333" w:author="palencar1-pc.cs" w:date="2017-04-05T15:26:00Z">
        <w:r w:rsidR="00B26264" w:rsidRPr="00E70BFF" w:rsidDel="007F6202">
          <w:rPr>
            <w:lang w:val="en-CA"/>
          </w:rPr>
          <w:delText>)</w:delText>
        </w:r>
      </w:del>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334" w:name="_Toc479241892"/>
      <w:r>
        <w:t>Related Work</w:t>
      </w:r>
      <w:bookmarkEnd w:id="1334"/>
    </w:p>
    <w:p w:rsidR="00554EF0" w:rsidRDefault="00554EF0" w:rsidP="00554EF0">
      <w:pPr>
        <w:pStyle w:val="Heading2"/>
      </w:pPr>
      <w:bookmarkStart w:id="1335" w:name="_Toc479241893"/>
      <w:r>
        <w:t xml:space="preserve">Modelling </w:t>
      </w:r>
      <w:r w:rsidR="00390006">
        <w:t>Recommender System</w:t>
      </w:r>
      <w:r w:rsidR="00E16ADE">
        <w:t>s</w:t>
      </w:r>
      <w:bookmarkEnd w:id="1335"/>
    </w:p>
    <w:p w:rsidR="00554EF0" w:rsidRDefault="00554EF0" w:rsidP="00554EF0">
      <w:pPr>
        <w:pStyle w:val="BodyText"/>
      </w:pPr>
    </w:p>
    <w:p w:rsidR="00554EF0" w:rsidRDefault="00005A18" w:rsidP="00BA5669">
      <w:pPr>
        <w:pStyle w:val="BodyTextFirstIndent"/>
        <w:spacing w:line="480" w:lineRule="auto"/>
        <w:ind w:firstLine="0"/>
      </w:pPr>
      <w:ins w:id="1336" w:author="palencar1-pc.cs" w:date="2017-04-05T15:27:00Z">
        <w:r>
          <w:t xml:space="preserve">Girardi and Marinho provide </w:t>
        </w:r>
      </w:ins>
      <w:del w:id="1337" w:author="palencar1-pc.cs" w:date="2017-04-05T15:27:00Z">
        <w:r w:rsidR="003D05B8" w:rsidDel="00005A18">
          <w:delText xml:space="preserve">In [1] </w:delText>
        </w:r>
      </w:del>
      <w:r w:rsidR="003D05B8">
        <w:t xml:space="preserve">a </w:t>
      </w:r>
      <w:r w:rsidR="003D05B8">
        <w:rPr>
          <w:lang w:val="en-CA"/>
        </w:rPr>
        <w:t>description of an</w:t>
      </w:r>
      <w:r w:rsidR="003D05B8" w:rsidRPr="00764740">
        <w:rPr>
          <w:lang w:val="en-CA"/>
        </w:rPr>
        <w:t xml:space="preserve"> ontology-driven </w:t>
      </w:r>
      <w:r w:rsidR="00944D64">
        <w:rPr>
          <w:lang w:val="en-CA"/>
        </w:rPr>
        <w:t>model</w:t>
      </w:r>
      <w:r w:rsidR="003D05B8" w:rsidRPr="00764740">
        <w:rPr>
          <w:lang w:val="en-CA"/>
        </w:rPr>
        <w:t xml:space="preserve"> for usage mining in the context of agent-based</w:t>
      </w:r>
      <w:r w:rsidR="003D05B8">
        <w:rPr>
          <w:lang w:val="en-CA"/>
        </w:rPr>
        <w:t xml:space="preserve"> </w:t>
      </w:r>
      <w:r w:rsidR="00390006">
        <w:rPr>
          <w:lang w:val="en-CA"/>
        </w:rPr>
        <w:t>Recommender System</w:t>
      </w:r>
      <w:r w:rsidR="00EC59C4">
        <w:rPr>
          <w:lang w:val="en-CA"/>
        </w:rPr>
        <w:t>s</w:t>
      </w:r>
      <w:r w:rsidR="003D05B8">
        <w:rPr>
          <w:lang w:val="en-CA"/>
        </w:rPr>
        <w:t xml:space="preserve"> is provided</w:t>
      </w:r>
      <w:ins w:id="1338" w:author="palencar1-pc.cs" w:date="2017-04-05T15:27:00Z">
        <w:r>
          <w:rPr>
            <w:lang w:val="en-CA"/>
          </w:rPr>
          <w:t xml:space="preserve"> [1]</w:t>
        </w:r>
      </w:ins>
      <w:r w:rsidR="003D05B8">
        <w:rPr>
          <w:lang w:val="en-CA"/>
        </w:rPr>
        <w:t>.</w:t>
      </w:r>
      <w:r w:rsidR="003D05B8" w:rsidRPr="000D5C45">
        <w:rPr>
          <w:rFonts w:ascii="AdvTimes" w:hAnsi="AdvTimes" w:cs="AdvTimes"/>
          <w:color w:val="000000"/>
          <w:sz w:val="20"/>
          <w:lang w:val="en-CA" w:eastAsia="en-CA"/>
        </w:rPr>
        <w:t xml:space="preserve"> </w:t>
      </w:r>
      <w:r w:rsidR="003D05B8">
        <w:rPr>
          <w:lang w:val="en-CA"/>
        </w:rPr>
        <w:t>It first starts with a description of M</w:t>
      </w:r>
      <w:r w:rsidR="003D05B8" w:rsidRPr="000D5C45">
        <w:rPr>
          <w:lang w:val="en-CA"/>
        </w:rPr>
        <w:t>ADEM (Multi-Agent Domain Engineering Methodology)</w:t>
      </w:r>
      <w:r w:rsidR="003D05B8">
        <w:rPr>
          <w:lang w:val="en-CA"/>
        </w:rPr>
        <w:t xml:space="preserve"> as</w:t>
      </w:r>
      <w:r w:rsidR="003D05B8" w:rsidRPr="000D5C45">
        <w:rPr>
          <w:lang w:val="en-CA"/>
        </w:rPr>
        <w:t xml:space="preserve"> a software development methodology for</w:t>
      </w:r>
      <w:r w:rsidR="003D05B8">
        <w:rPr>
          <w:lang w:val="en-CA"/>
        </w:rPr>
        <w:t xml:space="preserve"> </w:t>
      </w:r>
      <w:r w:rsidR="003D05B8" w:rsidRPr="000D5C45">
        <w:rPr>
          <w:lang w:val="en-CA"/>
        </w:rPr>
        <w:t>multi-agent domain engineering</w:t>
      </w:r>
      <w:ins w:id="1339" w:author="palencar1-pc.cs" w:date="2017-04-05T15:27:00Z">
        <w:r>
          <w:rPr>
            <w:lang w:val="en-CA"/>
          </w:rPr>
          <w:t>,</w:t>
        </w:r>
      </w:ins>
      <w:r w:rsidR="003D05B8">
        <w:rPr>
          <w:lang w:val="en-CA"/>
        </w:rPr>
        <w:t xml:space="preserve"> followed by the description of</w:t>
      </w:r>
      <w:r w:rsidR="003D05B8" w:rsidRPr="000D5C45">
        <w:rPr>
          <w:lang w:val="en-CA"/>
        </w:rPr>
        <w:t xml:space="preserve"> the modeling</w:t>
      </w:r>
      <w:r w:rsidR="003D05B8">
        <w:rPr>
          <w:lang w:val="en-CA"/>
        </w:rPr>
        <w:t xml:space="preserve"> </w:t>
      </w:r>
      <w:r w:rsidR="003D05B8" w:rsidRPr="000D5C45">
        <w:rPr>
          <w:lang w:val="en-CA"/>
        </w:rPr>
        <w:t>concepts, tasks and products for the development of a</w:t>
      </w:r>
      <w:r w:rsidR="003D05B8">
        <w:rPr>
          <w:lang w:val="en-CA"/>
        </w:rPr>
        <w:t xml:space="preserve"> </w:t>
      </w:r>
      <w:r w:rsidR="003D05B8" w:rsidRPr="000D5C45">
        <w:rPr>
          <w:lang w:val="en-CA"/>
        </w:rPr>
        <w:t>family of multi-agent systems in a problem domain.</w:t>
      </w:r>
    </w:p>
    <w:p w:rsidR="00554EF0" w:rsidRDefault="00554EF0" w:rsidP="00554EF0">
      <w:pPr>
        <w:pStyle w:val="Heading2"/>
      </w:pPr>
      <w:bookmarkStart w:id="1340" w:name="_Toc479241894"/>
      <w:r>
        <w:t>Risk</w:t>
      </w:r>
      <w:ins w:id="1341" w:author="palencar1-pc.cs" w:date="2017-04-05T15:27:00Z">
        <w:r w:rsidR="00005A18">
          <w:t>-</w:t>
        </w:r>
      </w:ins>
      <w:del w:id="1342" w:author="palencar1-pc.cs" w:date="2017-04-05T15:27:00Z">
        <w:r w:rsidDel="00005A18">
          <w:delText xml:space="preserve"> </w:delText>
        </w:r>
      </w:del>
      <w:r>
        <w:t xml:space="preserve">Aware </w:t>
      </w:r>
      <w:r w:rsidR="00390006">
        <w:t>Recommender System</w:t>
      </w:r>
      <w:r w:rsidR="00EC59C4">
        <w:t>s</w:t>
      </w:r>
      <w:bookmarkEnd w:id="1340"/>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w:t>
      </w:r>
      <w:ins w:id="1343" w:author="palencar1-pc.cs" w:date="2017-04-05T15:28:00Z">
        <w:r w:rsidR="00005A18">
          <w:rPr>
            <w:lang w:val="en-CA"/>
          </w:rPr>
          <w:t xml:space="preserve">introducing </w:t>
        </w:r>
      </w:ins>
      <w:del w:id="1344" w:author="palencar1-pc.cs" w:date="2017-04-05T15:29:00Z">
        <w:r w:rsidRPr="00020498" w:rsidDel="00005A18">
          <w:rPr>
            <w:lang w:val="en-CA"/>
          </w:rPr>
          <w:delText>gaining understanding t</w:delText>
        </w:r>
      </w:del>
      <w:ins w:id="1345" w:author="palencar1-pc.cs" w:date="2017-04-05T15:29:00Z">
        <w:r w:rsidR="00005A18">
          <w:rPr>
            <w:lang w:val="en-CA"/>
          </w:rPr>
          <w:t xml:space="preserve"> t</w:t>
        </w:r>
      </w:ins>
      <w:r w:rsidRPr="00020498">
        <w:rPr>
          <w:lang w:val="en-CA"/>
        </w:rPr>
        <w:t xml:space="preserve">he concept of multi-agent system in context of </w:t>
      </w:r>
      <w:r w:rsidR="00390006">
        <w:rPr>
          <w:lang w:val="en-CA"/>
        </w:rPr>
        <w:t>R</w:t>
      </w:r>
      <w:ins w:id="1346" w:author="palencar1-pc.cs" w:date="2017-04-05T15:29:00Z">
        <w:r w:rsidR="00005A18">
          <w:rPr>
            <w:lang w:val="en-CA"/>
          </w:rPr>
          <w:t xml:space="preserve">Ss, </w:t>
        </w:r>
      </w:ins>
      <w:del w:id="1347" w:author="palencar1-pc.cs" w:date="2017-04-05T15:29:00Z">
        <w:r w:rsidR="00390006" w:rsidDel="00005A18">
          <w:rPr>
            <w:lang w:val="en-CA"/>
          </w:rPr>
          <w:delText>ecommender System</w:delText>
        </w:r>
        <w:r w:rsidR="00EC59C4" w:rsidDel="00005A18">
          <w:rPr>
            <w:lang w:val="en-CA"/>
          </w:rPr>
          <w:delText>s</w:delText>
        </w:r>
      </w:del>
      <w:r w:rsidRPr="00020498">
        <w:rPr>
          <w:lang w:val="en-CA"/>
        </w:rPr>
        <w:t xml:space="preserve"> we now </w:t>
      </w:r>
      <w:ins w:id="1348" w:author="palencar1-pc.cs" w:date="2017-04-05T15:31:00Z">
        <w:r w:rsidR="00005A18">
          <w:rPr>
            <w:lang w:val="en-CA"/>
          </w:rPr>
          <w:t>introduce</w:t>
        </w:r>
      </w:ins>
      <w:del w:id="1349" w:author="palencar1-pc.cs" w:date="2017-04-05T15:31:00Z">
        <w:r w:rsidRPr="00020498" w:rsidDel="00005A18">
          <w:rPr>
            <w:lang w:val="en-CA"/>
          </w:rPr>
          <w:delText>discuss</w:delText>
        </w:r>
      </w:del>
      <w:r w:rsidRPr="00020498">
        <w:rPr>
          <w:lang w:val="en-CA"/>
        </w:rPr>
        <w:t xml:space="preserve"> the </w:t>
      </w:r>
      <w:ins w:id="1350" w:author="palencar1-pc.cs" w:date="2017-04-05T15:29:00Z">
        <w:r w:rsidR="00005A18">
          <w:rPr>
            <w:lang w:val="en-CA"/>
          </w:rPr>
          <w:t>d</w:t>
        </w:r>
      </w:ins>
      <w:del w:id="1351" w:author="palencar1-pc.cs" w:date="2017-04-05T15:29:00Z">
        <w:r w:rsidRPr="00020498" w:rsidDel="00005A18">
          <w:rPr>
            <w:lang w:val="en-CA"/>
          </w:rPr>
          <w:delText>D</w:delText>
        </w:r>
      </w:del>
      <w:r w:rsidRPr="00020498">
        <w:rPr>
          <w:lang w:val="en-CA"/>
        </w:rPr>
        <w:t>ynamic risk</w:t>
      </w:r>
      <w:ins w:id="1352" w:author="palencar1-pc.cs" w:date="2017-04-05T15:29:00Z">
        <w:r w:rsidR="00005A18">
          <w:rPr>
            <w:lang w:val="en-CA"/>
          </w:rPr>
          <w:t>-</w:t>
        </w:r>
      </w:ins>
      <w:del w:id="1353" w:author="palencar1-pc.cs" w:date="2017-04-05T15:29:00Z">
        <w:r w:rsidRPr="00020498" w:rsidDel="00005A18">
          <w:rPr>
            <w:lang w:val="en-CA"/>
          </w:rPr>
          <w:delText xml:space="preserve"> </w:delText>
        </w:r>
      </w:del>
      <w:r w:rsidRPr="00020498">
        <w:rPr>
          <w:lang w:val="en-CA"/>
        </w:rPr>
        <w:t xml:space="preserve">aware </w:t>
      </w:r>
      <w:ins w:id="1354" w:author="palencar1-pc.cs" w:date="2017-04-05T15:30:00Z">
        <w:r w:rsidR="00005A18">
          <w:rPr>
            <w:lang w:val="en-CA"/>
          </w:rPr>
          <w:t>RS</w:t>
        </w:r>
      </w:ins>
      <w:del w:id="1355" w:author="palencar1-pc.cs" w:date="2017-04-05T15:30:00Z">
        <w:r w:rsidR="00390006" w:rsidDel="00005A18">
          <w:rPr>
            <w:lang w:val="en-CA"/>
          </w:rPr>
          <w:delText>Recommender System</w:delText>
        </w:r>
      </w:del>
      <w:r w:rsidRPr="00020498">
        <w:rPr>
          <w:lang w:val="en-CA"/>
        </w:rPr>
        <w:t>, as described in [7].</w:t>
      </w:r>
      <w:ins w:id="1356" w:author="palencar1-pc.cs" w:date="2017-04-05T15:30:00Z">
        <w:r w:rsidR="00005A18">
          <w:rPr>
            <w:lang w:val="en-CA"/>
          </w:rPr>
          <w:t xml:space="preserve"> A d</w:t>
        </w:r>
      </w:ins>
      <w:del w:id="1357" w:author="palencar1-pc.cs" w:date="2017-04-05T15:30:00Z">
        <w:r w:rsidRPr="00020498" w:rsidDel="00005A18">
          <w:rPr>
            <w:lang w:val="en-CA"/>
          </w:rPr>
          <w:delText>D</w:delText>
        </w:r>
      </w:del>
      <w:r w:rsidRPr="00020498">
        <w:rPr>
          <w:lang w:val="en-CA"/>
        </w:rPr>
        <w:t xml:space="preserve">ynamic </w:t>
      </w:r>
      <w:ins w:id="1358" w:author="palencar1-pc.cs" w:date="2017-04-05T15:30:00Z">
        <w:r w:rsidR="00005A18">
          <w:rPr>
            <w:lang w:val="en-CA"/>
          </w:rPr>
          <w:t>r</w:t>
        </w:r>
      </w:ins>
      <w:del w:id="1359" w:author="palencar1-pc.cs" w:date="2017-04-05T15:30:00Z">
        <w:r w:rsidRPr="00020498" w:rsidDel="00005A18">
          <w:rPr>
            <w:lang w:val="en-CA"/>
          </w:rPr>
          <w:delText>R</w:delText>
        </w:r>
      </w:del>
      <w:r w:rsidRPr="00020498">
        <w:rPr>
          <w:lang w:val="en-CA"/>
        </w:rPr>
        <w:t>isk</w:t>
      </w:r>
      <w:ins w:id="1360" w:author="palencar1-pc.cs" w:date="2017-04-05T15:30:00Z">
        <w:r w:rsidR="00005A18">
          <w:rPr>
            <w:lang w:val="en-CA"/>
          </w:rPr>
          <w:t>-</w:t>
        </w:r>
      </w:ins>
      <w:del w:id="1361" w:author="palencar1-pc.cs" w:date="2017-04-05T15:30:00Z">
        <w:r w:rsidRPr="00020498" w:rsidDel="00005A18">
          <w:rPr>
            <w:lang w:val="en-CA"/>
          </w:rPr>
          <w:delText xml:space="preserve"> </w:delText>
        </w:r>
      </w:del>
      <w:ins w:id="1362" w:author="palencar1-pc.cs" w:date="2017-04-05T15:30:00Z">
        <w:r w:rsidR="00005A18">
          <w:rPr>
            <w:lang w:val="en-CA"/>
          </w:rPr>
          <w:t>a</w:t>
        </w:r>
      </w:ins>
      <w:del w:id="1363" w:author="palencar1-pc.cs" w:date="2017-04-05T15:30:00Z">
        <w:r w:rsidRPr="00020498" w:rsidDel="00005A18">
          <w:rPr>
            <w:lang w:val="en-CA"/>
          </w:rPr>
          <w:delText>A</w:delText>
        </w:r>
      </w:del>
      <w:r w:rsidRPr="00020498">
        <w:rPr>
          <w:lang w:val="en-CA"/>
        </w:rPr>
        <w:t xml:space="preserve">ware </w:t>
      </w:r>
      <w:ins w:id="1364" w:author="palencar1-pc.cs" w:date="2017-04-05T15:30:00Z">
        <w:r w:rsidR="00005A18">
          <w:rPr>
            <w:lang w:val="en-CA"/>
          </w:rPr>
          <w:t>r</w:t>
        </w:r>
      </w:ins>
      <w:del w:id="1365" w:author="palencar1-pc.cs" w:date="2017-04-05T15:30:00Z">
        <w:r w:rsidR="00390006" w:rsidDel="00005A18">
          <w:rPr>
            <w:lang w:val="en-CA"/>
          </w:rPr>
          <w:delText>R</w:delText>
        </w:r>
      </w:del>
      <w:r w:rsidR="00390006">
        <w:rPr>
          <w:lang w:val="en-CA"/>
        </w:rPr>
        <w:t xml:space="preserve">ecommender </w:t>
      </w:r>
      <w:ins w:id="1366" w:author="palencar1-pc.cs" w:date="2017-04-05T15:30:00Z">
        <w:r w:rsidR="00005A18">
          <w:rPr>
            <w:lang w:val="en-CA"/>
          </w:rPr>
          <w:t>s</w:t>
        </w:r>
      </w:ins>
      <w:del w:id="1367" w:author="palencar1-pc.cs" w:date="2017-04-05T15:30:00Z">
        <w:r w:rsidR="00390006" w:rsidDel="00005A18">
          <w:rPr>
            <w:lang w:val="en-CA"/>
          </w:rPr>
          <w:delText>S</w:delText>
        </w:r>
      </w:del>
      <w:r w:rsidR="00390006">
        <w:rPr>
          <w:lang w:val="en-CA"/>
        </w:rPr>
        <w:t>ystem</w:t>
      </w:r>
      <w:r w:rsidRPr="00020498">
        <w:rPr>
          <w:lang w:val="en-CA"/>
        </w:rPr>
        <w:t xml:space="preserve"> (DRARS) </w:t>
      </w:r>
      <w:r w:rsidR="003340ED">
        <w:rPr>
          <w:lang w:val="en-CA"/>
        </w:rPr>
        <w:t>is essentially a context</w:t>
      </w:r>
      <w:ins w:id="1368" w:author="palencar1-pc.cs" w:date="2017-04-05T15:30:00Z">
        <w:r w:rsidR="00005A18">
          <w:rPr>
            <w:lang w:val="en-CA"/>
          </w:rPr>
          <w:t>-</w:t>
        </w:r>
      </w:ins>
      <w:del w:id="1369" w:author="palencar1-pc.cs" w:date="2017-04-05T15:30:00Z">
        <w:r w:rsidR="003340ED" w:rsidDel="00005A18">
          <w:rPr>
            <w:lang w:val="en-CA"/>
          </w:rPr>
          <w:delText xml:space="preserve"> </w:delText>
        </w:r>
      </w:del>
      <w:r w:rsidR="003340ED">
        <w:rPr>
          <w:lang w:val="en-CA"/>
        </w:rPr>
        <w:t xml:space="preserve">aware </w:t>
      </w:r>
      <w:ins w:id="1370" w:author="palencar1-pc.cs" w:date="2017-04-05T15:31:00Z">
        <w:r w:rsidR="00005A18">
          <w:rPr>
            <w:lang w:val="en-CA"/>
          </w:rPr>
          <w:t>RS</w:t>
        </w:r>
      </w:ins>
      <w:del w:id="1371" w:author="palencar1-pc.cs" w:date="2017-04-05T15:31:00Z">
        <w:r w:rsidR="00390006" w:rsidDel="00005A18">
          <w:rPr>
            <w:lang w:val="en-CA"/>
          </w:rPr>
          <w:delText>Recommender System</w:delText>
        </w:r>
      </w:del>
      <w:r w:rsidR="003340ED">
        <w:rPr>
          <w:lang w:val="en-CA"/>
        </w:rPr>
        <w:t xml:space="preserve"> which </w:t>
      </w:r>
      <w:ins w:id="1372" w:author="palencar1-pc.cs" w:date="2017-04-05T15:32:00Z">
        <w:r w:rsidR="00005A18">
          <w:rPr>
            <w:lang w:val="en-CA"/>
          </w:rPr>
          <w:t xml:space="preserve">takes into account </w:t>
        </w:r>
      </w:ins>
      <w:del w:id="1373" w:author="palencar1-pc.cs" w:date="2017-04-05T15:32:00Z">
        <w:r w:rsidR="003340ED" w:rsidDel="00005A18">
          <w:rPr>
            <w:lang w:val="en-CA"/>
          </w:rPr>
          <w:delText xml:space="preserve">uses </w:delText>
        </w:r>
      </w:del>
      <w:r w:rsidR="003340ED">
        <w:rPr>
          <w:lang w:val="en-CA"/>
        </w:rPr>
        <w:t xml:space="preserve">the exploration-exploitation trade-off using </w:t>
      </w:r>
      <w:ins w:id="1374" w:author="palencar1-pc.cs" w:date="2017-04-05T15:32:00Z">
        <w:r w:rsidR="00005A18">
          <w:rPr>
            <w:lang w:val="en-CA"/>
          </w:rPr>
          <w:t>a m</w:t>
        </w:r>
      </w:ins>
      <w:del w:id="1375" w:author="palencar1-pc.cs" w:date="2017-04-05T15:32:00Z">
        <w:r w:rsidR="003340ED" w:rsidDel="00005A18">
          <w:rPr>
            <w:lang w:val="en-CA"/>
          </w:rPr>
          <w:delText>M</w:delText>
        </w:r>
      </w:del>
      <w:r w:rsidR="003340ED">
        <w:rPr>
          <w:lang w:val="en-CA"/>
        </w:rPr>
        <w:t>ulti-</w:t>
      </w:r>
      <w:ins w:id="1376" w:author="palencar1-pc.cs" w:date="2017-04-05T15:32:00Z">
        <w:r w:rsidR="00005A18">
          <w:rPr>
            <w:lang w:val="en-CA"/>
          </w:rPr>
          <w:t>a</w:t>
        </w:r>
      </w:ins>
      <w:del w:id="1377" w:author="palencar1-pc.cs" w:date="2017-04-05T15:32:00Z">
        <w:r w:rsidR="003340ED" w:rsidDel="00005A18">
          <w:rPr>
            <w:lang w:val="en-CA"/>
          </w:rPr>
          <w:delText>A</w:delText>
        </w:r>
      </w:del>
      <w:r w:rsidR="003340ED">
        <w:rPr>
          <w:lang w:val="en-CA"/>
        </w:rPr>
        <w:t xml:space="preserve">rm bandit optimization </w:t>
      </w:r>
      <w:ins w:id="1378" w:author="palencar1-pc.cs" w:date="2017-04-05T15:32:00Z">
        <w:r w:rsidR="00005A18">
          <w:rPr>
            <w:lang w:val="en-CA"/>
          </w:rPr>
          <w:t>solution</w:t>
        </w:r>
      </w:ins>
      <w:del w:id="1379" w:author="palencar1-pc.cs" w:date="2017-04-05T15:32:00Z">
        <w:r w:rsidR="003340ED" w:rsidDel="00005A18">
          <w:rPr>
            <w:lang w:val="en-CA"/>
          </w:rPr>
          <w:delText>problem</w:delText>
        </w:r>
      </w:del>
      <w:r w:rsidRPr="00020498">
        <w:rPr>
          <w:lang w:val="en-CA"/>
        </w:rPr>
        <w:t>.</w:t>
      </w:r>
    </w:p>
    <w:p w:rsidR="00554EF0" w:rsidRDefault="00554EF0" w:rsidP="00554EF0">
      <w:pPr>
        <w:pStyle w:val="Heading2"/>
      </w:pPr>
      <w:bookmarkStart w:id="1380" w:name="_Toc479241895"/>
      <w:r>
        <w:t xml:space="preserve">Privacy Preserving </w:t>
      </w:r>
      <w:r w:rsidR="00390006">
        <w:t>Recommender System</w:t>
      </w:r>
      <w:r w:rsidR="00EC59C4">
        <w:t>s</w:t>
      </w:r>
      <w:bookmarkEnd w:id="1380"/>
    </w:p>
    <w:p w:rsidR="006E5347" w:rsidRPr="00B460AE" w:rsidRDefault="00745907" w:rsidP="006E5347">
      <w:pPr>
        <w:pStyle w:val="BodyText"/>
        <w:spacing w:line="480" w:lineRule="auto"/>
        <w:rPr>
          <w:lang w:val="en-CA"/>
        </w:rPr>
      </w:pPr>
      <w:ins w:id="1381" w:author="palencar1-pc.cs" w:date="2017-04-05T15:32:00Z">
        <w:r>
          <w:rPr>
            <w:lang w:val="en-CA"/>
          </w:rPr>
          <w:t xml:space="preserve">Elmiseri, Rho and Botvich </w:t>
        </w:r>
      </w:ins>
      <w:del w:id="1382" w:author="palencar1-pc.cs" w:date="2017-04-05T15:33:00Z">
        <w:r w:rsidR="006E5347" w:rsidDel="00745907">
          <w:rPr>
            <w:lang w:val="en-CA"/>
          </w:rPr>
          <w:delText xml:space="preserve">Paper [5] </w:delText>
        </w:r>
      </w:del>
      <w:r w:rsidR="006E5347">
        <w:rPr>
          <w:lang w:val="en-CA"/>
        </w:rPr>
        <w:t>present</w:t>
      </w:r>
      <w:del w:id="1383" w:author="palencar1-pc.cs" w:date="2017-04-05T15:33:00Z">
        <w:r w:rsidR="006E5347" w:rsidDel="00745907">
          <w:rPr>
            <w:lang w:val="en-CA"/>
          </w:rPr>
          <w:delText>s</w:delText>
        </w:r>
      </w:del>
      <w:r w:rsidR="006E5347">
        <w:rPr>
          <w:lang w:val="en-CA"/>
        </w:rPr>
        <w:t xml:space="preserve"> </w:t>
      </w:r>
      <w:r w:rsidR="006E5347" w:rsidRPr="00C04F5A">
        <w:rPr>
          <w:lang w:val="en-CA"/>
        </w:rPr>
        <w:t>a collaborative privacy framework</w:t>
      </w:r>
      <w:r w:rsidR="006E5347">
        <w:rPr>
          <w:lang w:val="en-CA"/>
        </w:rPr>
        <w:t xml:space="preserve"> </w:t>
      </w:r>
      <w:r w:rsidR="006E5347" w:rsidRPr="00C04F5A">
        <w:rPr>
          <w:lang w:val="en-CA"/>
        </w:rPr>
        <w:t>for preserving user</w:t>
      </w:r>
      <w:del w:id="1384" w:author="palencar1-pc.cs" w:date="2017-04-05T15:33:00Z">
        <w:r w:rsidR="006E5347" w:rsidRPr="00C04F5A" w:rsidDel="00745907">
          <w:rPr>
            <w:lang w:val="en-CA"/>
          </w:rPr>
          <w:delText>s</w:delText>
        </w:r>
        <w:r w:rsidR="006E5347" w:rsidRPr="00C04F5A" w:rsidDel="00745907">
          <w:rPr>
            <w:rFonts w:hint="eastAsia"/>
            <w:lang w:val="en-CA"/>
          </w:rPr>
          <w:delText>’</w:delText>
        </w:r>
      </w:del>
      <w:r w:rsidR="006E5347" w:rsidRPr="00C04F5A">
        <w:rPr>
          <w:lang w:val="en-CA"/>
        </w:rPr>
        <w:t xml:space="preserve"> profile privacy in </w:t>
      </w:r>
      <w:del w:id="1385" w:author="palencar1-pc.cs" w:date="2017-04-05T15:33:00Z">
        <w:r w:rsidR="006E5347" w:rsidRPr="00C04F5A" w:rsidDel="00745907">
          <w:rPr>
            <w:lang w:val="en-CA"/>
          </w:rPr>
          <w:delText xml:space="preserve">a </w:delText>
        </w:r>
      </w:del>
      <w:r w:rsidR="006E5347" w:rsidRPr="00C04F5A">
        <w:rPr>
          <w:lang w:val="en-CA"/>
        </w:rPr>
        <w:t>social recommender service</w:t>
      </w:r>
      <w:ins w:id="1386" w:author="palencar1-pc.cs" w:date="2017-04-05T15:33:00Z">
        <w:r>
          <w:rPr>
            <w:lang w:val="en-CA"/>
          </w:rPr>
          <w:t>s</w:t>
        </w:r>
      </w:ins>
      <w:ins w:id="1387" w:author="palencar1-pc.cs" w:date="2017-04-05T15:36:00Z">
        <w:r>
          <w:rPr>
            <w:lang w:val="en-CA"/>
          </w:rPr>
          <w:t xml:space="preserve"> [5]</w:t>
        </w:r>
      </w:ins>
      <w:r w:rsidR="001829B6">
        <w:rPr>
          <w:lang w:val="en-CA"/>
        </w:rPr>
        <w:t>. It is a</w:t>
      </w:r>
      <w:r w:rsidR="006E5347">
        <w:rPr>
          <w:lang w:val="en-CA"/>
        </w:rPr>
        <w:t xml:space="preserve"> description of</w:t>
      </w:r>
      <w:r w:rsidR="006E5347" w:rsidRPr="00C04F5A">
        <w:rPr>
          <w:lang w:val="en-CA"/>
        </w:rPr>
        <w:t xml:space="preserve"> a novel two stage concealment process</w:t>
      </w:r>
      <w:r w:rsidR="006E5347">
        <w:rPr>
          <w:lang w:val="en-CA"/>
        </w:rPr>
        <w:t xml:space="preserve"> </w:t>
      </w:r>
      <w:r w:rsidR="006E5347" w:rsidRPr="00C04F5A">
        <w:rPr>
          <w:lang w:val="en-CA"/>
        </w:rPr>
        <w:t xml:space="preserve">that offers to the users </w:t>
      </w:r>
      <w:del w:id="1388" w:author="palencar1-pc.cs" w:date="2017-04-05T15:33:00Z">
        <w:r w:rsidR="006E5347" w:rsidRPr="00C04F5A" w:rsidDel="00745907">
          <w:rPr>
            <w:lang w:val="en-CA"/>
          </w:rPr>
          <w:delText>a complete</w:delText>
        </w:r>
      </w:del>
      <w:del w:id="1389" w:author="palencar1-pc.cs" w:date="2017-04-05T15:34:00Z">
        <w:r w:rsidR="006E5347" w:rsidRPr="00C04F5A" w:rsidDel="00745907">
          <w:rPr>
            <w:lang w:val="en-CA"/>
          </w:rPr>
          <w:delText xml:space="preserve"> </w:delText>
        </w:r>
      </w:del>
      <w:r w:rsidR="006E5347" w:rsidRPr="00C04F5A">
        <w:rPr>
          <w:lang w:val="en-CA"/>
        </w:rPr>
        <w:t>privacy control over their ratings profiles. The concealment</w:t>
      </w:r>
      <w:r w:rsidR="006E5347">
        <w:rPr>
          <w:lang w:val="en-CA"/>
        </w:rPr>
        <w:t xml:space="preserve"> </w:t>
      </w:r>
      <w:r w:rsidR="006E5347" w:rsidRPr="00C04F5A">
        <w:rPr>
          <w:lang w:val="en-CA"/>
        </w:rPr>
        <w:t xml:space="preserve">process utilizes </w:t>
      </w:r>
      <w:ins w:id="1390" w:author="palencar1-pc.cs" w:date="2017-04-05T15:34:00Z">
        <w:r>
          <w:rPr>
            <w:lang w:val="en-CA"/>
          </w:rPr>
          <w:t xml:space="preserve">a </w:t>
        </w:r>
      </w:ins>
      <w:r w:rsidR="006E5347" w:rsidRPr="00C04F5A">
        <w:rPr>
          <w:lang w:val="en-CA"/>
        </w:rPr>
        <w:t xml:space="preserve">hierarchical topology, where users </w:t>
      </w:r>
      <w:ins w:id="1391" w:author="palencar1-pc.cs" w:date="2017-04-05T15:34:00Z">
        <w:r>
          <w:rPr>
            <w:lang w:val="en-CA"/>
          </w:rPr>
          <w:t>are</w:t>
        </w:r>
      </w:ins>
      <w:del w:id="1392" w:author="palencar1-pc.cs" w:date="2017-04-05T15:34:00Z">
        <w:r w:rsidR="006E5347" w:rsidRPr="00C04F5A" w:rsidDel="00745907">
          <w:rPr>
            <w:lang w:val="en-CA"/>
          </w:rPr>
          <w:delText>will be</w:delText>
        </w:r>
      </w:del>
      <w:r w:rsidR="006E5347" w:rsidRPr="00C04F5A">
        <w:rPr>
          <w:lang w:val="en-CA"/>
        </w:rPr>
        <w:t xml:space="preserve"> organized in peer-groups</w:t>
      </w:r>
      <w:r w:rsidR="00D91D4D">
        <w:rPr>
          <w:lang w:val="en-CA"/>
        </w:rPr>
        <w:t>.</w:t>
      </w:r>
      <w:r w:rsidR="006E5347" w:rsidRPr="00C04F5A">
        <w:rPr>
          <w:lang w:val="en-CA"/>
        </w:rPr>
        <w:t xml:space="preserve"> </w:t>
      </w:r>
      <w:r w:rsidR="006E5347">
        <w:rPr>
          <w:lang w:val="en-CA"/>
        </w:rPr>
        <w:t xml:space="preserve">This paper also provides a </w:t>
      </w:r>
      <w:ins w:id="1393" w:author="palencar1-pc.cs" w:date="2017-04-05T15:34:00Z">
        <w:r>
          <w:rPr>
            <w:lang w:val="en-CA"/>
          </w:rPr>
          <w:t xml:space="preserve">performance </w:t>
        </w:r>
      </w:ins>
      <w:r w:rsidR="006E5347">
        <w:rPr>
          <w:lang w:val="en-CA"/>
        </w:rPr>
        <w:t xml:space="preserve">test </w:t>
      </w:r>
      <w:del w:id="1394" w:author="palencar1-pc.cs" w:date="2017-04-05T15:34:00Z">
        <w:r w:rsidR="006E5347" w:rsidDel="00745907">
          <w:rPr>
            <w:lang w:val="en-CA"/>
          </w:rPr>
          <w:delText>of</w:delText>
        </w:r>
        <w:r w:rsidR="006E5347" w:rsidRPr="00C04F5A" w:rsidDel="00745907">
          <w:rPr>
            <w:lang w:val="en-CA"/>
          </w:rPr>
          <w:delText xml:space="preserve"> performance </w:delText>
        </w:r>
      </w:del>
      <w:r w:rsidR="006E5347" w:rsidRPr="00C04F5A">
        <w:rPr>
          <w:lang w:val="en-CA"/>
        </w:rPr>
        <w:t>of the propose</w:t>
      </w:r>
      <w:r w:rsidR="006E5347">
        <w:rPr>
          <w:lang w:val="en-CA"/>
        </w:rPr>
        <w:t>d framework on a real dataset and the evaluation of</w:t>
      </w:r>
      <w:r w:rsidR="006E5347" w:rsidRPr="00C04F5A">
        <w:rPr>
          <w:lang w:val="en-CA"/>
        </w:rPr>
        <w:t xml:space="preserve"> how the overall accuracy of the recommendations depends on </w:t>
      </w:r>
      <w:ins w:id="1395" w:author="palencar1-pc.cs" w:date="2017-04-05T15:35:00Z">
        <w:r>
          <w:rPr>
            <w:lang w:val="en-CA"/>
          </w:rPr>
          <w:t>the</w:t>
        </w:r>
      </w:ins>
      <w:del w:id="1396" w:author="palencar1-pc.cs" w:date="2017-04-05T15:35:00Z">
        <w:r w:rsidR="006E5347" w:rsidRPr="00C04F5A" w:rsidDel="00745907">
          <w:rPr>
            <w:lang w:val="en-CA"/>
          </w:rPr>
          <w:delText>a</w:delText>
        </w:r>
      </w:del>
      <w:r w:rsidR="006E5347" w:rsidRPr="00C04F5A">
        <w:rPr>
          <w:lang w:val="en-CA"/>
        </w:rPr>
        <w:t xml:space="preserve"> number of users and</w:t>
      </w:r>
      <w:r w:rsidR="006E5347">
        <w:rPr>
          <w:lang w:val="en-CA"/>
        </w:rPr>
        <w:t xml:space="preserve"> </w:t>
      </w:r>
      <w:r w:rsidR="006E5347" w:rsidRPr="00C04F5A">
        <w:rPr>
          <w:lang w:val="en-CA"/>
        </w:rPr>
        <w:t xml:space="preserve">requests. The experimental and </w:t>
      </w:r>
      <w:r w:rsidR="006E5347" w:rsidRPr="00C04F5A">
        <w:rPr>
          <w:lang w:val="en-CA"/>
        </w:rPr>
        <w:lastRenderedPageBreak/>
        <w:t xml:space="preserve">analysis results showed that privacy increases under </w:t>
      </w:r>
      <w:ins w:id="1397" w:author="palencar1-pc.cs" w:date="2017-04-05T15:35:00Z">
        <w:r>
          <w:rPr>
            <w:lang w:val="en-CA"/>
          </w:rPr>
          <w:t xml:space="preserve">the </w:t>
        </w:r>
      </w:ins>
      <w:r w:rsidR="006E5347" w:rsidRPr="00C04F5A">
        <w:rPr>
          <w:lang w:val="en-CA"/>
        </w:rPr>
        <w:t>proposed</w:t>
      </w:r>
      <w:r w:rsidR="006E5347">
        <w:rPr>
          <w:lang w:val="en-CA"/>
        </w:rPr>
        <w:t xml:space="preserve"> </w:t>
      </w:r>
      <w:r w:rsidR="006E5347" w:rsidRPr="00C04F5A">
        <w:rPr>
          <w:lang w:val="en-CA"/>
        </w:rPr>
        <w:t>middleware without hampering the accuracy of recommendations. Moreover</w:t>
      </w:r>
      <w:ins w:id="1398" w:author="palencar1-pc.cs" w:date="2017-04-05T15:36:00Z">
        <w:r>
          <w:rPr>
            <w:lang w:val="en-CA"/>
          </w:rPr>
          <w:t>,</w:t>
        </w:r>
      </w:ins>
      <w:r w:rsidR="006E5347">
        <w:rPr>
          <w:lang w:val="en-CA"/>
        </w:rPr>
        <w:t xml:space="preserve"> the approach used in the paper has been shown to </w:t>
      </w:r>
      <w:r w:rsidR="00782591" w:rsidRPr="00C04F5A">
        <w:rPr>
          <w:lang w:val="en-CA"/>
        </w:rPr>
        <w:t>reduce</w:t>
      </w:r>
      <w:r w:rsidR="006E5347" w:rsidRPr="00C04F5A">
        <w:rPr>
          <w:lang w:val="en-CA"/>
        </w:rPr>
        <w:t xml:space="preserve"> privacy breaches on the concealed data without severely affecting the accuracy of</w:t>
      </w:r>
      <w:r w:rsidR="007554B5">
        <w:rPr>
          <w:lang w:val="en-CA"/>
        </w:rPr>
        <w:t xml:space="preserve"> </w:t>
      </w:r>
      <w:r w:rsidR="006E5347" w:rsidRPr="00C04F5A">
        <w:rPr>
          <w:lang w:val="en-CA"/>
        </w:rPr>
        <w:t>recommendations based on col</w:t>
      </w:r>
      <w:r w:rsidR="006E5347">
        <w:rPr>
          <w:lang w:val="en-CA"/>
        </w:rPr>
        <w:t xml:space="preserve">laborative filtering techniques by realizing </w:t>
      </w:r>
      <w:r w:rsidR="006E5347" w:rsidRPr="00C04F5A">
        <w:rPr>
          <w:lang w:val="en-CA"/>
        </w:rPr>
        <w:t>that there are many challenges in building a collaborative privacy framework for</w:t>
      </w:r>
      <w:r w:rsidR="006E5347">
        <w:rPr>
          <w:lang w:val="en-CA"/>
        </w:rPr>
        <w:t xml:space="preserve"> </w:t>
      </w:r>
      <w:r w:rsidR="006E5347" w:rsidRPr="00C04F5A">
        <w:rPr>
          <w:lang w:val="en-CA"/>
        </w:rPr>
        <w:t>preserving privacy in social recommender service</w:t>
      </w:r>
      <w:ins w:id="1399" w:author="palencar1-pc.cs" w:date="2017-04-05T15:36:00Z">
        <w:r>
          <w:rPr>
            <w:lang w:val="en-CA"/>
          </w:rPr>
          <w:t>s</w:t>
        </w:r>
      </w:ins>
      <w:r w:rsidR="006E5347" w:rsidRPr="00C04F5A">
        <w:rPr>
          <w:lang w:val="en-CA"/>
        </w:rPr>
        <w:t xml:space="preserve">. </w:t>
      </w:r>
      <w:ins w:id="1400" w:author="palencar1-pc.cs" w:date="2017-04-05T15:37:00Z">
        <w:r w:rsidR="004C12A7">
          <w:rPr>
            <w:lang w:val="en-CA"/>
          </w:rPr>
          <w:t xml:space="preserve">Ma et al. </w:t>
        </w:r>
      </w:ins>
      <w:del w:id="1401" w:author="palencar1-pc.cs" w:date="2017-04-05T15:37:00Z">
        <w:r w:rsidR="006E5347" w:rsidDel="004C12A7">
          <w:rPr>
            <w:lang w:val="en-CA"/>
          </w:rPr>
          <w:delText xml:space="preserve">Paper [6] </w:delText>
        </w:r>
      </w:del>
      <w:r w:rsidR="006E5347">
        <w:rPr>
          <w:lang w:val="en-CA"/>
        </w:rPr>
        <w:t>provide</w:t>
      </w:r>
      <w:del w:id="1402" w:author="palencar1-pc.cs" w:date="2017-04-05T15:37:00Z">
        <w:r w:rsidR="006E5347" w:rsidDel="004C12A7">
          <w:rPr>
            <w:lang w:val="en-CA"/>
          </w:rPr>
          <w:delText>s</w:delText>
        </w:r>
      </w:del>
      <w:r w:rsidR="006E5347">
        <w:rPr>
          <w:lang w:val="en-CA"/>
        </w:rPr>
        <w:t xml:space="preserve"> an evidence that t</w:t>
      </w:r>
      <w:r w:rsidR="006E5347" w:rsidRPr="00271196">
        <w:rPr>
          <w:lang w:val="en-CA"/>
        </w:rPr>
        <w:t xml:space="preserve">he disclosure of user preferences in a </w:t>
      </w:r>
      <w:ins w:id="1403" w:author="palencar1-pc.cs" w:date="2017-04-05T15:37:00Z">
        <w:r w:rsidR="004C12A7">
          <w:rPr>
            <w:lang w:val="en-CA"/>
          </w:rPr>
          <w:t>RS</w:t>
        </w:r>
      </w:ins>
      <w:del w:id="1404" w:author="palencar1-pc.cs" w:date="2017-04-05T15:37:00Z">
        <w:r w:rsidR="00390006" w:rsidDel="004C12A7">
          <w:rPr>
            <w:lang w:val="en-CA"/>
          </w:rPr>
          <w:delText>Recommender System</w:delText>
        </w:r>
      </w:del>
      <w:r w:rsidR="006E5347" w:rsidRPr="00271196">
        <w:rPr>
          <w:lang w:val="en-CA"/>
        </w:rPr>
        <w:t xml:space="preserve"> seriously threatens </w:t>
      </w:r>
      <w:ins w:id="1405" w:author="palencar1-pc.cs" w:date="2017-04-05T15:37:00Z">
        <w:r w:rsidR="004C12A7">
          <w:rPr>
            <w:lang w:val="en-CA"/>
          </w:rPr>
          <w:t xml:space="preserve">the </w:t>
        </w:r>
      </w:ins>
      <w:r w:rsidR="006E5347" w:rsidRPr="00271196">
        <w:rPr>
          <w:lang w:val="en-CA"/>
        </w:rPr>
        <w:t>users</w:t>
      </w:r>
      <w:r w:rsidR="006E5347" w:rsidRPr="00271196">
        <w:rPr>
          <w:rFonts w:hint="eastAsia"/>
          <w:lang w:val="en-CA"/>
        </w:rPr>
        <w:t>’</w:t>
      </w:r>
      <w:r w:rsidR="006E5347" w:rsidRPr="00271196">
        <w:rPr>
          <w:lang w:val="en-CA"/>
        </w:rPr>
        <w:t xml:space="preserve"> personal privacy</w:t>
      </w:r>
      <w:ins w:id="1406" w:author="palencar1-pc.cs" w:date="2017-04-05T15:37:00Z">
        <w:r w:rsidR="004C12A7">
          <w:rPr>
            <w:lang w:val="en-CA"/>
          </w:rPr>
          <w:t>,</w:t>
        </w:r>
      </w:ins>
      <w:r w:rsidR="006E5347">
        <w:rPr>
          <w:lang w:val="en-CA"/>
        </w:rPr>
        <w:t xml:space="preserve"> </w:t>
      </w:r>
      <w:r w:rsidR="006E5347" w:rsidRPr="00271196">
        <w:rPr>
          <w:lang w:val="en-CA"/>
        </w:rPr>
        <w:t>especially when service providers move the</w:t>
      </w:r>
      <w:del w:id="1407" w:author="palencar1-pc.cs" w:date="2017-04-05T15:38:00Z">
        <w:r w:rsidR="006E5347" w:rsidRPr="00271196" w:rsidDel="004C12A7">
          <w:rPr>
            <w:lang w:val="en-CA"/>
          </w:rPr>
          <w:delText>ir</w:delText>
        </w:r>
      </w:del>
      <w:r w:rsidR="006E5347" w:rsidRPr="00271196">
        <w:rPr>
          <w:lang w:val="en-CA"/>
        </w:rPr>
        <w:t xml:space="preserve"> user data to an untrusted cloud</w:t>
      </w:r>
      <w:ins w:id="1408" w:author="palencar1-pc.cs" w:date="2017-04-05T15:38:00Z">
        <w:r w:rsidR="004C12A7">
          <w:rPr>
            <w:lang w:val="en-CA"/>
          </w:rPr>
          <w:t xml:space="preserve"> [6]</w:t>
        </w:r>
      </w:ins>
      <w:r w:rsidR="006E5347" w:rsidRPr="00271196">
        <w:rPr>
          <w:lang w:val="en-CA"/>
        </w:rPr>
        <w:t>. In this paper, a novel solution, called APPLET</w:t>
      </w:r>
      <w:r w:rsidR="006E5347">
        <w:rPr>
          <w:lang w:val="en-CA"/>
        </w:rPr>
        <w:t xml:space="preserve"> is presented</w:t>
      </w:r>
      <w:r w:rsidR="006E5347" w:rsidRPr="00271196">
        <w:rPr>
          <w:lang w:val="en-CA"/>
        </w:rPr>
        <w:t xml:space="preserve">, to address the significant challenges in privacy-preserving </w:t>
      </w:r>
      <w:r w:rsidR="005C1064" w:rsidRPr="00271196">
        <w:rPr>
          <w:lang w:val="en-CA"/>
        </w:rPr>
        <w:t>location</w:t>
      </w:r>
      <w:ins w:id="1409" w:author="palencar1-pc.cs" w:date="2017-04-05T15:38:00Z">
        <w:r w:rsidR="004C12A7">
          <w:rPr>
            <w:lang w:val="en-CA"/>
          </w:rPr>
          <w:t>-</w:t>
        </w:r>
      </w:ins>
      <w:del w:id="1410" w:author="palencar1-pc.cs" w:date="2017-04-05T15:38:00Z">
        <w:r w:rsidR="005C1064" w:rsidRPr="00271196" w:rsidDel="004C12A7">
          <w:rPr>
            <w:lang w:val="en-CA"/>
          </w:rPr>
          <w:delText xml:space="preserve"> </w:delText>
        </w:r>
      </w:del>
      <w:r w:rsidR="005C1064" w:rsidRPr="00271196">
        <w:rPr>
          <w:lang w:val="en-CA"/>
        </w:rPr>
        <w:t>aware</w:t>
      </w:r>
      <w:r w:rsidR="006E5347">
        <w:rPr>
          <w:lang w:val="en-CA"/>
        </w:rPr>
        <w:t xml:space="preserve"> </w:t>
      </w:r>
      <w:r w:rsidR="00390006">
        <w:rPr>
          <w:lang w:val="en-CA"/>
        </w:rPr>
        <w:t>R</w:t>
      </w:r>
      <w:ins w:id="1411" w:author="palencar1-pc.cs" w:date="2017-04-05T15:38:00Z">
        <w:r w:rsidR="004C12A7">
          <w:rPr>
            <w:lang w:val="en-CA"/>
          </w:rPr>
          <w:t>Ss</w:t>
        </w:r>
      </w:ins>
      <w:del w:id="1412" w:author="palencar1-pc.cs" w:date="2017-04-05T15:38:00Z">
        <w:r w:rsidR="00390006" w:rsidDel="004C12A7">
          <w:rPr>
            <w:lang w:val="en-CA"/>
          </w:rPr>
          <w:delText>ecommender System</w:delText>
        </w:r>
        <w:r w:rsidR="00EC59C4" w:rsidDel="004C12A7">
          <w:rPr>
            <w:lang w:val="en-CA"/>
          </w:rPr>
          <w:delText>s</w:delText>
        </w:r>
      </w:del>
      <w:r w:rsidR="006E5347" w:rsidRPr="00271196">
        <w:rPr>
          <w:lang w:val="en-CA"/>
        </w:rPr>
        <w:t xml:space="preserve">. </w:t>
      </w:r>
      <w:ins w:id="1413" w:author="palencar1-pc.cs" w:date="2017-04-05T15:39:00Z">
        <w:r w:rsidR="004C12A7">
          <w:rPr>
            <w:lang w:val="en-CA"/>
          </w:rPr>
          <w:t>In</w:t>
        </w:r>
      </w:ins>
      <w:del w:id="1414" w:author="palencar1-pc.cs" w:date="2017-04-05T15:39:00Z">
        <w:r w:rsidR="006E5347" w:rsidRPr="00271196" w:rsidDel="004C12A7">
          <w:rPr>
            <w:lang w:val="en-CA"/>
          </w:rPr>
          <w:delText>For</w:delText>
        </w:r>
      </w:del>
      <w:r w:rsidR="006E5347" w:rsidRPr="00271196">
        <w:rPr>
          <w:lang w:val="en-CA"/>
        </w:rPr>
        <w:t xml:space="preserve"> APPLET, </w:t>
      </w:r>
      <w:del w:id="1415" w:author="palencar1-pc.cs" w:date="2017-04-05T15:39:00Z">
        <w:r w:rsidR="006E5347" w:rsidDel="004C12A7">
          <w:rPr>
            <w:lang w:val="en-CA"/>
          </w:rPr>
          <w:delText xml:space="preserve">an introduction of </w:delText>
        </w:r>
      </w:del>
      <w:r w:rsidR="006E5347" w:rsidRPr="00271196">
        <w:rPr>
          <w:lang w:val="en-CA"/>
        </w:rPr>
        <w:t>multiple cryptography methodologies</w:t>
      </w:r>
      <w:r w:rsidR="00A2620E">
        <w:rPr>
          <w:lang w:val="en-CA"/>
        </w:rPr>
        <w:t xml:space="preserve"> </w:t>
      </w:r>
      <w:ins w:id="1416" w:author="palencar1-pc.cs" w:date="2017-04-05T15:39:00Z">
        <w:r w:rsidR="004C12A7">
          <w:rPr>
            <w:lang w:val="en-CA"/>
          </w:rPr>
          <w:t xml:space="preserve">were introduced </w:t>
        </w:r>
      </w:ins>
      <w:del w:id="1417" w:author="palencar1-pc.cs" w:date="2017-04-05T15:40:00Z">
        <w:r w:rsidR="00A2620E" w:rsidDel="004C12A7">
          <w:rPr>
            <w:lang w:val="en-CA"/>
          </w:rPr>
          <w:delText>has been provided in the paper</w:delText>
        </w:r>
      </w:del>
      <w:r w:rsidR="00A2620E">
        <w:rPr>
          <w:lang w:val="en-CA"/>
        </w:rPr>
        <w:t xml:space="preserve"> in order </w:t>
      </w:r>
      <w:ins w:id="1418" w:author="palencar1-pc.cs" w:date="2017-04-05T15:40:00Z">
        <w:r w:rsidR="004C12A7">
          <w:rPr>
            <w:lang w:val="en-CA"/>
          </w:rPr>
          <w:t xml:space="preserve">to </w:t>
        </w:r>
      </w:ins>
      <w:r w:rsidR="00A2620E">
        <w:rPr>
          <w:lang w:val="en-CA"/>
        </w:rPr>
        <w:t>highlight the aspect of</w:t>
      </w:r>
      <w:r w:rsidR="006E5347">
        <w:rPr>
          <w:lang w:val="en-CA"/>
        </w:rPr>
        <w:t xml:space="preserve"> protecting the privacy of the </w:t>
      </w:r>
      <w:r w:rsidR="00390006">
        <w:rPr>
          <w:lang w:val="en-CA"/>
        </w:rPr>
        <w:t>R</w:t>
      </w:r>
      <w:ins w:id="1419" w:author="palencar1-pc.cs" w:date="2017-04-05T15:40:00Z">
        <w:r w:rsidR="004C12A7">
          <w:rPr>
            <w:lang w:val="en-CA"/>
          </w:rPr>
          <w:t>S</w:t>
        </w:r>
      </w:ins>
      <w:del w:id="1420" w:author="palencar1-pc.cs" w:date="2017-04-05T15:40:00Z">
        <w:r w:rsidR="00390006" w:rsidDel="004C12A7">
          <w:rPr>
            <w:lang w:val="en-CA"/>
          </w:rPr>
          <w:delText>ecommender System</w:delText>
        </w:r>
      </w:del>
      <w:r w:rsidR="006E5347">
        <w:rPr>
          <w:lang w:val="en-CA"/>
        </w:rPr>
        <w:t xml:space="preserve"> users</w:t>
      </w:r>
      <w:r w:rsidR="006E5347" w:rsidRPr="00271196">
        <w:rPr>
          <w:lang w:val="en-CA"/>
        </w:rPr>
        <w:t xml:space="preserve"> without affecting the </w:t>
      </w:r>
      <w:ins w:id="1421" w:author="palencar1-pc.cs" w:date="2017-04-05T15:40:00Z">
        <w:r w:rsidR="004C12A7">
          <w:rPr>
            <w:lang w:val="en-CA"/>
          </w:rPr>
          <w:t xml:space="preserve">quality of the </w:t>
        </w:r>
      </w:ins>
      <w:r w:rsidR="006E5347" w:rsidRPr="00271196">
        <w:rPr>
          <w:lang w:val="en-CA"/>
        </w:rPr>
        <w:t>recommendation</w:t>
      </w:r>
      <w:ins w:id="1422" w:author="palencar1-pc.cs" w:date="2017-04-05T15:40:00Z">
        <w:r w:rsidR="004C12A7">
          <w:rPr>
            <w:lang w:val="en-CA"/>
          </w:rPr>
          <w:t>s</w:t>
        </w:r>
      </w:ins>
      <w:del w:id="1423" w:author="palencar1-pc.cs" w:date="2017-04-05T15:40:00Z">
        <w:r w:rsidR="006E5347" w:rsidRPr="00271196" w:rsidDel="004C12A7">
          <w:rPr>
            <w:lang w:val="en-CA"/>
          </w:rPr>
          <w:delText xml:space="preserve"> quality</w:delText>
        </w:r>
      </w:del>
      <w:r w:rsidR="006E5347" w:rsidRPr="00271196">
        <w:rPr>
          <w:lang w:val="en-CA"/>
        </w:rPr>
        <w:t xml:space="preserve">. Moreover, </w:t>
      </w:r>
      <w:r w:rsidR="006E5347">
        <w:rPr>
          <w:lang w:val="en-CA"/>
        </w:rPr>
        <w:t xml:space="preserve">an evaluation has been provided </w:t>
      </w:r>
      <w:ins w:id="1424" w:author="palencar1-pc.cs" w:date="2017-04-05T15:41:00Z">
        <w:r w:rsidR="004C12A7">
          <w:rPr>
            <w:lang w:val="en-CA"/>
          </w:rPr>
          <w:t xml:space="preserve">which shows that </w:t>
        </w:r>
      </w:ins>
      <w:del w:id="1425" w:author="palencar1-pc.cs" w:date="2017-04-05T15:41:00Z">
        <w:r w:rsidR="006E5347" w:rsidDel="004C12A7">
          <w:rPr>
            <w:lang w:val="en-CA"/>
          </w:rPr>
          <w:delText xml:space="preserve">that </w:delText>
        </w:r>
      </w:del>
      <w:r w:rsidR="006E5347" w:rsidRPr="00271196">
        <w:rPr>
          <w:lang w:val="en-CA"/>
        </w:rPr>
        <w:t>the effectiveness and performance of APPLET</w:t>
      </w:r>
      <w:r w:rsidR="006E5347">
        <w:rPr>
          <w:lang w:val="en-CA"/>
        </w:rPr>
        <w:t xml:space="preserve"> turns out to be well</w:t>
      </w:r>
      <w:ins w:id="1426" w:author="palencar1-pc.cs" w:date="2017-04-05T15:41:00Z">
        <w:r w:rsidR="004C12A7">
          <w:rPr>
            <w:lang w:val="en-CA"/>
          </w:rPr>
          <w:t>-</w:t>
        </w:r>
      </w:ins>
      <w:del w:id="1427" w:author="palencar1-pc.cs" w:date="2017-04-05T15:41:00Z">
        <w:r w:rsidR="006E5347" w:rsidDel="004C12A7">
          <w:rPr>
            <w:lang w:val="en-CA"/>
          </w:rPr>
          <w:delText xml:space="preserve"> </w:delText>
        </w:r>
      </w:del>
      <w:r w:rsidR="006E5347">
        <w:rPr>
          <w:lang w:val="en-CA"/>
        </w:rPr>
        <w:t xml:space="preserve">suited. </w:t>
      </w:r>
      <w:ins w:id="1428" w:author="palencar1-pc.cs" w:date="2017-04-05T15:42:00Z">
        <w:r w:rsidR="004C12A7">
          <w:rPr>
            <w:lang w:val="en-CA"/>
          </w:rPr>
          <w:t xml:space="preserve">Shokri et al. </w:t>
        </w:r>
      </w:ins>
      <w:del w:id="1429" w:author="palencar1-pc.cs" w:date="2017-04-05T15:42:00Z">
        <w:r w:rsidR="006E5347" w:rsidDel="004C12A7">
          <w:rPr>
            <w:lang w:val="en-CA"/>
          </w:rPr>
          <w:delText>In [12], the author(s)</w:delText>
        </w:r>
      </w:del>
      <w:r w:rsidR="006E5347" w:rsidRPr="00931385">
        <w:rPr>
          <w:lang w:val="en-CA"/>
        </w:rPr>
        <w:t xml:space="preserve"> proposed a novel method for privacy</w:t>
      </w:r>
      <w:r w:rsidR="006E5347">
        <w:rPr>
          <w:lang w:val="en-CA"/>
        </w:rPr>
        <w:t xml:space="preserve"> </w:t>
      </w:r>
      <w:r w:rsidR="006E5347" w:rsidRPr="00931385">
        <w:rPr>
          <w:lang w:val="en-CA"/>
        </w:rPr>
        <w:t>preservation in collaborati</w:t>
      </w:r>
      <w:r w:rsidR="006E5347">
        <w:rPr>
          <w:lang w:val="en-CA"/>
        </w:rPr>
        <w:t xml:space="preserve">ve filtering </w:t>
      </w:r>
      <w:ins w:id="1430" w:author="palencar1-pc.cs" w:date="2017-04-05T15:42:00Z">
        <w:r w:rsidR="004C12A7">
          <w:rPr>
            <w:lang w:val="en-CA"/>
          </w:rPr>
          <w:t>RSs [12].</w:t>
        </w:r>
      </w:ins>
      <w:del w:id="1431" w:author="palencar1-pc.cs" w:date="2017-04-05T15:42:00Z">
        <w:r w:rsidR="006E5347" w:rsidDel="004C12A7">
          <w:rPr>
            <w:lang w:val="en-CA"/>
          </w:rPr>
          <w:delText>recommendation sys</w:delText>
        </w:r>
        <w:r w:rsidR="006E5347" w:rsidRPr="00931385" w:rsidDel="004C12A7">
          <w:rPr>
            <w:lang w:val="en-CA"/>
          </w:rPr>
          <w:delText>tems.</w:delText>
        </w:r>
      </w:del>
      <w:r w:rsidR="006E5347" w:rsidRPr="00931385">
        <w:rPr>
          <w:lang w:val="en-CA"/>
        </w:rPr>
        <w:t xml:space="preserve"> </w:t>
      </w:r>
      <w:r w:rsidR="006E5347">
        <w:rPr>
          <w:lang w:val="en-CA"/>
        </w:rPr>
        <w:t>The author</w:t>
      </w:r>
      <w:del w:id="1432" w:author="palencar1-pc.cs" w:date="2017-04-05T15:44:00Z">
        <w:r w:rsidR="006E5347" w:rsidDel="009C6F25">
          <w:rPr>
            <w:lang w:val="en-CA"/>
          </w:rPr>
          <w:delText>(</w:delText>
        </w:r>
      </w:del>
      <w:r w:rsidR="006E5347">
        <w:rPr>
          <w:lang w:val="en-CA"/>
        </w:rPr>
        <w:t>s</w:t>
      </w:r>
      <w:del w:id="1433" w:author="palencar1-pc.cs" w:date="2017-04-05T15:44:00Z">
        <w:r w:rsidR="006E5347" w:rsidDel="009C6F25">
          <w:rPr>
            <w:lang w:val="en-CA"/>
          </w:rPr>
          <w:delText>)</w:delText>
        </w:r>
      </w:del>
      <w:r w:rsidR="006E5347" w:rsidRPr="00931385">
        <w:rPr>
          <w:lang w:val="en-CA"/>
        </w:rPr>
        <w:t xml:space="preserve"> addressed the problem of protecting </w:t>
      </w:r>
      <w:del w:id="1434" w:author="palencar1-pc.cs" w:date="2017-04-05T15:44:00Z">
        <w:r w:rsidR="006E5347" w:rsidRPr="00931385" w:rsidDel="009C6F25">
          <w:rPr>
            <w:lang w:val="en-CA"/>
          </w:rPr>
          <w:delText xml:space="preserve">the </w:delText>
        </w:r>
      </w:del>
      <w:r w:rsidR="006E5347" w:rsidRPr="00931385">
        <w:rPr>
          <w:lang w:val="en-CA"/>
        </w:rPr>
        <w:t>user</w:t>
      </w:r>
      <w:del w:id="1435" w:author="palencar1-pc.cs" w:date="2017-04-05T15:44:00Z">
        <w:r w:rsidR="006E5347" w:rsidRPr="00931385" w:rsidDel="009C6F25">
          <w:rPr>
            <w:lang w:val="en-CA"/>
          </w:rPr>
          <w:delText>s’</w:delText>
        </w:r>
      </w:del>
      <w:r w:rsidR="006E5347">
        <w:rPr>
          <w:lang w:val="en-CA"/>
        </w:rPr>
        <w:t xml:space="preserve"> </w:t>
      </w:r>
      <w:r w:rsidR="006E5347" w:rsidRPr="00931385">
        <w:rPr>
          <w:lang w:val="en-CA"/>
        </w:rPr>
        <w:t>privacy in the presence of an untrusted central server, where</w:t>
      </w:r>
      <w:r w:rsidR="006E5347">
        <w:rPr>
          <w:lang w:val="en-CA"/>
        </w:rPr>
        <w:t xml:space="preserve"> </w:t>
      </w:r>
      <w:r w:rsidR="006E5347" w:rsidRPr="00931385">
        <w:rPr>
          <w:lang w:val="en-CA"/>
        </w:rPr>
        <w:t xml:space="preserve">the server has access to </w:t>
      </w:r>
      <w:ins w:id="1436" w:author="palencar1-pc.cs" w:date="2017-04-05T15:44:00Z">
        <w:r w:rsidR="009C6F25">
          <w:rPr>
            <w:lang w:val="en-CA"/>
          </w:rPr>
          <w:t xml:space="preserve">the </w:t>
        </w:r>
      </w:ins>
      <w:r w:rsidR="006E5347" w:rsidRPr="00931385">
        <w:rPr>
          <w:lang w:val="en-CA"/>
        </w:rPr>
        <w:t>user</w:t>
      </w:r>
      <w:del w:id="1437" w:author="palencar1-pc.cs" w:date="2017-04-05T15:45:00Z">
        <w:r w:rsidR="006E5347" w:rsidRPr="00931385" w:rsidDel="009C6F25">
          <w:rPr>
            <w:lang w:val="en-CA"/>
          </w:rPr>
          <w:delText>s’</w:delText>
        </w:r>
      </w:del>
      <w:r w:rsidR="006E5347" w:rsidRPr="00931385">
        <w:rPr>
          <w:lang w:val="en-CA"/>
        </w:rPr>
        <w:t xml:space="preserve"> profiles. To avoid privacy violation, a mechanism</w:t>
      </w:r>
      <w:r w:rsidR="006E5347">
        <w:rPr>
          <w:lang w:val="en-CA"/>
        </w:rPr>
        <w:t xml:space="preserve"> is proposed</w:t>
      </w:r>
      <w:r w:rsidR="006E5347" w:rsidRPr="00931385">
        <w:rPr>
          <w:lang w:val="en-CA"/>
        </w:rPr>
        <w:t xml:space="preserve"> where users store locally</w:t>
      </w:r>
      <w:r w:rsidR="006E5347">
        <w:rPr>
          <w:lang w:val="en-CA"/>
        </w:rPr>
        <w:t xml:space="preserve"> </w:t>
      </w:r>
      <w:r w:rsidR="006E5347" w:rsidRPr="00931385">
        <w:rPr>
          <w:lang w:val="en-CA"/>
        </w:rPr>
        <w:t xml:space="preserve">an offline profile on their </w:t>
      </w:r>
      <w:ins w:id="1438" w:author="palencar1-pc.cs" w:date="2017-04-05T15:45:00Z">
        <w:r w:rsidR="009C6F25">
          <w:rPr>
            <w:lang w:val="en-CA"/>
          </w:rPr>
          <w:t>client</w:t>
        </w:r>
      </w:ins>
      <w:del w:id="1439" w:author="palencar1-pc.cs" w:date="2017-04-05T15:45:00Z">
        <w:r w:rsidR="006E5347" w:rsidRPr="00931385" w:rsidDel="009C6F25">
          <w:rPr>
            <w:lang w:val="en-CA"/>
          </w:rPr>
          <w:delText>own</w:delText>
        </w:r>
      </w:del>
      <w:r w:rsidR="006E5347" w:rsidRPr="00931385">
        <w:rPr>
          <w:lang w:val="en-CA"/>
        </w:rPr>
        <w:t xml:space="preserve"> side, hidden from the server,</w:t>
      </w:r>
      <w:r w:rsidR="006E5347">
        <w:rPr>
          <w:lang w:val="en-CA"/>
        </w:rPr>
        <w:t xml:space="preserve"> </w:t>
      </w:r>
      <w:r w:rsidR="006E5347" w:rsidRPr="00931385">
        <w:rPr>
          <w:lang w:val="en-CA"/>
        </w:rPr>
        <w:t>and an online profile on the server from which the server</w:t>
      </w:r>
      <w:r w:rsidR="006E5347">
        <w:rPr>
          <w:lang w:val="en-CA"/>
        </w:rPr>
        <w:t xml:space="preserve"> </w:t>
      </w:r>
      <w:r w:rsidR="006E5347" w:rsidRPr="00931385">
        <w:rPr>
          <w:lang w:val="en-CA"/>
        </w:rPr>
        <w:t>generates the recommendations. The online profiles of different users are frequently synchronized with their offline</w:t>
      </w:r>
      <w:r w:rsidR="006E5347">
        <w:rPr>
          <w:lang w:val="en-CA"/>
        </w:rPr>
        <w:t xml:space="preserve"> </w:t>
      </w:r>
      <w:r w:rsidR="006E5347" w:rsidRPr="00931385">
        <w:rPr>
          <w:lang w:val="en-CA"/>
        </w:rPr>
        <w:t>versions in an independent and distributed way. Using a</w:t>
      </w:r>
      <w:r w:rsidR="006E5347">
        <w:rPr>
          <w:lang w:val="en-CA"/>
        </w:rPr>
        <w:t xml:space="preserve"> </w:t>
      </w:r>
      <w:r w:rsidR="006E5347" w:rsidRPr="00931385">
        <w:rPr>
          <w:lang w:val="en-CA"/>
        </w:rPr>
        <w:t xml:space="preserve">graph theoretic approach, </w:t>
      </w:r>
      <w:r w:rsidR="006E5347">
        <w:rPr>
          <w:lang w:val="en-CA"/>
        </w:rPr>
        <w:t>the author</w:t>
      </w:r>
      <w:del w:id="1440" w:author="palencar1-pc.cs" w:date="2017-04-05T15:45:00Z">
        <w:r w:rsidR="006E5347" w:rsidDel="009C6F25">
          <w:rPr>
            <w:lang w:val="en-CA"/>
          </w:rPr>
          <w:delText>(</w:delText>
        </w:r>
      </w:del>
      <w:r w:rsidR="006E5347">
        <w:rPr>
          <w:lang w:val="en-CA"/>
        </w:rPr>
        <w:t>s</w:t>
      </w:r>
      <w:del w:id="1441" w:author="palencar1-pc.cs" w:date="2017-04-05T15:45:00Z">
        <w:r w:rsidR="006E5347" w:rsidDel="009C6F25">
          <w:rPr>
            <w:lang w:val="en-CA"/>
          </w:rPr>
          <w:delText>)</w:delText>
        </w:r>
      </w:del>
      <w:r w:rsidR="006E5347" w:rsidRPr="00931385">
        <w:rPr>
          <w:lang w:val="en-CA"/>
        </w:rPr>
        <w:t xml:space="preserve"> developed a model where each</w:t>
      </w:r>
      <w:r w:rsidR="006E5347">
        <w:rPr>
          <w:lang w:val="en-CA"/>
        </w:rPr>
        <w:t xml:space="preserve"> </w:t>
      </w:r>
      <w:r w:rsidR="006E5347" w:rsidRPr="00931385">
        <w:rPr>
          <w:lang w:val="en-CA"/>
        </w:rPr>
        <w:t>user arbitrarily contacts other users over time, and modifies</w:t>
      </w:r>
      <w:r w:rsidR="006E5347">
        <w:rPr>
          <w:lang w:val="en-CA"/>
        </w:rPr>
        <w:t xml:space="preserve"> </w:t>
      </w:r>
      <w:r w:rsidR="006E5347" w:rsidRPr="00931385">
        <w:rPr>
          <w:lang w:val="en-CA"/>
        </w:rPr>
        <w:t>his own offline profile thr</w:t>
      </w:r>
      <w:r w:rsidR="006E5347">
        <w:rPr>
          <w:lang w:val="en-CA"/>
        </w:rPr>
        <w:t>ough a process known as aggrega</w:t>
      </w:r>
      <w:r w:rsidR="006E5347" w:rsidRPr="00931385">
        <w:rPr>
          <w:lang w:val="en-CA"/>
        </w:rPr>
        <w:t>tion. Through</w:t>
      </w:r>
      <w:r w:rsidR="006E5347">
        <w:rPr>
          <w:lang w:val="en-CA"/>
        </w:rPr>
        <w:t xml:space="preserve"> </w:t>
      </w:r>
      <w:r w:rsidR="006E5347" w:rsidRPr="00931385">
        <w:rPr>
          <w:lang w:val="en-CA"/>
        </w:rPr>
        <w:t>experiments</w:t>
      </w:r>
      <w:r w:rsidR="007B5C1F">
        <w:rPr>
          <w:lang w:val="en-CA"/>
        </w:rPr>
        <w:t xml:space="preserve"> discussed in the paper</w:t>
      </w:r>
      <w:r w:rsidR="006E5347" w:rsidRPr="00931385">
        <w:rPr>
          <w:lang w:val="en-CA"/>
        </w:rPr>
        <w:t xml:space="preserve">, </w:t>
      </w:r>
      <w:r w:rsidR="006E5347">
        <w:rPr>
          <w:lang w:val="en-CA"/>
        </w:rPr>
        <w:t>it is concluded in the paper</w:t>
      </w:r>
      <w:r w:rsidR="006E5347" w:rsidRPr="00931385">
        <w:rPr>
          <w:lang w:val="en-CA"/>
        </w:rPr>
        <w:t xml:space="preserve"> that such a mechanism can lead to</w:t>
      </w:r>
      <w:r w:rsidR="006E5347">
        <w:rPr>
          <w:lang w:val="en-CA"/>
        </w:rPr>
        <w:t xml:space="preserve"> </w:t>
      </w:r>
      <w:r w:rsidR="006E5347" w:rsidRPr="00931385">
        <w:rPr>
          <w:lang w:val="en-CA"/>
        </w:rPr>
        <w:t xml:space="preserve">a high level of privacy through a proper choice of aggregation functions, while having a </w:t>
      </w:r>
      <w:r w:rsidR="00A847CA">
        <w:rPr>
          <w:lang w:val="en-CA"/>
        </w:rPr>
        <w:t>very little</w:t>
      </w:r>
      <w:r w:rsidR="006E5347" w:rsidRPr="00931385">
        <w:rPr>
          <w:lang w:val="en-CA"/>
        </w:rPr>
        <w:t xml:space="preserve"> effect on</w:t>
      </w:r>
      <w:r w:rsidR="006E5347">
        <w:rPr>
          <w:lang w:val="en-CA"/>
        </w:rPr>
        <w:t xml:space="preserve"> </w:t>
      </w:r>
      <w:r w:rsidR="006E5347" w:rsidRPr="00931385">
        <w:rPr>
          <w:lang w:val="en-CA"/>
        </w:rPr>
        <w:t>the accuracy of the recommendation system. The results</w:t>
      </w:r>
      <w:r w:rsidR="006E5347">
        <w:rPr>
          <w:lang w:val="en-CA"/>
        </w:rPr>
        <w:t xml:space="preserve"> </w:t>
      </w:r>
      <w:r w:rsidR="006E5347" w:rsidRPr="00931385">
        <w:rPr>
          <w:lang w:val="en-CA"/>
        </w:rPr>
        <w:t>illustrate</w:t>
      </w:r>
      <w:r w:rsidR="006E5347">
        <w:rPr>
          <w:lang w:val="en-CA"/>
        </w:rPr>
        <w:t>d</w:t>
      </w:r>
      <w:r w:rsidR="006E5347" w:rsidRPr="00931385">
        <w:rPr>
          <w:lang w:val="en-CA"/>
        </w:rPr>
        <w:t xml:space="preserve"> that similarity-based aggregation functions, where</w:t>
      </w:r>
      <w:r w:rsidR="006E5347">
        <w:rPr>
          <w:lang w:val="en-CA"/>
        </w:rPr>
        <w:t xml:space="preserve"> </w:t>
      </w:r>
      <w:r w:rsidR="006E5347" w:rsidRPr="00931385">
        <w:rPr>
          <w:lang w:val="en-CA"/>
        </w:rPr>
        <w:t>users receive items from othe</w:t>
      </w:r>
      <w:r w:rsidR="006E5347">
        <w:rPr>
          <w:lang w:val="en-CA"/>
        </w:rPr>
        <w:t>r users proportional to the sim</w:t>
      </w:r>
      <w:r w:rsidR="006E5347" w:rsidRPr="00931385">
        <w:rPr>
          <w:lang w:val="en-CA"/>
        </w:rPr>
        <w:t xml:space="preserve">ilarity </w:t>
      </w:r>
      <w:r w:rsidR="006E5347" w:rsidRPr="00931385">
        <w:rPr>
          <w:lang w:val="en-CA"/>
        </w:rPr>
        <w:lastRenderedPageBreak/>
        <w:t>between them, yield a considerable privacy level at a</w:t>
      </w:r>
      <w:r w:rsidR="006E5347">
        <w:rPr>
          <w:lang w:val="en-CA"/>
        </w:rPr>
        <w:t xml:space="preserve"> </w:t>
      </w:r>
      <w:r w:rsidR="006E5347" w:rsidRPr="00931385">
        <w:rPr>
          <w:lang w:val="en-CA"/>
        </w:rPr>
        <w:t>very low accuracy loss.</w:t>
      </w:r>
      <w:r w:rsidR="006E5347">
        <w:rPr>
          <w:lang w:val="en-CA"/>
        </w:rPr>
        <w:t xml:space="preserve"> </w:t>
      </w:r>
      <w:ins w:id="1442" w:author="palencar1-pc.cs" w:date="2017-04-05T15:46:00Z">
        <w:r w:rsidR="009C6F25">
          <w:rPr>
            <w:lang w:val="en-CA"/>
          </w:rPr>
          <w:t xml:space="preserve">Other </w:t>
        </w:r>
      </w:ins>
      <w:del w:id="1443" w:author="palencar1-pc.cs" w:date="2017-04-05T15:46:00Z">
        <w:r w:rsidR="006E5347" w:rsidDel="009C6F25">
          <w:rPr>
            <w:lang w:val="en-CA"/>
          </w:rPr>
          <w:delText xml:space="preserve">The </w:delText>
        </w:r>
      </w:del>
      <w:r w:rsidR="006E5347">
        <w:rPr>
          <w:lang w:val="en-CA"/>
        </w:rPr>
        <w:t xml:space="preserve">findings </w:t>
      </w:r>
      <w:del w:id="1444" w:author="palencar1-pc.cs" w:date="2017-04-05T15:46:00Z">
        <w:r w:rsidR="006E5347" w:rsidDel="009C6F25">
          <w:rPr>
            <w:lang w:val="en-CA"/>
          </w:rPr>
          <w:delText xml:space="preserve">in [14] </w:delText>
        </w:r>
      </w:del>
      <w:r w:rsidR="006E5347" w:rsidRPr="00B460AE">
        <w:rPr>
          <w:lang w:val="en-CA"/>
        </w:rPr>
        <w:t xml:space="preserve">suggest that </w:t>
      </w:r>
      <w:ins w:id="1445" w:author="palencar1-pc.cs" w:date="2017-04-05T15:46:00Z">
        <w:r w:rsidR="009C6F25">
          <w:rPr>
            <w:lang w:val="en-CA"/>
          </w:rPr>
          <w:t xml:space="preserve">the </w:t>
        </w:r>
      </w:ins>
      <w:r w:rsidR="006E5347" w:rsidRPr="00B460AE">
        <w:rPr>
          <w:lang w:val="en-CA"/>
        </w:rPr>
        <w:t>users’ online information</w:t>
      </w:r>
      <w:r w:rsidR="006E5347">
        <w:rPr>
          <w:lang w:val="en-CA"/>
        </w:rPr>
        <w:t xml:space="preserve"> </w:t>
      </w:r>
      <w:r w:rsidR="006E5347" w:rsidRPr="00B460AE">
        <w:rPr>
          <w:lang w:val="en-CA"/>
        </w:rPr>
        <w:t>is multi-dimensional regarding privacy concerns, especially in a</w:t>
      </w:r>
      <w:r w:rsidR="006E5347">
        <w:rPr>
          <w:lang w:val="en-CA"/>
        </w:rPr>
        <w:t xml:space="preserve"> </w:t>
      </w:r>
      <w:r w:rsidR="006E5347" w:rsidRPr="00B460AE">
        <w:rPr>
          <w:lang w:val="en-CA"/>
        </w:rPr>
        <w:t>recommender context</w:t>
      </w:r>
      <w:ins w:id="1446" w:author="palencar1-pc.cs" w:date="2017-04-05T15:47:00Z">
        <w:r w:rsidR="009C6F25">
          <w:rPr>
            <w:lang w:val="en-CA"/>
          </w:rPr>
          <w:t xml:space="preserve"> [14].</w:t>
        </w:r>
      </w:ins>
      <w:del w:id="1447" w:author="palencar1-pc.cs" w:date="2017-04-05T15:47:00Z">
        <w:r w:rsidR="006E5347" w:rsidRPr="00B460AE" w:rsidDel="009C6F25">
          <w:rPr>
            <w:lang w:val="en-CA"/>
          </w:rPr>
          <w:delText>.</w:delText>
        </w:r>
      </w:del>
      <w:r w:rsidR="006E5347" w:rsidRPr="00B460AE">
        <w:rPr>
          <w:lang w:val="en-CA"/>
        </w:rPr>
        <w:t xml:space="preserve"> </w:t>
      </w:r>
    </w:p>
    <w:p w:rsidR="00554EF0" w:rsidRDefault="00554EF0" w:rsidP="00554EF0">
      <w:pPr>
        <w:pStyle w:val="Heading2"/>
      </w:pPr>
      <w:bookmarkStart w:id="1448" w:name="_Toc479241896"/>
      <w:r>
        <w:t>Privacy</w:t>
      </w:r>
      <w:ins w:id="1449" w:author="palencar1-pc.cs" w:date="2017-04-05T15:47:00Z">
        <w:r w:rsidR="004331CF">
          <w:t>-</w:t>
        </w:r>
      </w:ins>
      <w:del w:id="1450" w:author="palencar1-pc.cs" w:date="2017-04-05T15:47:00Z">
        <w:r w:rsidDel="004331CF">
          <w:delText xml:space="preserve"> </w:delText>
        </w:r>
      </w:del>
      <w:r>
        <w:t xml:space="preserve">Preserving Methodologies for </w:t>
      </w:r>
      <w:r w:rsidR="00390006">
        <w:t>Recommender System</w:t>
      </w:r>
      <w:r w:rsidR="00EC59C4">
        <w:t>s</w:t>
      </w:r>
      <w:bookmarkEnd w:id="1448"/>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w:t>
      </w:r>
      <w:ins w:id="1451" w:author="palencar1-pc.cs" w:date="2017-04-05T15:47:00Z">
        <w:r w:rsidR="004331CF">
          <w:rPr>
            <w:lang w:val="en-CA"/>
          </w:rPr>
          <w:t>Ss</w:t>
        </w:r>
      </w:ins>
      <w:del w:id="1452" w:author="palencar1-pc.cs" w:date="2017-04-05T15:47:00Z">
        <w:r w:rsidR="00390006" w:rsidDel="004331CF">
          <w:rPr>
            <w:lang w:val="en-CA"/>
          </w:rPr>
          <w:delText>ecommender System</w:delText>
        </w:r>
        <w:r w:rsidR="00EC59C4" w:rsidDel="004331CF">
          <w:rPr>
            <w:lang w:val="en-CA"/>
          </w:rPr>
          <w:delText>s</w:delText>
        </w:r>
      </w:del>
      <w:r w:rsidR="004A3EF5" w:rsidRPr="004A3EF5">
        <w:rPr>
          <w:lang w:val="en-CA"/>
        </w:rPr>
        <w:t xml:space="preserve"> are facing a significant challenge, namely, how to protect</w:t>
      </w:r>
      <w:r>
        <w:rPr>
          <w:lang w:val="en-CA"/>
        </w:rPr>
        <w:t xml:space="preserve"> </w:t>
      </w:r>
      <w:r w:rsidR="004A3EF5" w:rsidRPr="004A3EF5">
        <w:rPr>
          <w:lang w:val="en-CA"/>
        </w:rPr>
        <w:t xml:space="preserve">the location privacy of users while preserving the </w:t>
      </w:r>
      <w:ins w:id="1453" w:author="palencar1-pc.cs" w:date="2017-04-05T15:48:00Z">
        <w:r w:rsidR="004331CF">
          <w:rPr>
            <w:lang w:val="en-CA"/>
          </w:rPr>
          <w:t xml:space="preserve">quality of the </w:t>
        </w:r>
      </w:ins>
      <w:r w:rsidR="004A3EF5" w:rsidRPr="004A3EF5">
        <w:rPr>
          <w:lang w:val="en-CA"/>
        </w:rPr>
        <w:t>recommendation</w:t>
      </w:r>
      <w:ins w:id="1454" w:author="palencar1-pc.cs" w:date="2017-04-05T15:48:00Z">
        <w:r w:rsidR="004331CF">
          <w:rPr>
            <w:lang w:val="en-CA"/>
          </w:rPr>
          <w:t>s</w:t>
        </w:r>
      </w:ins>
      <w:del w:id="1455" w:author="palencar1-pc.cs" w:date="2017-04-05T15:48:00Z">
        <w:r w:rsidR="004A3EF5" w:rsidRPr="004A3EF5" w:rsidDel="004331CF">
          <w:rPr>
            <w:lang w:val="en-CA"/>
          </w:rPr>
          <w:delText xml:space="preserve"> quality</w:delText>
        </w:r>
      </w:del>
      <w:r w:rsidR="004A3EF5" w:rsidRPr="004A3EF5">
        <w:rPr>
          <w:lang w:val="en-CA"/>
        </w:rPr>
        <w:t>. There are several studies that have achieved location privacy, which are based on</w:t>
      </w:r>
      <w:r>
        <w:rPr>
          <w:lang w:val="en-CA"/>
        </w:rPr>
        <w:t xml:space="preserve"> </w:t>
      </w:r>
      <w:r w:rsidR="004A3EF5" w:rsidRPr="004A3EF5">
        <w:rPr>
          <w:lang w:val="en-CA"/>
        </w:rPr>
        <w:t xml:space="preserve">anonymity, differential privacy, and encryption schemes. </w:t>
      </w:r>
      <w:ins w:id="1456" w:author="palencar1-pc.cs" w:date="2017-04-05T15:48:00Z">
        <w:r w:rsidR="004331CF">
          <w:rPr>
            <w:lang w:val="en-CA"/>
          </w:rPr>
          <w:t>Some</w:t>
        </w:r>
      </w:ins>
      <w:del w:id="1457" w:author="palencar1-pc.cs" w:date="2017-04-05T15:48:00Z">
        <w:r w:rsidR="004A3EF5" w:rsidRPr="004A3EF5" w:rsidDel="004331CF">
          <w:rPr>
            <w:lang w:val="en-CA"/>
          </w:rPr>
          <w:delText>The</w:delText>
        </w:r>
      </w:del>
      <w:r w:rsidR="004A3EF5" w:rsidRPr="004A3EF5">
        <w:rPr>
          <w:lang w:val="en-CA"/>
        </w:rPr>
        <w:t xml:space="preserve"> authors </w:t>
      </w:r>
      <w:del w:id="1458" w:author="palencar1-pc.cs" w:date="2017-04-05T15:48:00Z">
        <w:r w:rsidR="004A3EF5" w:rsidRPr="004A3EF5" w:rsidDel="004331CF">
          <w:rPr>
            <w:lang w:val="en-CA"/>
          </w:rPr>
          <w:delText>of [</w:delText>
        </w:r>
        <w:r w:rsidR="007468D2" w:rsidDel="004331CF">
          <w:rPr>
            <w:lang w:val="en-CA"/>
          </w:rPr>
          <w:delText>49</w:delText>
        </w:r>
        <w:r w:rsidR="004A3EF5" w:rsidRPr="004A3EF5" w:rsidDel="004331CF">
          <w:rPr>
            <w:rFonts w:hint="eastAsia"/>
            <w:lang w:val="en-CA"/>
          </w:rPr>
          <w:delText>–</w:delText>
        </w:r>
        <w:r w:rsidR="007468D2" w:rsidDel="004331CF">
          <w:rPr>
            <w:lang w:val="en-CA"/>
          </w:rPr>
          <w:delText>51</w:delText>
        </w:r>
        <w:r w:rsidR="004A3EF5" w:rsidRPr="004A3EF5" w:rsidDel="004331CF">
          <w:rPr>
            <w:lang w:val="en-CA"/>
          </w:rPr>
          <w:delText xml:space="preserve">] </w:delText>
        </w:r>
      </w:del>
      <w:r w:rsidR="004A3EF5" w:rsidRPr="004A3EF5">
        <w:rPr>
          <w:lang w:val="en-CA"/>
        </w:rPr>
        <w:t xml:space="preserve">proposed </w:t>
      </w:r>
      <w:del w:id="1459" w:author="palencar1-pc.cs" w:date="2017-04-05T15:48:00Z">
        <w:r w:rsidR="004A3EF5" w:rsidRPr="004A3EF5" w:rsidDel="004331CF">
          <w:rPr>
            <w:lang w:val="en-CA"/>
          </w:rPr>
          <w:delText xml:space="preserve">some </w:delText>
        </w:r>
      </w:del>
      <w:r w:rsidR="004A3EF5" w:rsidRPr="004A3EF5">
        <w:rPr>
          <w:lang w:val="en-CA"/>
        </w:rPr>
        <w:t>location</w:t>
      </w:r>
      <w:r>
        <w:rPr>
          <w:lang w:val="en-CA"/>
        </w:rPr>
        <w:t>-</w:t>
      </w:r>
      <w:ins w:id="1460" w:author="palencar1-pc.cs" w:date="2017-04-05T15:48:00Z">
        <w:r w:rsidR="004331CF">
          <w:rPr>
            <w:lang w:val="en-CA"/>
          </w:rPr>
          <w:t xml:space="preserve">oriented </w:t>
        </w:r>
      </w:ins>
      <w:r w:rsidR="004A3EF5" w:rsidRPr="004A3EF5">
        <w:rPr>
          <w:lang w:val="en-CA"/>
        </w:rPr>
        <w:t>privacy</w:t>
      </w:r>
      <w:ins w:id="1461" w:author="palencar1-pc.cs" w:date="2017-04-05T15:49:00Z">
        <w:r w:rsidR="004331CF">
          <w:rPr>
            <w:lang w:val="en-CA"/>
          </w:rPr>
          <w:t>-</w:t>
        </w:r>
      </w:ins>
      <w:del w:id="1462" w:author="palencar1-pc.cs" w:date="2017-04-05T15:49:00Z">
        <w:r w:rsidDel="004331CF">
          <w:rPr>
            <w:lang w:val="en-CA"/>
          </w:rPr>
          <w:delText xml:space="preserve"> </w:delText>
        </w:r>
      </w:del>
      <w:r w:rsidR="001829B6">
        <w:rPr>
          <w:lang w:val="en-CA"/>
        </w:rPr>
        <w:t>preserving mechanisms</w:t>
      </w:r>
      <w:r w:rsidR="004A3EF5" w:rsidRPr="004A3EF5">
        <w:rPr>
          <w:lang w:val="en-CA"/>
        </w:rPr>
        <w:t xml:space="preserve"> based on anonymity to protect </w:t>
      </w:r>
      <w:del w:id="1463" w:author="palencar1-pc.cs" w:date="2017-04-05T15:49:00Z">
        <w:r w:rsidR="004A3EF5" w:rsidRPr="004A3EF5" w:rsidDel="004331CF">
          <w:rPr>
            <w:lang w:val="en-CA"/>
          </w:rPr>
          <w:delText xml:space="preserve">the </w:delText>
        </w:r>
      </w:del>
      <w:r w:rsidR="004A3EF5" w:rsidRPr="004A3EF5">
        <w:rPr>
          <w:lang w:val="en-CA"/>
        </w:rPr>
        <w:t>user</w:t>
      </w:r>
      <w:del w:id="1464" w:author="palencar1-pc.cs" w:date="2017-04-05T15:49:00Z">
        <w:r w:rsidR="004A3EF5" w:rsidRPr="004A3EF5" w:rsidDel="004331CF">
          <w:rPr>
            <w:rFonts w:hint="eastAsia"/>
            <w:lang w:val="en-CA"/>
          </w:rPr>
          <w:delText>’</w:delText>
        </w:r>
        <w:r w:rsidR="004A3EF5" w:rsidRPr="004A3EF5" w:rsidDel="004331CF">
          <w:rPr>
            <w:lang w:val="en-CA"/>
          </w:rPr>
          <w:delText>s</w:delText>
        </w:r>
      </w:del>
      <w:r w:rsidR="004A3EF5" w:rsidRPr="004A3EF5">
        <w:rPr>
          <w:lang w:val="en-CA"/>
        </w:rPr>
        <w:t xml:space="preserve"> location privacy</w:t>
      </w:r>
      <w:ins w:id="1465" w:author="palencar1-pc.cs" w:date="2017-04-05T15:49:00Z">
        <w:r w:rsidR="004331CF">
          <w:rPr>
            <w:lang w:val="en-CA"/>
          </w:rPr>
          <w:t xml:space="preserve"> [49-51]</w:t>
        </w:r>
      </w:ins>
      <w:r w:rsidR="004A3EF5" w:rsidRPr="004A3EF5">
        <w:rPr>
          <w:lang w:val="en-CA"/>
        </w:rPr>
        <w:t>. To solve the shortcomings of the</w:t>
      </w:r>
      <w:ins w:id="1466" w:author="palencar1-pc.cs" w:date="2017-04-05T15:49:00Z">
        <w:r w:rsidR="004331CF">
          <w:rPr>
            <w:lang w:val="en-CA"/>
          </w:rPr>
          <w:t>se</w:t>
        </w:r>
      </w:ins>
      <w:r w:rsidR="004A3EF5" w:rsidRPr="004A3EF5">
        <w:rPr>
          <w:lang w:val="en-CA"/>
        </w:rPr>
        <w:t xml:space="preserve"> </w:t>
      </w:r>
      <w:ins w:id="1467" w:author="palencar1-pc.cs" w:date="2017-04-05T15:49:00Z">
        <w:r w:rsidR="004331CF">
          <w:rPr>
            <w:lang w:val="en-CA"/>
          </w:rPr>
          <w:t xml:space="preserve">solutions, </w:t>
        </w:r>
      </w:ins>
      <w:del w:id="1468" w:author="palencar1-pc.cs" w:date="2017-04-05T15:49:00Z">
        <w:r w:rsidR="004A3EF5" w:rsidRPr="004A3EF5" w:rsidDel="004331CF">
          <w:rPr>
            <w:lang w:val="en-CA"/>
          </w:rPr>
          <w:delText>above schemes,</w:delText>
        </w:r>
      </w:del>
      <w:r w:rsidR="004A3EF5" w:rsidRPr="004A3EF5">
        <w:rPr>
          <w:lang w:val="en-CA"/>
        </w:rPr>
        <w:t xml:space="preserve"> </w:t>
      </w:r>
      <w:ins w:id="1469" w:author="palencar1-pc.cs" w:date="2017-04-05T15:49:00Z">
        <w:r w:rsidR="004331CF">
          <w:rPr>
            <w:lang w:val="en-CA"/>
          </w:rPr>
          <w:t>other</w:t>
        </w:r>
      </w:ins>
      <w:del w:id="1470" w:author="palencar1-pc.cs" w:date="2017-04-05T15:49:00Z">
        <w:r w:rsidR="004A3EF5" w:rsidRPr="004A3EF5" w:rsidDel="004331CF">
          <w:rPr>
            <w:lang w:val="en-CA"/>
          </w:rPr>
          <w:delText>the</w:delText>
        </w:r>
      </w:del>
      <w:r w:rsidR="004A3EF5" w:rsidRPr="004A3EF5">
        <w:rPr>
          <w:lang w:val="en-CA"/>
        </w:rPr>
        <w:t xml:space="preserve"> authors </w:t>
      </w:r>
      <w:del w:id="1471" w:author="palencar1-pc.cs" w:date="2017-04-05T15:50:00Z">
        <w:r w:rsidR="004A3EF5" w:rsidRPr="004A3EF5" w:rsidDel="004331CF">
          <w:rPr>
            <w:lang w:val="en-CA"/>
          </w:rPr>
          <w:delText>of [</w:delText>
        </w:r>
        <w:r w:rsidR="007468D2" w:rsidDel="004331CF">
          <w:rPr>
            <w:lang w:val="en-CA"/>
          </w:rPr>
          <w:delText>52</w:delText>
        </w:r>
        <w:r w:rsidR="004A3EF5" w:rsidRPr="004A3EF5" w:rsidDel="004331CF">
          <w:rPr>
            <w:rFonts w:hint="eastAsia"/>
            <w:lang w:val="en-CA"/>
          </w:rPr>
          <w:delText>–</w:delText>
        </w:r>
        <w:r w:rsidR="007468D2" w:rsidDel="004331CF">
          <w:rPr>
            <w:lang w:val="en-CA"/>
          </w:rPr>
          <w:delText>54</w:delText>
        </w:r>
        <w:r w:rsidR="004A3EF5" w:rsidRPr="004A3EF5" w:rsidDel="004331CF">
          <w:rPr>
            <w:lang w:val="en-CA"/>
          </w:rPr>
          <w:delText xml:space="preserve">] </w:delText>
        </w:r>
      </w:del>
      <w:r w:rsidR="004A3EF5" w:rsidRPr="004A3EF5">
        <w:rPr>
          <w:lang w:val="en-CA"/>
        </w:rPr>
        <w:t>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ins w:id="1472" w:author="palencar1-pc.cs" w:date="2017-04-05T15:50:00Z">
        <w:r w:rsidR="004331CF">
          <w:rPr>
            <w:lang w:val="en-CA"/>
          </w:rPr>
          <w:t xml:space="preserve"> [52-54]</w:t>
        </w:r>
      </w:ins>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1473" w:name="_Toc479241897"/>
      <w:r>
        <w:t>Proposed Approach</w:t>
      </w:r>
      <w:bookmarkEnd w:id="1473"/>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lastRenderedPageBreak/>
        <w:t xml:space="preserve">In this chapter we will discuss </w:t>
      </w:r>
      <w:r w:rsidR="0076153C">
        <w:t xml:space="preserve">the proposed approach to tackle the challenges described in the previous sections. </w:t>
      </w:r>
      <w:r w:rsidR="00486091">
        <w:t xml:space="preserve">Let us start with a conceptual model of a </w:t>
      </w:r>
      <w:r w:rsidR="00390006">
        <w:t>Recommender System</w:t>
      </w:r>
      <w:r w:rsidR="00486091">
        <w:t xml:space="preserve"> as a system where the resultant recommendations are affected by the privacy factors (e.g. user controls, privacy settings etc.) and the contextual risk factors (e.g. location, social connections etc.). </w:t>
      </w:r>
      <w:r w:rsidR="00F70158">
        <w:t xml:space="preserve">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 xml:space="preserve">Thus, in order to propose a model for the </w:t>
      </w:r>
      <w:r w:rsidR="00390006">
        <w:t>Recommender System</w:t>
      </w:r>
      <w:r w:rsidR="00486091">
        <w:t>, we need to have model which takes into account these two factors affecting the system.</w:t>
      </w:r>
    </w:p>
    <w:p w:rsidR="00AA266C" w:rsidRDefault="0034642A" w:rsidP="008C02B6">
      <w:pPr>
        <w:pStyle w:val="BodyTextFirstIndent"/>
        <w:keepNext/>
        <w:spacing w:line="480" w:lineRule="auto"/>
        <w:ind w:firstLine="0"/>
        <w:rPr>
          <w:noProof/>
          <w:lang w:val="en-CA" w:eastAsia="en-CA"/>
        </w:rPr>
      </w:pPr>
      <w:r>
        <w:t xml:space="preserve">The proposed approach to describe a model for the </w:t>
      </w:r>
      <w:r w:rsidR="00390006">
        <w:t>Recommender System</w:t>
      </w:r>
      <w:r>
        <w:t xml:space="preserve">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lastRenderedPageBreak/>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bookmarkStart w:id="1474" w:name="_Toc479241839"/>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diagram </w:t>
      </w:r>
      <w:r w:rsidRPr="0087028F">
        <w:t>of a Recommender System</w:t>
      </w:r>
      <w:bookmarkEnd w:id="1474"/>
    </w:p>
    <w:p w:rsidR="000324DC" w:rsidRPr="0034642A" w:rsidRDefault="000324DC" w:rsidP="00D24154">
      <w:pPr>
        <w:pStyle w:val="BodyTextFirstIndent"/>
        <w:keepNext/>
        <w:spacing w:line="480" w:lineRule="auto"/>
      </w:pPr>
    </w:p>
    <w:p w:rsidR="000324DC" w:rsidRDefault="0034642A" w:rsidP="00463B29">
      <w:pPr>
        <w:pStyle w:val="Caption"/>
      </w:pPr>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bookmarkStart w:id="1475" w:name="_Toc479241840"/>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r w:rsidR="00027DB6">
        <w:t>Workflow</w:t>
      </w:r>
      <w:bookmarkEnd w:id="1475"/>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w:t>
      </w:r>
      <w:r w:rsidR="00390006">
        <w:t>Recommender System</w:t>
      </w:r>
      <w:r w:rsidR="00F76AAE">
        <w:t>.</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w:t>
      </w:r>
      <w:r w:rsidR="00390006">
        <w:t>Recommender System</w:t>
      </w:r>
      <w:r w:rsidR="00BB1D55">
        <w:t xml:space="preserve">.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w:t>
      </w:r>
      <w:r w:rsidR="00FA133B">
        <w:t xml:space="preserve"> workings of the subsystems an</w:t>
      </w:r>
      <w:r w:rsidR="000F27C0">
        <w:t xml:space="preserve">d the </w:t>
      </w:r>
      <w:r w:rsidR="00390006">
        <w:t>Recommender System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1476" w:name="_Toc479241898"/>
      <w:r>
        <w:lastRenderedPageBreak/>
        <w:t>UML Diagrams</w:t>
      </w:r>
      <w:bookmarkEnd w:id="1476"/>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1477" w:name="_Toc479241899"/>
      <w:r>
        <w:t>Activity Diagram</w:t>
      </w:r>
      <w:bookmarkEnd w:id="1477"/>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1478" w:name="_Toc479241900"/>
      <w:r>
        <w:t>Sequence Diagrams</w:t>
      </w:r>
      <w:bookmarkEnd w:id="1478"/>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1479" w:name="_Toc479241901"/>
      <w:r>
        <w:t>Goal Model</w:t>
      </w:r>
      <w:bookmarkEnd w:id="1479"/>
    </w:p>
    <w:p w:rsidR="005D58B6" w:rsidRPr="005D58B6" w:rsidRDefault="005D58B6" w:rsidP="0028294A">
      <w:pPr>
        <w:pStyle w:val="BodyText"/>
        <w:spacing w:line="480" w:lineRule="auto"/>
      </w:pPr>
      <w:r>
        <w:t xml:space="preserve">Goal models for the </w:t>
      </w:r>
      <w:r w:rsidR="00390006">
        <w:t>Recommender System</w:t>
      </w:r>
      <w:r w:rsidR="00EC59C4">
        <w:t>s</w:t>
      </w:r>
      <w:r w:rsidR="0028294A">
        <w:t xml:space="preserve"> were introduced in [1]. In this thesis, the goal models are generalized to the</w:t>
      </w:r>
      <w:r>
        <w:t xml:space="preserve"> </w:t>
      </w:r>
      <w:r w:rsidR="00142F82">
        <w:t xml:space="preserve">subsystem model of the </w:t>
      </w:r>
      <w:r w:rsidR="00390006">
        <w:t>Recommender System</w:t>
      </w:r>
      <w:r w:rsidR="00142F82">
        <w:t xml:space="preserve">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1480" w:name="_Toc479241902"/>
      <w:r>
        <w:lastRenderedPageBreak/>
        <w:t xml:space="preserve">Multi-agent system Model and </w:t>
      </w:r>
      <w:r w:rsidR="008C23C3">
        <w:t>System Description</w:t>
      </w:r>
      <w:bookmarkEnd w:id="1480"/>
    </w:p>
    <w:p w:rsidR="00A00295" w:rsidRDefault="00606601" w:rsidP="00A00295">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1481" w:name="_Toc479241841"/>
      <w:r>
        <w:t xml:space="preserve">Figure </w:t>
      </w:r>
      <w:r>
        <w:fldChar w:fldCharType="begin"/>
      </w:r>
      <w:r>
        <w:instrText xml:space="preserve"> SEQ Figure \* ARABIC </w:instrText>
      </w:r>
      <w:r>
        <w:fldChar w:fldCharType="separate"/>
      </w:r>
      <w:r w:rsidR="00823832">
        <w:rPr>
          <w:noProof/>
        </w:rPr>
        <w:t>3</w:t>
      </w:r>
      <w:r>
        <w:fldChar w:fldCharType="end"/>
      </w:r>
      <w:r>
        <w:t xml:space="preserve"> Proposed Approach</w:t>
      </w:r>
      <w:bookmarkEnd w:id="1481"/>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lastRenderedPageBreak/>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1482" w:name="_Toc479241842"/>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1482"/>
    </w:p>
    <w:p w:rsidR="004F4C11" w:rsidRDefault="004F4C11" w:rsidP="004F4C11">
      <w:pPr>
        <w:pStyle w:val="Heading2"/>
      </w:pPr>
      <w:bookmarkStart w:id="1483" w:name="_Toc479241903"/>
      <w:r>
        <w:lastRenderedPageBreak/>
        <w:t>Goal Models</w:t>
      </w:r>
      <w:r w:rsidR="007A51E3">
        <w:t xml:space="preserve"> for the Subsystems</w:t>
      </w:r>
      <w:bookmarkEnd w:id="1483"/>
    </w:p>
    <w:p w:rsidR="003354E9" w:rsidRPr="003354E9" w:rsidRDefault="003354E9" w:rsidP="003354E9">
      <w:pPr>
        <w:pStyle w:val="BodyText"/>
        <w:spacing w:line="480" w:lineRule="auto"/>
        <w:rPr>
          <w:lang w:val="en-CA"/>
        </w:rPr>
      </w:pPr>
      <w:r>
        <w:rPr>
          <w:lang w:val="en-CA"/>
        </w:rPr>
        <w:t xml:space="preserve">We will now discuss the goal models of the subsystems which makes up a risk aware and privacy preserving </w:t>
      </w:r>
      <w:r w:rsidR="00390006">
        <w:rPr>
          <w:lang w:val="en-CA"/>
        </w:rPr>
        <w:t>Recommender System</w:t>
      </w:r>
      <w:r>
        <w:rPr>
          <w:lang w:val="en-CA"/>
        </w:rPr>
        <w:t xml:space="preserve"> and also explain the contribution of each subsystems and the agents involved in the respective subsystems.</w:t>
      </w:r>
    </w:p>
    <w:p w:rsidR="004F4C11" w:rsidRDefault="004F4C11" w:rsidP="004F4C11">
      <w:pPr>
        <w:pStyle w:val="Heading3"/>
      </w:pPr>
      <w:bookmarkStart w:id="1484" w:name="_Toc479241904"/>
      <w:r>
        <w:t>Goal Model: Data Subsystem</w:t>
      </w:r>
      <w:bookmarkEnd w:id="1484"/>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1485" w:name="_Toc479241843"/>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Goal model for the data agent and the aggregator agent</w:t>
      </w:r>
      <w:bookmarkEnd w:id="1485"/>
    </w:p>
    <w:p w:rsidR="004F4C11" w:rsidRDefault="0046089A" w:rsidP="00306EBC">
      <w:pPr>
        <w:spacing w:line="480" w:lineRule="auto"/>
      </w:pPr>
      <w:r w:rsidRPr="0046089A">
        <w:rPr>
          <w:lang w:val="en-CA"/>
        </w:rPr>
        <w:t xml:space="preserve">Let us first start with the data subsystem manages. This subsystem is responsible for managing the data inflow and outflow from the </w:t>
      </w:r>
      <w:r w:rsidR="00390006">
        <w:rPr>
          <w:lang w:val="en-CA"/>
        </w:rPr>
        <w:t>Recommender System</w:t>
      </w:r>
      <w:r w:rsidRPr="0046089A">
        <w:rPr>
          <w:lang w:val="en-CA"/>
        </w:rPr>
        <w:t>.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1486" w:name="_Toc479241905"/>
      <w:r>
        <w:t>Goal Model: Privacy Subsystem</w:t>
      </w:r>
      <w:bookmarkEnd w:id="1486"/>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1487" w:name="_Toc479241844"/>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Goal model for the user privacy agent</w:t>
      </w:r>
      <w:bookmarkEnd w:id="1487"/>
    </w:p>
    <w:p w:rsidR="006E75FA" w:rsidRDefault="006E75FA" w:rsidP="004828CA">
      <w:pPr>
        <w:pStyle w:val="BodyText"/>
        <w:spacing w:line="480" w:lineRule="auto"/>
      </w:pPr>
      <w:r>
        <w:rPr>
          <w:lang w:val="en-CA"/>
        </w:rPr>
        <w:t xml:space="preserve">The Privacy subsystem manages the privacy aspect of the </w:t>
      </w:r>
      <w:r w:rsidR="00390006">
        <w:rPr>
          <w:lang w:val="en-CA"/>
        </w:rPr>
        <w:t>Recommender System</w:t>
      </w:r>
      <w:r>
        <w:rPr>
          <w:lang w:val="en-CA"/>
        </w:rPr>
        <w:t xml:space="preserve">.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 xml:space="preserve">To understand the role of the privacy subsystem within the </w:t>
      </w:r>
      <w:r w:rsidR="00390006">
        <w:t>Recommender System</w:t>
      </w:r>
      <w:r>
        <w:t xml:space="preserve">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1488" w:name="_Toc479241906"/>
      <w:r>
        <w:t>Goal Model: Risk Subsystem</w:t>
      </w:r>
      <w:bookmarkEnd w:id="1488"/>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1489" w:name="_Toc479241845"/>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1489"/>
    </w:p>
    <w:p w:rsidR="00B86A7A" w:rsidRPr="009929A4" w:rsidRDefault="00B86A7A" w:rsidP="00B86A7A">
      <w:pPr>
        <w:pStyle w:val="BodyText"/>
        <w:spacing w:line="480" w:lineRule="auto"/>
        <w:rPr>
          <w:lang w:val="en-CA"/>
        </w:rPr>
      </w:pPr>
      <w:r>
        <w:rPr>
          <w:lang w:val="en-CA"/>
        </w:rPr>
        <w:t xml:space="preserve">This sub system handles the contextual risk by getting the contextual information i.e. time, location and social information from the user and then feeding this information to the </w:t>
      </w:r>
      <w:r w:rsidR="00390006">
        <w:rPr>
          <w:lang w:val="en-CA"/>
        </w:rPr>
        <w:t>Recommender System</w:t>
      </w:r>
      <w:r>
        <w:rPr>
          <w:lang w:val="en-CA"/>
        </w:rPr>
        <w:t>. It consists of two agents the Context Analyzer Agent and the User Risk Agent.</w:t>
      </w:r>
    </w:p>
    <w:p w:rsidR="00B86A7A" w:rsidRDefault="00B86A7A" w:rsidP="006034A2">
      <w:pPr>
        <w:spacing w:line="480" w:lineRule="auto"/>
      </w:pPr>
      <w:r>
        <w:lastRenderedPageBreak/>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1490" w:name="_Toc479241907"/>
      <w:r>
        <w:t>Combined Goal Model</w:t>
      </w:r>
      <w:r w:rsidR="006F75E5">
        <w:t xml:space="preserve"> of the System</w:t>
      </w:r>
      <w:bookmarkEnd w:id="1490"/>
    </w:p>
    <w:p w:rsidR="007A51E3" w:rsidRPr="007A51E3" w:rsidRDefault="004D677D" w:rsidP="004D677D">
      <w:pPr>
        <w:pStyle w:val="BodyText"/>
        <w:spacing w:line="480" w:lineRule="auto"/>
      </w:pPr>
      <w:r>
        <w:t xml:space="preserve">The combined </w:t>
      </w:r>
      <w:r w:rsidR="00FF27C0">
        <w:t>Goal</w:t>
      </w:r>
      <w:r>
        <w:t xml:space="preserve"> model of the </w:t>
      </w:r>
      <w:r w:rsidR="00390006">
        <w:t>Recommender System</w:t>
      </w:r>
      <w:r>
        <w:t xml:space="preserve">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1491" w:name="_Toc479241846"/>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1491"/>
    </w:p>
    <w:p w:rsidR="007A51E3" w:rsidRDefault="007A51E3" w:rsidP="007A51E3">
      <w:pPr>
        <w:pStyle w:val="Heading2"/>
      </w:pPr>
      <w:bookmarkStart w:id="1492" w:name="_Toc479241908"/>
      <w:r>
        <w:lastRenderedPageBreak/>
        <w:t>A</w:t>
      </w:r>
      <w:r w:rsidR="00BA13C8">
        <w:t>ctivity Models for the Subsystems</w:t>
      </w:r>
      <w:bookmarkEnd w:id="1492"/>
    </w:p>
    <w:p w:rsidR="004235D5" w:rsidRPr="000C6BF6" w:rsidRDefault="000C6BF6" w:rsidP="000C6BF6">
      <w:pPr>
        <w:pStyle w:val="BodyText"/>
        <w:spacing w:line="480" w:lineRule="auto"/>
        <w:rPr>
          <w:lang w:val="en-CA"/>
        </w:rPr>
      </w:pPr>
      <w:r>
        <w:rPr>
          <w:lang w:val="en-CA"/>
        </w:rPr>
        <w:t xml:space="preserve">We will now discuss the Activity models of the subsystems which makes up a risk aware and privacy preserving </w:t>
      </w:r>
      <w:r w:rsidR="00390006">
        <w:rPr>
          <w:lang w:val="en-CA"/>
        </w:rPr>
        <w:t>Recommender System</w:t>
      </w:r>
      <w:r>
        <w:rPr>
          <w:lang w:val="en-CA"/>
        </w:rPr>
        <w:t xml:space="preserve"> and also explain the contribution of each subsystems and the agents involved in the respective subsystems.</w:t>
      </w:r>
    </w:p>
    <w:p w:rsidR="004235D5" w:rsidRDefault="004235D5" w:rsidP="004235D5">
      <w:pPr>
        <w:pStyle w:val="Heading3"/>
      </w:pPr>
      <w:bookmarkStart w:id="1493" w:name="_Toc479241909"/>
      <w:r>
        <w:t>Activity Model: Data Subsystem</w:t>
      </w:r>
      <w:bookmarkEnd w:id="1493"/>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1494" w:name="_Toc479241847"/>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1494"/>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Kafa and RabbitMQ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1495" w:name="_Toc479241910"/>
      <w:r>
        <w:t>Activity Model: Privacy Subsystem</w:t>
      </w:r>
      <w:bookmarkEnd w:id="1495"/>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1496" w:name="_Toc479241848"/>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Activity diagram for the Privacy Agent</w:t>
      </w:r>
      <w:bookmarkEnd w:id="1496"/>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Recommender System</w:t>
      </w:r>
      <w:r>
        <w:rPr>
          <w:lang w:val="en-CA"/>
        </w:rPr>
        <w:t>.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1497" w:name="_Toc479241911"/>
      <w:r>
        <w:t>Activity Model: Risk Subsystem</w:t>
      </w:r>
      <w:bookmarkEnd w:id="1497"/>
    </w:p>
    <w:p w:rsidR="006C48FA" w:rsidRDefault="006C48FA" w:rsidP="006C48FA">
      <w:pPr>
        <w:spacing w:line="480" w:lineRule="auto"/>
      </w:pP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1498" w:name="_Toc479241849"/>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1498"/>
    </w:p>
    <w:p w:rsidR="00B94B1E" w:rsidRDefault="00B94B1E" w:rsidP="00B00BF0">
      <w:pPr>
        <w:pStyle w:val="Heading3"/>
      </w:pPr>
      <w:bookmarkStart w:id="1499" w:name="_Toc479241912"/>
      <w:r>
        <w:t>Combined Activity Model for the system</w:t>
      </w:r>
      <w:bookmarkEnd w:id="1499"/>
    </w:p>
    <w:p w:rsidR="00E35EC0" w:rsidRPr="00F61F81" w:rsidRDefault="00E35EC0" w:rsidP="00E35EC0">
      <w:pPr>
        <w:pStyle w:val="BodyText"/>
        <w:spacing w:line="480" w:lineRule="auto"/>
      </w:pPr>
      <w:r>
        <w:t>The co</w:t>
      </w:r>
      <w:r w:rsidR="00D80E0D">
        <w:t>mbined Activity model of the</w:t>
      </w:r>
      <w:r>
        <w:t xml:space="preserve">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w:t>
      </w:r>
      <w:r w:rsidR="000423DF">
        <w:t>h a better evaluation criteria.</w:t>
      </w:r>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1500" w:name="_Toc479241850"/>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Complete Activity model of the system</w:t>
      </w:r>
      <w:bookmarkEnd w:id="1500"/>
    </w:p>
    <w:p w:rsidR="00B00BF0" w:rsidRDefault="00B00BF0" w:rsidP="00B00BF0">
      <w:pPr>
        <w:pStyle w:val="Heading2"/>
      </w:pPr>
      <w:bookmarkStart w:id="1501" w:name="_Toc479241913"/>
      <w:r>
        <w:lastRenderedPageBreak/>
        <w:t xml:space="preserve">Sequence </w:t>
      </w:r>
      <w:r w:rsidR="00E9003E">
        <w:t>Diagrams</w:t>
      </w:r>
      <w:r>
        <w:t xml:space="preserve"> for the Subsystems</w:t>
      </w:r>
      <w:bookmarkEnd w:id="1501"/>
    </w:p>
    <w:p w:rsidR="000C6BF6" w:rsidRPr="000C6BF6" w:rsidRDefault="000C6BF6" w:rsidP="000C6BF6">
      <w:pPr>
        <w:pStyle w:val="BodyText"/>
        <w:spacing w:line="480" w:lineRule="auto"/>
        <w:rPr>
          <w:lang w:val="en-CA"/>
        </w:rPr>
      </w:pPr>
      <w:r>
        <w:rPr>
          <w:lang w:val="en-CA"/>
        </w:rPr>
        <w:t xml:space="preserve">We will now discuss the Sequence Diagram of the subsystems which makes up a risk aware and privacy preserving </w:t>
      </w:r>
      <w:r w:rsidR="00390006">
        <w:rPr>
          <w:lang w:val="en-CA"/>
        </w:rPr>
        <w:t>Recommender System</w:t>
      </w:r>
      <w:r>
        <w:rPr>
          <w:lang w:val="en-CA"/>
        </w:rPr>
        <w:t xml:space="preserve"> and also explain the sequence of actions that takes place within the subsystem.</w:t>
      </w:r>
    </w:p>
    <w:p w:rsidR="00B00BF0" w:rsidRDefault="00B00BF0" w:rsidP="00E9003E">
      <w:pPr>
        <w:pStyle w:val="Heading3"/>
      </w:pPr>
      <w:bookmarkStart w:id="1502" w:name="_Toc479241914"/>
      <w:r>
        <w:t xml:space="preserve">Sequence </w:t>
      </w:r>
      <w:r w:rsidR="00E9003E">
        <w:t>Diagrams</w:t>
      </w:r>
      <w:r>
        <w:t>: Data Subsystem</w:t>
      </w:r>
      <w:bookmarkEnd w:id="1502"/>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1503" w:name="_Toc479241851"/>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1503"/>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1504" w:name="_Toc479241915"/>
      <w:r>
        <w:t>Sequence Diagram: Privacy Subsystem</w:t>
      </w:r>
      <w:bookmarkEnd w:id="1504"/>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1505" w:name="_Toc479241852"/>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Privacy subsystem sequence diagram</w:t>
      </w:r>
      <w:bookmarkEnd w:id="1505"/>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1506" w:name="_Toc479241916"/>
      <w:r>
        <w:lastRenderedPageBreak/>
        <w:t>Sequence Diagram: Risk Subsystem</w:t>
      </w:r>
      <w:bookmarkEnd w:id="1506"/>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1507" w:name="_Toc479241853"/>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1507"/>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1508" w:name="_Toc479241917"/>
      <w:r>
        <w:t>Combined Sequence Diagram</w:t>
      </w:r>
      <w:bookmarkEnd w:id="1508"/>
    </w:p>
    <w:p w:rsidR="00E35EC0" w:rsidRPr="00F61F81" w:rsidRDefault="00E35EC0" w:rsidP="00E35EC0">
      <w:pPr>
        <w:pStyle w:val="BodyText"/>
        <w:spacing w:line="480" w:lineRule="auto"/>
      </w:pPr>
      <w:r>
        <w:t xml:space="preserve">The </w:t>
      </w:r>
      <w:r w:rsidR="00FF1721">
        <w:t>Sequence diagram</w:t>
      </w:r>
      <w:r>
        <w:t xml:space="preserve"> of the </w:t>
      </w:r>
      <w:r w:rsidR="00390006">
        <w:t>Recommender System</w:t>
      </w:r>
      <w:r>
        <w:t xml:space="preserve">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1509" w:name="_Toc479241854"/>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1509"/>
    </w:p>
    <w:p w:rsidR="00AE7543" w:rsidRDefault="00AE7543" w:rsidP="00866177">
      <w:pPr>
        <w:pStyle w:val="Heading1"/>
        <w:spacing w:line="480" w:lineRule="auto"/>
      </w:pPr>
      <w:r>
        <w:lastRenderedPageBreak/>
        <w:br/>
      </w:r>
      <w:bookmarkStart w:id="1510" w:name="_Toc479241918"/>
      <w:r w:rsidR="00CE12C1">
        <w:t xml:space="preserve">Case Study: </w:t>
      </w:r>
      <w:r w:rsidR="00DF7B86">
        <w:t xml:space="preserve">Job </w:t>
      </w:r>
      <w:r w:rsidR="00390006">
        <w:t>Recommender System</w:t>
      </w:r>
      <w:bookmarkEnd w:id="1510"/>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1511" w:name="_Toc479241919"/>
      <w:r>
        <w:t>Problem</w:t>
      </w:r>
      <w:r w:rsidR="006D0A04">
        <w:t xml:space="preserve"> Description</w:t>
      </w:r>
      <w:bookmarkEnd w:id="1511"/>
    </w:p>
    <w:p w:rsidR="00DD7E84" w:rsidRDefault="00440DB2" w:rsidP="00454CDE">
      <w:pPr>
        <w:pStyle w:val="BodyTextFirstIndent"/>
        <w:spacing w:line="480" w:lineRule="auto"/>
      </w:pPr>
      <w:r>
        <w:t xml:space="preserve">We will now describe a </w:t>
      </w:r>
      <w:r w:rsidR="00390006">
        <w:t>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 xml:space="preserve">a hybrid </w:t>
      </w:r>
      <w:r w:rsidR="00390006">
        <w:rPr>
          <w:lang w:val="en-CA"/>
        </w:rPr>
        <w:t>Recommender System</w:t>
      </w:r>
      <w:r w:rsidR="006F738F" w:rsidRPr="006F738F">
        <w:rPr>
          <w:lang w:val="en-CA"/>
        </w:rPr>
        <w:t xml:space="preserve">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 xml:space="preserve">hybrid </w:t>
      </w:r>
      <w:r w:rsidR="00390006">
        <w:rPr>
          <w:lang w:val="en-CA"/>
        </w:rPr>
        <w:t>Recommender System</w:t>
      </w:r>
      <w:r w:rsidR="006F738F" w:rsidRPr="006F738F">
        <w:rPr>
          <w:lang w:val="en-CA"/>
        </w:rPr>
        <w:t xml:space="preserve">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1512" w:name="_Toc479241945"/>
      <w:r>
        <w:lastRenderedPageBreak/>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1512"/>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1513" w:name="_Toc479241855"/>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1513"/>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1514" w:name="_Toc479241856"/>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Resume matcher System as described in [10]</w:t>
      </w:r>
      <w:bookmarkEnd w:id="1514"/>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1515" w:name="_Toc479241857"/>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1515"/>
    </w:p>
    <w:p w:rsidR="00B237D3" w:rsidRDefault="000B36FC" w:rsidP="00B00BF0">
      <w:pPr>
        <w:pStyle w:val="Heading2"/>
      </w:pPr>
      <w:bookmarkStart w:id="1516" w:name="_Toc479241920"/>
      <w:r>
        <w:lastRenderedPageBreak/>
        <w:t>Approach</w:t>
      </w:r>
      <w:bookmarkEnd w:id="1516"/>
    </w:p>
    <w:p w:rsidR="00A02BB0" w:rsidRDefault="004D3BBC" w:rsidP="0089112A">
      <w:pPr>
        <w:pStyle w:val="BodyText"/>
        <w:spacing w:line="480" w:lineRule="auto"/>
      </w:pPr>
      <w:r>
        <w:t xml:space="preserve">Representation of the two job </w:t>
      </w:r>
      <w:r w:rsidR="00390006">
        <w:t>Recommender System</w:t>
      </w:r>
      <w:r w:rsidR="00EC59C4">
        <w:t>s</w:t>
      </w:r>
      <w:r>
        <w:t xml:space="preserve"> that are described in the previous section and combining them in a model of a job </w:t>
      </w:r>
      <w:r w:rsidR="00390006">
        <w:t>Recommender System</w:t>
      </w:r>
      <w:r>
        <w:t xml:space="preserve"> which can be efficiently described by the approach used in this thesis will be discussed in this section. The first step towards this description is to determine the features of the described </w:t>
      </w:r>
      <w:r w:rsidR="00390006">
        <w:t>Recommender System</w:t>
      </w:r>
      <w:r w:rsidR="00EC59C4">
        <w:t>s</w:t>
      </w:r>
      <w:r>
        <w:t xml:space="preserve"> and then laying out those features in terms of the discussed approach. This involves breaking down the </w:t>
      </w:r>
      <w:r w:rsidR="00390006">
        <w:t>Recommender System</w:t>
      </w:r>
      <w:r>
        <w:t xml:space="preserve">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1517" w:name="_Toc479241921"/>
      <w:r>
        <w:t>Goal Models of the subsystems</w:t>
      </w:r>
      <w:bookmarkEnd w:id="1517"/>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RabbitMQ</w:t>
      </w:r>
      <w:r w:rsidR="00182CF1">
        <w:rPr>
          <w:lang w:val="en-CA"/>
        </w:rPr>
        <w:t xml:space="preserve"> etc. working within a distributed system framework like Hadoop Distributed File Fystem.</w:t>
      </w:r>
    </w:p>
    <w:p w:rsidR="00AE25A4" w:rsidRDefault="00AE25A4" w:rsidP="00AE25A4">
      <w:pPr>
        <w:pStyle w:val="Heading3"/>
      </w:pPr>
      <w:bookmarkStart w:id="1518" w:name="_Toc479241922"/>
      <w:r>
        <w:lastRenderedPageBreak/>
        <w:t>Goal Model: Data Subsystem</w:t>
      </w:r>
      <w:bookmarkEnd w:id="1518"/>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1519" w:name="_Toc479241858"/>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1519"/>
    </w:p>
    <w:p w:rsidR="00AE25A4" w:rsidRDefault="00AE25A4" w:rsidP="00AE25A4">
      <w:pPr>
        <w:pStyle w:val="Heading3"/>
      </w:pPr>
      <w:bookmarkStart w:id="1520" w:name="_Toc479241923"/>
      <w:r>
        <w:t>Goal Model: Privacy Subsystem</w:t>
      </w:r>
      <w:bookmarkEnd w:id="1520"/>
    </w:p>
    <w:p w:rsidR="007D7887" w:rsidRDefault="00DA7A33" w:rsidP="00860365">
      <w:pPr>
        <w:spacing w:line="480" w:lineRule="auto"/>
      </w:pPr>
      <w:r>
        <w:t xml:space="preserve">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w:t>
      </w:r>
      <w:r w:rsidR="00390006">
        <w:t>Recommender System</w:t>
      </w:r>
      <w:r>
        <w:t>.</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1521" w:name="_Toc479241859"/>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1521"/>
    </w:p>
    <w:p w:rsidR="00AE25A4" w:rsidRDefault="00AE25A4" w:rsidP="00AE25A4">
      <w:pPr>
        <w:pStyle w:val="Heading3"/>
      </w:pPr>
      <w:bookmarkStart w:id="1522" w:name="_Toc479241924"/>
      <w:r>
        <w:t>Goal Model: Risk Subsystem</w:t>
      </w:r>
      <w:bookmarkEnd w:id="1522"/>
    </w:p>
    <w:p w:rsidR="00860365" w:rsidRPr="00DA4540" w:rsidRDefault="007D19FC" w:rsidP="00860365">
      <w:pPr>
        <w:pStyle w:val="BodyText"/>
        <w:spacing w:line="480" w:lineRule="auto"/>
      </w:pPr>
      <w:r>
        <w:rPr>
          <w:lang w:val="en-CA"/>
        </w:rPr>
        <w:t>T</w:t>
      </w:r>
      <w:r w:rsidR="005654A4">
        <w:rPr>
          <w:lang w:val="en-CA"/>
        </w:rPr>
        <w:t xml:space="preserv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responsibilities. The responsibilities are calculating risk using candidate’s profile information, employer’s job description, extract relavent information from the candidate’s profile and the job description and then use a anlysis /matching algorithm for the current scenario. The overall objective of the subsystem is to provide risk valuation to the </w:t>
      </w:r>
      <w:r w:rsidR="00390006">
        <w:rPr>
          <w:lang w:val="en-CA"/>
        </w:rPr>
        <w:t>Recommender System</w:t>
      </w:r>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1523" w:name="_Toc479241860"/>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1523"/>
    </w:p>
    <w:p w:rsidR="00AE25A4" w:rsidRDefault="00AE25A4" w:rsidP="00AE25A4">
      <w:pPr>
        <w:pStyle w:val="Heading3"/>
      </w:pPr>
      <w:bookmarkStart w:id="1524" w:name="_Toc479241925"/>
      <w:r>
        <w:t>Combined Goal Model of the System</w:t>
      </w:r>
      <w:bookmarkEnd w:id="1524"/>
    </w:p>
    <w:p w:rsidR="007738D9" w:rsidRPr="007A51E3" w:rsidRDefault="007738D9" w:rsidP="007738D9">
      <w:pPr>
        <w:pStyle w:val="BodyText"/>
        <w:spacing w:line="480" w:lineRule="auto"/>
      </w:pPr>
      <w:r>
        <w:t xml:space="preserve">The combined Goal model of the </w:t>
      </w:r>
      <w:r w:rsidR="00390006">
        <w:t>Recommender System</w:t>
      </w:r>
      <w:r>
        <w:t xml:space="preserve"> consists of the aggregation of the individual subsystems and the coherence of the agents working within each working subsystem to achieve the goals of the entire system.</w:t>
      </w:r>
      <w:r w:rsidR="007627B2">
        <w:t xml:space="preserve"> The risk subsystem, the data subsystem and the privacy subsystem in the </w:t>
      </w:r>
      <w:r w:rsidR="00390006">
        <w:t>Recommender System</w:t>
      </w:r>
      <w:r w:rsidR="007627B2">
        <w:t xml:space="preserve">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1525" w:name="_Toc479241861"/>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1525"/>
    </w:p>
    <w:p w:rsidR="00AE25A4" w:rsidRPr="00AE25A4" w:rsidRDefault="00AE25A4" w:rsidP="00AE25A4">
      <w:pPr>
        <w:pStyle w:val="Heading2"/>
      </w:pPr>
      <w:bookmarkStart w:id="1526" w:name="_Toc479241926"/>
      <w:r>
        <w:lastRenderedPageBreak/>
        <w:t>Activity Models of the subsystems</w:t>
      </w:r>
      <w:bookmarkEnd w:id="1526"/>
    </w:p>
    <w:p w:rsidR="00A31611" w:rsidRDefault="00A31611" w:rsidP="00A31611">
      <w:pPr>
        <w:pStyle w:val="Heading3"/>
        <w:rPr>
          <w:lang w:val="en-CA"/>
        </w:rPr>
      </w:pPr>
      <w:bookmarkStart w:id="1527" w:name="_Toc479241927"/>
      <w:r>
        <w:rPr>
          <w:lang w:val="en-CA"/>
        </w:rPr>
        <w:t>Activity Model: Data Subsystem</w:t>
      </w:r>
      <w:bookmarkEnd w:id="1527"/>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1528" w:name="_Toc479241862"/>
      <w:r>
        <w:t xml:space="preserve">Figure </w:t>
      </w:r>
      <w:r>
        <w:fldChar w:fldCharType="begin"/>
      </w:r>
      <w:r>
        <w:instrText xml:space="preserve"> SEQ Figure \* ARABIC </w:instrText>
      </w:r>
      <w:r>
        <w:fldChar w:fldCharType="separate"/>
      </w:r>
      <w:r w:rsidR="00823832">
        <w:rPr>
          <w:noProof/>
        </w:rPr>
        <w:t>24</w:t>
      </w:r>
      <w:r>
        <w:fldChar w:fldCharType="end"/>
      </w:r>
      <w:r>
        <w:t xml:space="preserve"> Job Data Agent</w:t>
      </w:r>
      <w:bookmarkEnd w:id="1528"/>
    </w:p>
    <w:p w:rsidR="00F134E4" w:rsidRDefault="00F134E4" w:rsidP="00F134E4">
      <w:pPr>
        <w:spacing w:line="480" w:lineRule="auto"/>
        <w:rPr>
          <w:lang w:val="en-CA"/>
        </w:rPr>
      </w:pPr>
      <w:r>
        <w:rPr>
          <w:lang w:val="en-CA"/>
        </w:rPr>
        <w:t xml:space="preserve">The Data subsystem manages the data flow within the </w:t>
      </w:r>
      <w:r w:rsidR="00390006">
        <w:rPr>
          <w:lang w:val="en-CA"/>
        </w:rPr>
        <w:t>Recommender System</w:t>
      </w:r>
      <w:r>
        <w:rPr>
          <w:lang w:val="en-CA"/>
        </w:rPr>
        <w:t xml:space="preserve">. It manages the data from the </w:t>
      </w:r>
      <w:r w:rsidR="00A15B3B">
        <w:rPr>
          <w:lang w:val="en-CA"/>
        </w:rPr>
        <w:t>candidate</w:t>
      </w:r>
      <w:r>
        <w:rPr>
          <w:lang w:val="en-CA"/>
        </w:rPr>
        <w:t xml:space="preserve">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1529" w:name="_Toc479241928"/>
      <w:r>
        <w:rPr>
          <w:lang w:val="en-CA"/>
        </w:rPr>
        <w:lastRenderedPageBreak/>
        <w:t>Activity Model: Risk Subsystem</w:t>
      </w:r>
      <w:bookmarkEnd w:id="1529"/>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1530" w:name="_Toc479241863"/>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1530"/>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w:t>
      </w:r>
      <w:r w:rsidR="00390006">
        <w:rPr>
          <w:lang w:val="en-CA"/>
        </w:rPr>
        <w:t>Recommender System</w:t>
      </w:r>
      <w:r>
        <w:rPr>
          <w:lang w:val="en-CA"/>
        </w:rPr>
        <w:t xml:space="preserve">. The contextual information in </w:t>
      </w:r>
      <w:r w:rsidR="00EE4D7C">
        <w:rPr>
          <w:lang w:val="en-CA"/>
        </w:rPr>
        <w:t xml:space="preserve">the job </w:t>
      </w:r>
      <w:r w:rsidR="00390006">
        <w:rPr>
          <w:lang w:val="en-CA"/>
        </w:rPr>
        <w:t>Recommender System</w:t>
      </w:r>
      <w:r w:rsidR="00EE4D7C">
        <w:rPr>
          <w:lang w:val="en-CA"/>
        </w:rPr>
        <w:t xml:space="preserve"> is the location of the candidate and the employer and the social connections of the </w:t>
      </w:r>
      <w:r w:rsidR="003C1801">
        <w:rPr>
          <w:lang w:val="en-CA"/>
        </w:rPr>
        <w:t>candidate. As</w:t>
      </w:r>
      <w:r>
        <w:rPr>
          <w:lang w:val="en-CA"/>
        </w:rPr>
        <w:t xml:space="preserve"> described in the earlier sessions, this system consists of two agents the Context Analyzer Agent and the User Risk Agent. </w:t>
      </w: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w:t>
      </w:r>
      <w:r>
        <w:lastRenderedPageBreak/>
        <w:t>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1531" w:name="_Toc479241929"/>
      <w:r>
        <w:rPr>
          <w:lang w:val="en-CA"/>
        </w:rPr>
        <w:t>Activity Model: Privacy Subsystem</w:t>
      </w:r>
      <w:bookmarkEnd w:id="1531"/>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1532" w:name="_Toc479241864"/>
      <w:r>
        <w:t xml:space="preserve">Figure </w:t>
      </w:r>
      <w:r>
        <w:fldChar w:fldCharType="begin"/>
      </w:r>
      <w:r>
        <w:instrText xml:space="preserve"> SEQ Figure \* ARABIC </w:instrText>
      </w:r>
      <w:r>
        <w:fldChar w:fldCharType="separate"/>
      </w:r>
      <w:r w:rsidR="00823832">
        <w:rPr>
          <w:noProof/>
        </w:rPr>
        <w:t>26</w:t>
      </w:r>
      <w:r>
        <w:fldChar w:fldCharType="end"/>
      </w:r>
      <w:r>
        <w:t xml:space="preserve"> Privacy Agent for job recommender</w:t>
      </w:r>
      <w:bookmarkEnd w:id="1532"/>
    </w:p>
    <w:p w:rsidR="0054763B" w:rsidRPr="0054763B" w:rsidRDefault="0054763B" w:rsidP="0008769B">
      <w:pPr>
        <w:pStyle w:val="BodyText"/>
        <w:spacing w:line="480" w:lineRule="auto"/>
        <w:rPr>
          <w:lang w:val="en-CA"/>
        </w:rPr>
      </w:pPr>
      <w:r>
        <w:rPr>
          <w:lang w:val="en-CA"/>
        </w:rPr>
        <w:t xml:space="preserve">The above diagram is the activity model of the privacy subsystem of the </w:t>
      </w:r>
      <w:r w:rsidR="00390006">
        <w:rPr>
          <w:lang w:val="en-CA"/>
        </w:rPr>
        <w:t>Recommender System</w:t>
      </w:r>
      <w:r>
        <w:rPr>
          <w:lang w:val="en-CA"/>
        </w:rPr>
        <w:t xml:space="preserve">. Within this subsystem the contextual and </w:t>
      </w:r>
      <w:r w:rsidR="0008769B">
        <w:rPr>
          <w:lang w:val="en-CA"/>
        </w:rPr>
        <w:t>Resume Information</w:t>
      </w:r>
      <w:r>
        <w:rPr>
          <w:lang w:val="en-CA"/>
        </w:rPr>
        <w:t xml:space="preserve"> in form of resume information is extracted from the user and fed into the </w:t>
      </w:r>
      <w:r w:rsidR="00390006">
        <w:rPr>
          <w:lang w:val="en-CA"/>
        </w:rPr>
        <w:t>Recommender System</w:t>
      </w:r>
      <w:r>
        <w:rPr>
          <w:lang w:val="en-CA"/>
        </w:rPr>
        <w:t xml:space="preserve">.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AE25A4" w:rsidRDefault="00AE25A4" w:rsidP="00AE25A4">
      <w:pPr>
        <w:pStyle w:val="Heading3"/>
        <w:rPr>
          <w:lang w:val="en-CA"/>
        </w:rPr>
      </w:pPr>
      <w:bookmarkStart w:id="1533" w:name="_Toc479241930"/>
      <w:r>
        <w:rPr>
          <w:lang w:val="en-CA"/>
        </w:rPr>
        <w:lastRenderedPageBreak/>
        <w:t>Combined Activity Model of the system</w:t>
      </w:r>
      <w:bookmarkEnd w:id="1533"/>
    </w:p>
    <w:p w:rsidR="00D80E0D" w:rsidRPr="00F61F81" w:rsidRDefault="00D80E0D" w:rsidP="00D80E0D">
      <w:pPr>
        <w:pStyle w:val="BodyText"/>
        <w:spacing w:line="480" w:lineRule="auto"/>
      </w:pPr>
      <w:r>
        <w:t xml:space="preserve">The combined Activity model of the </w:t>
      </w:r>
      <w:r w:rsidR="00C62FB5">
        <w:t xml:space="preserve">job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with a better evaluation criteria. </w:t>
      </w:r>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1534" w:name="_Toc479241865"/>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model</w:t>
      </w:r>
      <w:bookmarkEnd w:id="1534"/>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1535" w:name="_Toc479241931"/>
      <w:r>
        <w:rPr>
          <w:lang w:val="en-CA"/>
        </w:rPr>
        <w:t>Sequence Diagram for the Subsystems</w:t>
      </w:r>
      <w:bookmarkEnd w:id="1535"/>
    </w:p>
    <w:p w:rsidR="00EF60EA" w:rsidRDefault="00EF60EA" w:rsidP="00EF60EA">
      <w:pPr>
        <w:pStyle w:val="Heading3"/>
        <w:rPr>
          <w:lang w:val="en-CA"/>
        </w:rPr>
      </w:pPr>
      <w:bookmarkStart w:id="1536" w:name="_Toc479241932"/>
      <w:r>
        <w:rPr>
          <w:lang w:val="en-CA"/>
        </w:rPr>
        <w:t>Sequence Diagram: Data Subsystem</w:t>
      </w:r>
      <w:bookmarkEnd w:id="1536"/>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1537" w:name="_Toc479241866"/>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1537"/>
    </w:p>
    <w:p w:rsidR="00CB5D6A" w:rsidRPr="00BC6A42" w:rsidRDefault="00CB5D6A" w:rsidP="00CB5D6A">
      <w:pPr>
        <w:spacing w:line="480" w:lineRule="auto"/>
      </w:pPr>
      <w:r>
        <w:t>The sequence diagram of the data subsystem has been provided</w:t>
      </w:r>
      <w:r w:rsidR="000626E1">
        <w:t>. The process within the data subsystem is initiated when the candidate interacts with the interface. The interface can be the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1538" w:name="_Toc479241933"/>
      <w:r>
        <w:rPr>
          <w:lang w:val="en-CA"/>
        </w:rPr>
        <w:t>Sequence Diagram: Risk Subsystem</w:t>
      </w:r>
      <w:bookmarkEnd w:id="1538"/>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1539" w:name="_Toc479241867"/>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1539"/>
    </w:p>
    <w:p w:rsidR="00CB5D6A" w:rsidRPr="00A04B7C" w:rsidRDefault="002446BF" w:rsidP="00CB5D6A">
      <w:pPr>
        <w:spacing w:line="480" w:lineRule="auto"/>
      </w:pPr>
      <w:r>
        <w:t>The sequence diagram of the risk subsystem is shown above. The contextual information is fed into the computation server through the interface, which is passed through a semantic analyzer. Based on the algorithms on the computation server, the recommendations are generated and forwarded to the interface and displayed to the user.</w:t>
      </w:r>
    </w:p>
    <w:p w:rsidR="00CB5D6A" w:rsidRPr="00CB5D6A" w:rsidRDefault="00CB5D6A" w:rsidP="00CB5D6A">
      <w:pPr>
        <w:rPr>
          <w:lang w:val="en-CA"/>
        </w:rPr>
      </w:pPr>
    </w:p>
    <w:p w:rsidR="00EF60EA" w:rsidRDefault="00EF60EA" w:rsidP="00EF60EA">
      <w:pPr>
        <w:pStyle w:val="Heading3"/>
        <w:rPr>
          <w:lang w:val="en-CA"/>
        </w:rPr>
      </w:pPr>
      <w:bookmarkStart w:id="1540" w:name="_Toc479241934"/>
      <w:r>
        <w:rPr>
          <w:lang w:val="en-CA"/>
        </w:rPr>
        <w:t>Sequence Diagram: Privacy Subsystem</w:t>
      </w:r>
      <w:bookmarkEnd w:id="1540"/>
    </w:p>
    <w:p w:rsidR="00E47371" w:rsidRDefault="00B032EB" w:rsidP="00B032EB">
      <w:pPr>
        <w:pStyle w:val="BodyText"/>
        <w:spacing w:line="480" w:lineRule="auto"/>
        <w:rPr>
          <w:lang w:val="en-CA"/>
        </w:rPr>
      </w:pPr>
      <w:r>
        <w:rPr>
          <w:lang w:val="en-CA"/>
        </w:rPr>
        <w:t xml:space="preserve">The Sequence diagram of the privacy subsystem represents the sequence of processes within the system. The contextual data is first passed through a privacy filter before travelling to the database or the server. The filtered data is recovered from the database for the purpose of generating </w:t>
      </w:r>
      <w:r w:rsidR="004F1785">
        <w:rPr>
          <w:lang w:val="en-CA"/>
        </w:rPr>
        <w:lastRenderedPageBreak/>
        <w:t>recommendations. It is passed through a differential privacy server to introduce anonymity. This data is then processed by the recommendation server to generate recommendations and pass it to the user through an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1541" w:name="_Toc479241868"/>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1541"/>
    </w:p>
    <w:p w:rsidR="00EF60EA" w:rsidRDefault="00EF60EA" w:rsidP="00EF60EA">
      <w:pPr>
        <w:pStyle w:val="Heading3"/>
        <w:rPr>
          <w:lang w:val="en-CA"/>
        </w:rPr>
      </w:pPr>
      <w:bookmarkStart w:id="1542" w:name="_Toc479241935"/>
      <w:r>
        <w:rPr>
          <w:lang w:val="en-CA"/>
        </w:rPr>
        <w:t>Combined Sequence Diagram of the System</w:t>
      </w:r>
      <w:bookmarkEnd w:id="1542"/>
    </w:p>
    <w:p w:rsidR="00E47371" w:rsidRDefault="00CB5D6A" w:rsidP="00CB5D6A">
      <w:pPr>
        <w:pStyle w:val="BodyText"/>
        <w:spacing w:line="480" w:lineRule="auto"/>
        <w:rPr>
          <w:lang w:val="en-CA"/>
        </w:rPr>
      </w:pPr>
      <w:r>
        <w:t xml:space="preserve">The Sequence diagram of the </w:t>
      </w:r>
      <w:r w:rsidR="00390006">
        <w:t>Recommender System</w:t>
      </w:r>
      <w:r>
        <w:t xml:space="preserve">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1543" w:name="_Toc479241869"/>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diagram of the Job </w:t>
      </w:r>
      <w:r w:rsidR="00390006">
        <w:t>Recommender System</w:t>
      </w:r>
      <w:bookmarkEnd w:id="1543"/>
    </w:p>
    <w:p w:rsidR="00806D85" w:rsidRDefault="00806D85" w:rsidP="00806D85">
      <w:pPr>
        <w:pStyle w:val="BodyTextFirstIndent"/>
      </w:pPr>
    </w:p>
    <w:p w:rsidR="009E64A4" w:rsidRPr="009E64A4" w:rsidRDefault="00AE7543" w:rsidP="009E64A4">
      <w:pPr>
        <w:pStyle w:val="Heading1"/>
        <w:spacing w:line="480" w:lineRule="auto"/>
      </w:pPr>
      <w:r>
        <w:br/>
      </w:r>
      <w:bookmarkStart w:id="1544" w:name="_Toc479241936"/>
      <w:r w:rsidR="00CE12C1">
        <w:t>Conclusion</w:t>
      </w:r>
      <w:r w:rsidR="00E16ADE">
        <w:t>s</w:t>
      </w:r>
      <w:r w:rsidR="00CE12C1">
        <w:t xml:space="preserve"> </w:t>
      </w:r>
      <w:r w:rsidR="00E16ADE">
        <w:t>and</w:t>
      </w:r>
      <w:r w:rsidR="00CE12C1">
        <w:t xml:space="preserve"> Future Work</w:t>
      </w:r>
      <w:bookmarkEnd w:id="1544"/>
    </w:p>
    <w:p w:rsidR="008F3374" w:rsidRPr="008F3374" w:rsidRDefault="008F3374" w:rsidP="008F3374">
      <w:pPr>
        <w:pStyle w:val="Heading2"/>
      </w:pPr>
      <w:bookmarkStart w:id="1545" w:name="_Toc479241937"/>
      <w:r>
        <w:t>Conclusion</w:t>
      </w:r>
      <w:r w:rsidR="00E16ADE">
        <w:t>s</w:t>
      </w:r>
      <w:bookmarkEnd w:id="1545"/>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 xml:space="preserve">evaluation of a </w:t>
      </w:r>
      <w:r w:rsidR="00390006">
        <w:t>Recommender System</w:t>
      </w:r>
      <w:r w:rsidR="002929AD">
        <w:t xml:space="preserve">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w:t>
      </w:r>
      <w:r w:rsidR="00390006">
        <w:t>Recommender System</w:t>
      </w:r>
      <w:r w:rsidR="00EC59C4">
        <w:t>s</w:t>
      </w:r>
      <w:r w:rsidR="008F3374" w:rsidRPr="008F3374">
        <w:t xml:space="preserve"> can focus on individual units</w:t>
      </w:r>
      <w:r w:rsidR="008F3374">
        <w:t xml:space="preserve"> by breaking </w:t>
      </w:r>
      <w:r w:rsidR="008F3374" w:rsidRPr="008F3374">
        <w:t xml:space="preserve">the </w:t>
      </w:r>
      <w:r w:rsidR="00390006">
        <w:t>Recommender System</w:t>
      </w:r>
      <w:r w:rsidR="008F3374" w:rsidRPr="008F3374">
        <w:t xml:space="preserve"> into small individual units enables fast and fault tolerant development of the system. It </w:t>
      </w:r>
      <w:r w:rsidR="008F3374">
        <w:t xml:space="preserve">also </w:t>
      </w:r>
      <w:r w:rsidR="008F3374" w:rsidRPr="008F3374">
        <w:t xml:space="preserve">enables the designers of the </w:t>
      </w:r>
      <w:r w:rsidR="00390006">
        <w:t>Recommender System</w:t>
      </w:r>
      <w:r w:rsidR="008F3374" w:rsidRPr="008F3374">
        <w:t xml:space="preserve">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 xml:space="preserve">igh level approach to describe the system is helpful for domain experts to gain valuable knowledge of a </w:t>
      </w:r>
      <w:r w:rsidR="00390006">
        <w:t>Recommender System</w:t>
      </w:r>
      <w:r w:rsidR="008F3374" w:rsidRPr="008F3374">
        <w:t>, operational in a particular application area in a short period of time.</w:t>
      </w:r>
    </w:p>
    <w:p w:rsidR="008A4C42" w:rsidRDefault="008F3374" w:rsidP="008F3374">
      <w:pPr>
        <w:pStyle w:val="Heading2"/>
      </w:pPr>
      <w:bookmarkStart w:id="1546" w:name="_Toc479241938"/>
      <w:r>
        <w:t>Future Work</w:t>
      </w:r>
      <w:bookmarkEnd w:id="1546"/>
    </w:p>
    <w:p w:rsidR="005D22F0" w:rsidRDefault="00D643EE" w:rsidP="002308C2">
      <w:pPr>
        <w:pStyle w:val="BodyTextFirstIndent"/>
        <w:spacing w:line="480" w:lineRule="auto"/>
        <w:rPr>
          <w:rFonts w:ascii="Arial" w:hAnsi="Arial"/>
          <w:b/>
          <w:sz w:val="28"/>
        </w:rPr>
      </w:pPr>
      <w:r>
        <w:t xml:space="preserve">The multi-agent approach can be extended in the future to include other domains of </w:t>
      </w:r>
      <w:r w:rsidR="00390006">
        <w:t>Recommender System</w:t>
      </w:r>
      <w:r>
        <w:t xml:space="preserve"> such as news recommender or restraint </w:t>
      </w:r>
      <w:r w:rsidR="00390006">
        <w:t>Recommender System</w:t>
      </w:r>
      <w:r>
        <w:t xml:space="preserve">. The system can be represented with other UML models like a state model or class diagram. Frameworks can be implemented to use domain specific language to generate class structure for the </w:t>
      </w:r>
      <w:r w:rsidR="00390006">
        <w:t>Recommender System</w:t>
      </w:r>
      <w:r>
        <w:t xml:space="preserve"> or can be used to generate code. But most importantly, a model verification method, possibly through experimentation can be used to enhance the model.</w:t>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1547" w:name="_Toc323217438"/>
      <w:bookmarkStart w:id="1548" w:name="_Toc479241939"/>
      <w:r>
        <w:lastRenderedPageBreak/>
        <w:t>Appendix</w:t>
      </w:r>
      <w:bookmarkEnd w:id="1548"/>
    </w:p>
    <w:p w:rsidR="00C575E6" w:rsidRPr="00C575E6" w:rsidRDefault="00C575E6" w:rsidP="00C575E6">
      <w:pPr>
        <w:pStyle w:val="BodyText"/>
      </w:pPr>
    </w:p>
    <w:p w:rsidR="000872E1" w:rsidRPr="000872E1" w:rsidRDefault="000872E1" w:rsidP="006E4730">
      <w:pPr>
        <w:spacing w:line="480" w:lineRule="auto"/>
      </w:pPr>
      <w:r>
        <w:t xml:space="preserve">This section discusses a </w:t>
      </w:r>
      <w:r w:rsidR="00E16ADE">
        <w:t xml:space="preserve">preliminary approach for evaluating recommender systems based on </w:t>
      </w:r>
      <w:r w:rsidR="00736580">
        <w:t xml:space="preserve">dimensions involving </w:t>
      </w:r>
      <w:r w:rsidR="00E16ADE">
        <w:t xml:space="preserve">two scopes, namely the privacy scope and the </w:t>
      </w:r>
      <w:r w:rsidR="00736580">
        <w:t xml:space="preserve">contextual risk scope. </w:t>
      </w:r>
      <w:r>
        <w:t xml:space="preserve"> Traditionally, </w:t>
      </w:r>
      <w:r w:rsidR="00736580">
        <w:t>r</w:t>
      </w:r>
      <w:r w:rsidR="00390006">
        <w:t xml:space="preserve">ecommender </w:t>
      </w:r>
      <w:r w:rsidR="00736580">
        <w:t>s</w:t>
      </w:r>
      <w:r w:rsidR="00390006">
        <w:t>ystem</w:t>
      </w:r>
      <w:r w:rsidR="00EC59C4">
        <w:t>s</w:t>
      </w:r>
      <w:r>
        <w:t xml:space="preserve"> are evaluated based on the accuracy of the results produced by the system but, using this approach, </w:t>
      </w:r>
      <w:r w:rsidR="00736580">
        <w:t>r</w:t>
      </w:r>
      <w:r w:rsidR="00390006">
        <w:t xml:space="preserve">ecommender </w:t>
      </w:r>
      <w:r w:rsidR="00736580">
        <w:t>s</w:t>
      </w:r>
      <w:r w:rsidR="00390006">
        <w:t>ystem</w:t>
      </w:r>
      <w:r w:rsidR="00EC59C4">
        <w:t>s</w:t>
      </w:r>
      <w:r>
        <w:t xml:space="preserve"> c</w:t>
      </w:r>
      <w:r w:rsidR="00736580">
        <w:t xml:space="preserve">ould, in principle, </w:t>
      </w:r>
      <w:r>
        <w:t xml:space="preserve">be evaluated based on features </w:t>
      </w:r>
      <w:r w:rsidR="00736580">
        <w:t xml:space="preserve">related to privacy and risk. </w:t>
      </w:r>
    </w:p>
    <w:p w:rsidR="004E486E" w:rsidRDefault="004E486E" w:rsidP="0038369D">
      <w:pPr>
        <w:pStyle w:val="Heading3"/>
        <w:numPr>
          <w:ilvl w:val="0"/>
          <w:numId w:val="0"/>
        </w:numPr>
        <w:spacing w:line="480" w:lineRule="auto"/>
      </w:pPr>
      <w:bookmarkStart w:id="1549" w:name="_Toc479241940"/>
      <w:r>
        <w:t>Privacy scope of a system</w:t>
      </w:r>
      <w:bookmarkEnd w:id="1549"/>
    </w:p>
    <w:p w:rsidR="004E486E" w:rsidRPr="00794BD6" w:rsidRDefault="004E486E" w:rsidP="004E486E">
      <w:pPr>
        <w:pStyle w:val="BodyText"/>
        <w:spacing w:line="480" w:lineRule="auto"/>
      </w:pPr>
      <w:r>
        <w:t xml:space="preserve">We introduce a coordinate system to describe the state of a </w:t>
      </w:r>
      <w:r w:rsidR="00390006">
        <w:t>Recommender System</w:t>
      </w:r>
      <w:r>
        <w:t xml:space="preserve"> in terms of the privacy it offers to the user. It is a 3 dimensional representation with each of the mutually independent axis representing the state of the </w:t>
      </w:r>
      <w:r w:rsidR="00390006">
        <w:t>Recommender System</w:t>
      </w:r>
      <w:r>
        <w:t>.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550" w:name="_Toc479241870"/>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1550"/>
    </w:p>
    <w:p w:rsidR="004E486E" w:rsidRDefault="004E486E" w:rsidP="0038369D">
      <w:pPr>
        <w:pStyle w:val="Heading3"/>
        <w:numPr>
          <w:ilvl w:val="0"/>
          <w:numId w:val="0"/>
        </w:numPr>
        <w:spacing w:line="480" w:lineRule="auto"/>
      </w:pPr>
      <w:bookmarkStart w:id="1551" w:name="_Toc479241941"/>
      <w:r>
        <w:t>Contextual risk scope</w:t>
      </w:r>
      <w:bookmarkEnd w:id="1551"/>
      <w:r>
        <w:t xml:space="preserve"> </w:t>
      </w:r>
    </w:p>
    <w:p w:rsidR="004E486E" w:rsidRDefault="004E486E" w:rsidP="004E486E">
      <w:pPr>
        <w:pStyle w:val="BodyText"/>
        <w:spacing w:line="480" w:lineRule="auto"/>
      </w:pPr>
      <w:r>
        <w:t xml:space="preserve">This section describe the contextual risk scope of a </w:t>
      </w:r>
      <w:r w:rsidR="00390006">
        <w:t>Recommender System</w:t>
      </w:r>
      <w:r>
        <w:t xml:space="preserve">. Similar to the description of the privacy scope, the contextual scope is also a three dimensional representation for the purpose of characterizing </w:t>
      </w:r>
      <w:r w:rsidR="00390006">
        <w:t>Recommender System</w:t>
      </w:r>
      <w:r w:rsidR="00EC59C4">
        <w:t>s</w:t>
      </w:r>
      <w:r>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w:t>
      </w:r>
      <w:r w:rsidR="00390006">
        <w:t>Recommender System</w:t>
      </w:r>
      <w:r>
        <w:t xml:space="preserve">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R(T) and may also represent the period of data used by the </w:t>
      </w:r>
      <w:r w:rsidR="00390006">
        <w:t>Recommender System</w:t>
      </w:r>
      <w:r>
        <w:t xml:space="preserve">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552" w:name="_Toc479241871"/>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1552"/>
    </w:p>
    <w:p w:rsidR="004E486E" w:rsidRDefault="004E486E" w:rsidP="00696A99">
      <w:pPr>
        <w:pStyle w:val="Heading3"/>
        <w:numPr>
          <w:ilvl w:val="0"/>
          <w:numId w:val="0"/>
        </w:numPr>
        <w:spacing w:line="480" w:lineRule="auto"/>
      </w:pPr>
      <w:bookmarkStart w:id="1553" w:name="_Toc479241942"/>
      <w:r>
        <w:t>Explanation of a multidimensional system diagram</w:t>
      </w:r>
      <w:bookmarkEnd w:id="1553"/>
    </w:p>
    <w:p w:rsidR="004E486E" w:rsidRDefault="004E486E" w:rsidP="004E486E">
      <w:pPr>
        <w:pStyle w:val="BodyText"/>
        <w:spacing w:line="480" w:lineRule="auto"/>
      </w:pPr>
      <w:r>
        <w:t xml:space="preserve">We are now in position to describe a </w:t>
      </w:r>
      <w:r w:rsidR="00390006">
        <w:t>Recommender System</w:t>
      </w:r>
      <w:r>
        <w:t xml:space="preserve">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w:t>
      </w:r>
      <w:r w:rsidR="00390006">
        <w:t>Recommender System</w:t>
      </w:r>
      <w:r>
        <w:t xml:space="preserve">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 xml:space="preserve">Since it is a start of a research for visualizing a </w:t>
      </w:r>
      <w:r w:rsidR="00390006">
        <w:t>Recommender System</w:t>
      </w:r>
      <w:r>
        <w:t xml:space="preserve"> by these axis, there is the dearth of data for exactly calculating the exact value of a particular recommendation. Hence, </w:t>
      </w:r>
      <w:r w:rsidR="002308C2">
        <w:t>through</w:t>
      </w:r>
      <w:r>
        <w:t xml:space="preserve"> this thesis, an approximate representation is used for visualizing a </w:t>
      </w:r>
      <w:r w:rsidR="00390006">
        <w:t>Recommender System</w:t>
      </w:r>
      <w:r>
        <w:t xml:space="preserve">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554" w:name="_Toc479241872"/>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1554"/>
    </w:p>
    <w:p w:rsidR="004E486E" w:rsidRDefault="004E486E" w:rsidP="004E486E">
      <w:pPr>
        <w:spacing w:line="480" w:lineRule="auto"/>
      </w:pPr>
    </w:p>
    <w:p w:rsidR="004E486E" w:rsidRDefault="004E486E" w:rsidP="004E486E">
      <w:pPr>
        <w:pStyle w:val="Caption"/>
        <w:keepNext/>
        <w:spacing w:line="480" w:lineRule="auto"/>
      </w:pPr>
      <w:bookmarkStart w:id="1555" w:name="_Toc479241946"/>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various Algorithms</w:t>
      </w:r>
      <w:bookmarkEnd w:id="1555"/>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 xml:space="preserve">In the above table an approximate idea has been provided about the possible dimensions that can be used by the </w:t>
      </w:r>
      <w:r w:rsidR="00390006">
        <w:t>Recommender System</w:t>
      </w:r>
      <w:r>
        <w:t xml:space="preserve"> using different methodologies, architecture and algorithms. The conclusion listed above is a result of review of current text in the area of </w:t>
      </w:r>
      <w:r w:rsidR="00390006">
        <w:t>Recommender System</w:t>
      </w:r>
      <w:r w:rsidR="00EC59C4">
        <w:t>s</w:t>
      </w:r>
      <w:r>
        <w:t>.</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556" w:name="_Toc479241943"/>
      <w:r>
        <w:lastRenderedPageBreak/>
        <w:t>Extension of the evaluation method to the case study</w:t>
      </w:r>
      <w:bookmarkEnd w:id="1556"/>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557" w:name="_Toc479241873"/>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1557"/>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w:t>
      </w:r>
      <w:r w:rsidR="00390006">
        <w:t>Recommender System</w:t>
      </w:r>
      <w:r>
        <w:t>,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 xml:space="preserve">The next factor to consider is the extent of usage of user data by the </w:t>
      </w:r>
      <w:r w:rsidR="00390006">
        <w:t>Recommender System</w:t>
      </w:r>
      <w:r>
        <w:t>.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 xml:space="preserve">Since, most of the user data that is obtained, stored and utilized by the system is in static form involving personal information of both the job applicant and the employers, the value of user situation awareness by the </w:t>
      </w:r>
      <w:r w:rsidR="00390006">
        <w:t>Recommender System</w:t>
      </w:r>
      <w:r>
        <w:t xml:space="preserve">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 xml:space="preserve">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w:t>
      </w:r>
      <w:r w:rsidR="00390006">
        <w:t>Recommender System</w:t>
      </w:r>
      <w:r>
        <w:t xml:space="preserve"> across multiple platforms.</w:t>
      </w:r>
    </w:p>
    <w:p w:rsidR="004E486E" w:rsidRDefault="004E486E" w:rsidP="004E486E">
      <w:pPr>
        <w:pStyle w:val="BodyTextFirstIndent"/>
        <w:spacing w:line="480" w:lineRule="auto"/>
        <w:ind w:firstLine="0"/>
      </w:pPr>
      <w:r>
        <w:t xml:space="preserve">Quantitative analysis can be performed over the </w:t>
      </w:r>
      <w:r w:rsidR="00390006">
        <w:t>Recommender System</w:t>
      </w:r>
      <w:r w:rsidR="00EC59C4">
        <w:t>s</w:t>
      </w:r>
      <w:r>
        <w:t xml:space="preserve"> across multiple dimension in order to find the optimal values for each of the existing dimension that the </w:t>
      </w:r>
      <w:r w:rsidR="00390006">
        <w:t>Recommender System</w:t>
      </w:r>
      <w:r>
        <w:t xml:space="preserve"> must satisfy. These optimal value can be served as the threshold values for these dimensions and the </w:t>
      </w:r>
      <w:r w:rsidR="00390006">
        <w:t>Recommender System</w:t>
      </w:r>
      <w:r w:rsidR="00EC59C4">
        <w:t>s</w:t>
      </w:r>
      <w:r>
        <w:t xml:space="preserve"> can be characterized based on these threshold values. The characterization of the </w:t>
      </w:r>
      <w:r w:rsidR="00390006">
        <w:t>Recommender System</w:t>
      </w:r>
      <w:r>
        <w:t xml:space="preserve">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 xml:space="preserve">This metric of </w:t>
      </w:r>
      <w:r w:rsidR="00390006">
        <w:t>Recommender System</w:t>
      </w:r>
      <w:r>
        <w:t xml:space="preserve"> evaluation will be more efficient and fair because sample used for predicting the accuracy can be colluded or the testing and validation set for determine the accuracy of the </w:t>
      </w:r>
      <w:r w:rsidR="00390006">
        <w:t>Recommender System</w:t>
      </w:r>
      <w:r>
        <w:t xml:space="preserve"> might not be applicable in the real world applications.</w:t>
      </w:r>
    </w:p>
    <w:p w:rsidR="008A4C42" w:rsidRDefault="008A4C42" w:rsidP="008A4C42">
      <w:pPr>
        <w:pStyle w:val="BackHead"/>
      </w:pPr>
      <w:bookmarkStart w:id="1558" w:name="_Toc479241944"/>
      <w:r>
        <w:lastRenderedPageBreak/>
        <w:t>Bibliography</w:t>
      </w:r>
      <w:bookmarkEnd w:id="1547"/>
      <w:bookmarkEnd w:id="1558"/>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Moh, and Teng-Sheng Moh. "Contextual-Aware Hybrid </w:t>
      </w:r>
      <w:r w:rsidR="00390006">
        <w:t>Recommender System</w:t>
      </w:r>
      <w:r w:rsidRPr="00051402">
        <w:t xml:space="preserve">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Xindi,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 xml:space="preserve">DRARS, A Dynamic Risk-Aware </w:t>
      </w:r>
      <w:r w:rsidR="00390006">
        <w:rPr>
          <w:i/>
          <w:iCs/>
        </w:rPr>
        <w:t>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Helou,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 xml:space="preserve">McSherry, Frank, and Ilya Mironov.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Hongxia Jin.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 xml:space="preserve">Adomavicius, Gediminas, and Alexander Tuzhilin.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 xml:space="preserve">Beel, Joeran,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 xml:space="preserve">Jeckmans, Arjan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 xml:space="preserve">Shyong, K., Dan Frankowski, and John Riedl.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Naren,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 xml:space="preserve">Cissée, Richard, and Sahin Albayrak. "An agent-based approach for privacy-preserving </w:t>
      </w:r>
      <w:r w:rsidR="00390006">
        <w:t>Recommender System</w:t>
      </w:r>
      <w:r w:rsidR="00EC59C4">
        <w:t>s</w:t>
      </w:r>
      <w:r w:rsidR="004E064B" w:rsidRPr="004E064B">
        <w:t>."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 xml:space="preserve">McSherry, Frank, and Ilya Mironov.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 xml:space="preserve">Knijnenburg, Bart P., and Alfred Kobsa.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Tommi Jaakkola.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 xml:space="preserve">Tinghuai,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 xml:space="preserve">Aïmeur, Esma, et al. "Alambic: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 xml:space="preserve">Adomavicius, Gediminas, and Alexander Tuzhilin.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607" w:rsidRDefault="00EE2607">
      <w:pPr>
        <w:spacing w:line="240" w:lineRule="auto"/>
      </w:pPr>
      <w:r>
        <w:separator/>
      </w:r>
    </w:p>
  </w:endnote>
  <w:endnote w:type="continuationSeparator" w:id="0">
    <w:p w:rsidR="00EE2607" w:rsidRDefault="00EE2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Default="00C823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Default="00C82319">
    <w:pPr>
      <w:pStyle w:val="Footer"/>
    </w:pPr>
    <w:r>
      <w:tab/>
    </w:r>
    <w:r>
      <w:rPr>
        <w:rStyle w:val="PageNumber"/>
      </w:rPr>
      <w:fldChar w:fldCharType="begin"/>
    </w:r>
    <w:r>
      <w:rPr>
        <w:rStyle w:val="PageNumber"/>
      </w:rPr>
      <w:instrText xml:space="preserve"> PAGE </w:instrText>
    </w:r>
    <w:r>
      <w:rPr>
        <w:rStyle w:val="PageNumber"/>
      </w:rPr>
      <w:fldChar w:fldCharType="separate"/>
    </w:r>
    <w:r w:rsidR="00B5461B">
      <w:rPr>
        <w:rStyle w:val="PageNumber"/>
        <w:noProof/>
      </w:rPr>
      <w:t>16</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Default="00C82319">
    <w:pPr>
      <w:pStyle w:val="Footer"/>
    </w:pPr>
    <w:r>
      <w:tab/>
    </w:r>
    <w:r>
      <w:rPr>
        <w:rStyle w:val="PageNumber"/>
      </w:rPr>
      <w:fldChar w:fldCharType="begin"/>
    </w:r>
    <w:r>
      <w:rPr>
        <w:rStyle w:val="PageNumber"/>
      </w:rPr>
      <w:instrText xml:space="preserve"> PAGE </w:instrText>
    </w:r>
    <w:r>
      <w:rPr>
        <w:rStyle w:val="PageNumber"/>
      </w:rPr>
      <w:fldChar w:fldCharType="separate"/>
    </w:r>
    <w:r w:rsidR="00B5461B">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Default="00C82319">
    <w:pPr>
      <w:pStyle w:val="Footer"/>
    </w:pPr>
    <w:r>
      <w:tab/>
    </w:r>
    <w:r>
      <w:rPr>
        <w:rStyle w:val="PageNumber"/>
      </w:rPr>
      <w:fldChar w:fldCharType="begin"/>
    </w:r>
    <w:r>
      <w:rPr>
        <w:rStyle w:val="PageNumber"/>
      </w:rPr>
      <w:instrText xml:space="preserve"> PAGE </w:instrText>
    </w:r>
    <w:r>
      <w:rPr>
        <w:rStyle w:val="PageNumber"/>
      </w:rPr>
      <w:fldChar w:fldCharType="separate"/>
    </w:r>
    <w:r w:rsidR="00CB588A">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607" w:rsidRDefault="00EE2607">
      <w:pPr>
        <w:spacing w:line="240" w:lineRule="auto"/>
      </w:pPr>
      <w:r>
        <w:separator/>
      </w:r>
    </w:p>
  </w:footnote>
  <w:footnote w:type="continuationSeparator" w:id="0">
    <w:p w:rsidR="00EE2607" w:rsidRDefault="00EE26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Default="00C823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Pr="00CB0253" w:rsidRDefault="00C82319"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319" w:rsidRPr="00CB0253" w:rsidRDefault="00C82319"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2srivas">
    <w15:presenceInfo w15:providerId="AD" w15:userId="S-1-5-21-860606365-2559132667-2327032736-15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0E"/>
    <w:rsid w:val="0000074F"/>
    <w:rsid w:val="00002256"/>
    <w:rsid w:val="00005A18"/>
    <w:rsid w:val="00005AFA"/>
    <w:rsid w:val="00006A44"/>
    <w:rsid w:val="00006AAE"/>
    <w:rsid w:val="00013EBC"/>
    <w:rsid w:val="0001444D"/>
    <w:rsid w:val="000154FF"/>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1325"/>
    <w:rsid w:val="000F27C0"/>
    <w:rsid w:val="000F7FEE"/>
    <w:rsid w:val="00101ED8"/>
    <w:rsid w:val="00106C29"/>
    <w:rsid w:val="00111878"/>
    <w:rsid w:val="0011648B"/>
    <w:rsid w:val="00120AC6"/>
    <w:rsid w:val="00123D77"/>
    <w:rsid w:val="00125A57"/>
    <w:rsid w:val="00130A83"/>
    <w:rsid w:val="00130D18"/>
    <w:rsid w:val="001326E9"/>
    <w:rsid w:val="00132776"/>
    <w:rsid w:val="00133F55"/>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145A"/>
    <w:rsid w:val="001D273B"/>
    <w:rsid w:val="001D2B0E"/>
    <w:rsid w:val="001E12D4"/>
    <w:rsid w:val="001E1358"/>
    <w:rsid w:val="001E157F"/>
    <w:rsid w:val="001F0335"/>
    <w:rsid w:val="001F037C"/>
    <w:rsid w:val="001F040B"/>
    <w:rsid w:val="001F121A"/>
    <w:rsid w:val="001F2537"/>
    <w:rsid w:val="001F3E63"/>
    <w:rsid w:val="001F3ECF"/>
    <w:rsid w:val="001F5BE1"/>
    <w:rsid w:val="00200BFA"/>
    <w:rsid w:val="00204FE7"/>
    <w:rsid w:val="002129E8"/>
    <w:rsid w:val="00212F27"/>
    <w:rsid w:val="00214ECA"/>
    <w:rsid w:val="00220329"/>
    <w:rsid w:val="0022078C"/>
    <w:rsid w:val="00224FF6"/>
    <w:rsid w:val="00225124"/>
    <w:rsid w:val="002265FF"/>
    <w:rsid w:val="00226DB4"/>
    <w:rsid w:val="002307BE"/>
    <w:rsid w:val="002308C2"/>
    <w:rsid w:val="00232E33"/>
    <w:rsid w:val="00234BCE"/>
    <w:rsid w:val="002379AE"/>
    <w:rsid w:val="0024112B"/>
    <w:rsid w:val="00241FFB"/>
    <w:rsid w:val="002446BF"/>
    <w:rsid w:val="002453EC"/>
    <w:rsid w:val="00246DEE"/>
    <w:rsid w:val="002514EC"/>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1737"/>
    <w:rsid w:val="002D7713"/>
    <w:rsid w:val="002E006D"/>
    <w:rsid w:val="002E4A3F"/>
    <w:rsid w:val="002E4CA2"/>
    <w:rsid w:val="002E7A2F"/>
    <w:rsid w:val="002E7E82"/>
    <w:rsid w:val="002F05E5"/>
    <w:rsid w:val="002F0BEF"/>
    <w:rsid w:val="002F1B7F"/>
    <w:rsid w:val="002F2ADB"/>
    <w:rsid w:val="002F5242"/>
    <w:rsid w:val="00300A8E"/>
    <w:rsid w:val="00300BD9"/>
    <w:rsid w:val="00304F60"/>
    <w:rsid w:val="00305E88"/>
    <w:rsid w:val="00306EBC"/>
    <w:rsid w:val="00307DB4"/>
    <w:rsid w:val="00312237"/>
    <w:rsid w:val="00312A4B"/>
    <w:rsid w:val="003202A1"/>
    <w:rsid w:val="00332796"/>
    <w:rsid w:val="003333E8"/>
    <w:rsid w:val="00333793"/>
    <w:rsid w:val="003340ED"/>
    <w:rsid w:val="003354E9"/>
    <w:rsid w:val="00335932"/>
    <w:rsid w:val="00337A9D"/>
    <w:rsid w:val="00337D41"/>
    <w:rsid w:val="00342A61"/>
    <w:rsid w:val="00344312"/>
    <w:rsid w:val="0034642A"/>
    <w:rsid w:val="00346B8D"/>
    <w:rsid w:val="00347228"/>
    <w:rsid w:val="003476CD"/>
    <w:rsid w:val="0035072F"/>
    <w:rsid w:val="00351420"/>
    <w:rsid w:val="00354824"/>
    <w:rsid w:val="00356895"/>
    <w:rsid w:val="00356EA4"/>
    <w:rsid w:val="00361CD6"/>
    <w:rsid w:val="00364700"/>
    <w:rsid w:val="00364805"/>
    <w:rsid w:val="00374477"/>
    <w:rsid w:val="00375443"/>
    <w:rsid w:val="00376BD8"/>
    <w:rsid w:val="0037786D"/>
    <w:rsid w:val="00381000"/>
    <w:rsid w:val="003827DE"/>
    <w:rsid w:val="0038369D"/>
    <w:rsid w:val="00383EBB"/>
    <w:rsid w:val="00385279"/>
    <w:rsid w:val="00390006"/>
    <w:rsid w:val="00392A4E"/>
    <w:rsid w:val="00393EF8"/>
    <w:rsid w:val="003947E7"/>
    <w:rsid w:val="00395DA8"/>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27EB"/>
    <w:rsid w:val="003D3F75"/>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3761"/>
    <w:rsid w:val="004058F1"/>
    <w:rsid w:val="00407538"/>
    <w:rsid w:val="004108DF"/>
    <w:rsid w:val="004116DB"/>
    <w:rsid w:val="00420E0D"/>
    <w:rsid w:val="00422C90"/>
    <w:rsid w:val="004235D5"/>
    <w:rsid w:val="00423D5E"/>
    <w:rsid w:val="00425E9C"/>
    <w:rsid w:val="00426EED"/>
    <w:rsid w:val="00427080"/>
    <w:rsid w:val="004307BD"/>
    <w:rsid w:val="00432130"/>
    <w:rsid w:val="004328E8"/>
    <w:rsid w:val="004331CF"/>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5EB4"/>
    <w:rsid w:val="00466AEB"/>
    <w:rsid w:val="00472387"/>
    <w:rsid w:val="004746DF"/>
    <w:rsid w:val="00476A20"/>
    <w:rsid w:val="00477A41"/>
    <w:rsid w:val="004828CA"/>
    <w:rsid w:val="00486091"/>
    <w:rsid w:val="00487064"/>
    <w:rsid w:val="004875FB"/>
    <w:rsid w:val="004905EE"/>
    <w:rsid w:val="00490CEE"/>
    <w:rsid w:val="00491CFE"/>
    <w:rsid w:val="00494A27"/>
    <w:rsid w:val="00494AEF"/>
    <w:rsid w:val="00496D90"/>
    <w:rsid w:val="004A0C69"/>
    <w:rsid w:val="004A31F2"/>
    <w:rsid w:val="004A3EF5"/>
    <w:rsid w:val="004A3F1E"/>
    <w:rsid w:val="004A65E8"/>
    <w:rsid w:val="004A6ABD"/>
    <w:rsid w:val="004B4DF4"/>
    <w:rsid w:val="004B607E"/>
    <w:rsid w:val="004B727C"/>
    <w:rsid w:val="004C12A7"/>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99B"/>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022"/>
    <w:rsid w:val="00571E09"/>
    <w:rsid w:val="00572AD4"/>
    <w:rsid w:val="00572BBE"/>
    <w:rsid w:val="00573B91"/>
    <w:rsid w:val="0057513C"/>
    <w:rsid w:val="00580245"/>
    <w:rsid w:val="00582C25"/>
    <w:rsid w:val="005931F1"/>
    <w:rsid w:val="00593228"/>
    <w:rsid w:val="00597FE2"/>
    <w:rsid w:val="005A0944"/>
    <w:rsid w:val="005A0DB3"/>
    <w:rsid w:val="005A0F3B"/>
    <w:rsid w:val="005A16F7"/>
    <w:rsid w:val="005A2C7A"/>
    <w:rsid w:val="005A4C1A"/>
    <w:rsid w:val="005A7002"/>
    <w:rsid w:val="005A7ABE"/>
    <w:rsid w:val="005B1CAD"/>
    <w:rsid w:val="005B1E8A"/>
    <w:rsid w:val="005B62DA"/>
    <w:rsid w:val="005B64C9"/>
    <w:rsid w:val="005B781B"/>
    <w:rsid w:val="005C1064"/>
    <w:rsid w:val="005C3202"/>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36DB"/>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4985"/>
    <w:rsid w:val="0066524A"/>
    <w:rsid w:val="00671A44"/>
    <w:rsid w:val="00674F5E"/>
    <w:rsid w:val="00675FE4"/>
    <w:rsid w:val="0068115D"/>
    <w:rsid w:val="00682CE8"/>
    <w:rsid w:val="0069673F"/>
    <w:rsid w:val="00696A99"/>
    <w:rsid w:val="006A1431"/>
    <w:rsid w:val="006A196C"/>
    <w:rsid w:val="006A1AB4"/>
    <w:rsid w:val="006A3DA2"/>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5B39"/>
    <w:rsid w:val="006F738F"/>
    <w:rsid w:val="006F75E5"/>
    <w:rsid w:val="007009AD"/>
    <w:rsid w:val="00701D10"/>
    <w:rsid w:val="00702231"/>
    <w:rsid w:val="00704AFB"/>
    <w:rsid w:val="0070608D"/>
    <w:rsid w:val="0070762B"/>
    <w:rsid w:val="00707ED4"/>
    <w:rsid w:val="007117A2"/>
    <w:rsid w:val="00713C80"/>
    <w:rsid w:val="0071407B"/>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907"/>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0983"/>
    <w:rsid w:val="0078257A"/>
    <w:rsid w:val="00782591"/>
    <w:rsid w:val="00782D23"/>
    <w:rsid w:val="0078394B"/>
    <w:rsid w:val="007843DC"/>
    <w:rsid w:val="00794449"/>
    <w:rsid w:val="00794BD6"/>
    <w:rsid w:val="007952C0"/>
    <w:rsid w:val="00797743"/>
    <w:rsid w:val="007978F0"/>
    <w:rsid w:val="007A0453"/>
    <w:rsid w:val="007A0B5F"/>
    <w:rsid w:val="007A1F6E"/>
    <w:rsid w:val="007A2AF3"/>
    <w:rsid w:val="007A4934"/>
    <w:rsid w:val="007A51E3"/>
    <w:rsid w:val="007A6EEF"/>
    <w:rsid w:val="007A784D"/>
    <w:rsid w:val="007B179B"/>
    <w:rsid w:val="007B38A4"/>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525D"/>
    <w:rsid w:val="007F4E16"/>
    <w:rsid w:val="007F5FDF"/>
    <w:rsid w:val="007F6202"/>
    <w:rsid w:val="007F6CC2"/>
    <w:rsid w:val="00802A3B"/>
    <w:rsid w:val="0080336A"/>
    <w:rsid w:val="00803AD2"/>
    <w:rsid w:val="008042F1"/>
    <w:rsid w:val="00804A09"/>
    <w:rsid w:val="00805AEA"/>
    <w:rsid w:val="00806D85"/>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0F"/>
    <w:rsid w:val="00886758"/>
    <w:rsid w:val="008872C8"/>
    <w:rsid w:val="0089003D"/>
    <w:rsid w:val="0089112A"/>
    <w:rsid w:val="008916A8"/>
    <w:rsid w:val="00891E8F"/>
    <w:rsid w:val="00892C3C"/>
    <w:rsid w:val="00893EC2"/>
    <w:rsid w:val="008A2647"/>
    <w:rsid w:val="008A4C42"/>
    <w:rsid w:val="008A6FB9"/>
    <w:rsid w:val="008B74FE"/>
    <w:rsid w:val="008B7592"/>
    <w:rsid w:val="008C02B6"/>
    <w:rsid w:val="008C23C3"/>
    <w:rsid w:val="008C746B"/>
    <w:rsid w:val="008D0C63"/>
    <w:rsid w:val="008D14EA"/>
    <w:rsid w:val="008D3FAC"/>
    <w:rsid w:val="008D451C"/>
    <w:rsid w:val="008D4BE2"/>
    <w:rsid w:val="008D5706"/>
    <w:rsid w:val="008D57BB"/>
    <w:rsid w:val="008E1311"/>
    <w:rsid w:val="008E229D"/>
    <w:rsid w:val="008E4F12"/>
    <w:rsid w:val="008E7C60"/>
    <w:rsid w:val="008F2BA0"/>
    <w:rsid w:val="008F3374"/>
    <w:rsid w:val="008F38AF"/>
    <w:rsid w:val="008F7524"/>
    <w:rsid w:val="00902D6F"/>
    <w:rsid w:val="00902FAD"/>
    <w:rsid w:val="00905FDC"/>
    <w:rsid w:val="009066BE"/>
    <w:rsid w:val="00906CBA"/>
    <w:rsid w:val="0091002D"/>
    <w:rsid w:val="00912E72"/>
    <w:rsid w:val="00914F25"/>
    <w:rsid w:val="009151A9"/>
    <w:rsid w:val="00924E78"/>
    <w:rsid w:val="009278C9"/>
    <w:rsid w:val="00931385"/>
    <w:rsid w:val="00931CC1"/>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2158"/>
    <w:rsid w:val="009B2F26"/>
    <w:rsid w:val="009B3899"/>
    <w:rsid w:val="009C006B"/>
    <w:rsid w:val="009C0BFE"/>
    <w:rsid w:val="009C1ED5"/>
    <w:rsid w:val="009C6184"/>
    <w:rsid w:val="009C6F25"/>
    <w:rsid w:val="009C7E42"/>
    <w:rsid w:val="009D0544"/>
    <w:rsid w:val="009D14E1"/>
    <w:rsid w:val="009D7431"/>
    <w:rsid w:val="009D743A"/>
    <w:rsid w:val="009E1AEB"/>
    <w:rsid w:val="009E1F72"/>
    <w:rsid w:val="009E2B64"/>
    <w:rsid w:val="009E5299"/>
    <w:rsid w:val="009E602F"/>
    <w:rsid w:val="009E64A4"/>
    <w:rsid w:val="009E6FB5"/>
    <w:rsid w:val="009E7C25"/>
    <w:rsid w:val="009F0923"/>
    <w:rsid w:val="009F1A11"/>
    <w:rsid w:val="009F307C"/>
    <w:rsid w:val="00A00295"/>
    <w:rsid w:val="00A02580"/>
    <w:rsid w:val="00A02BB0"/>
    <w:rsid w:val="00A02F79"/>
    <w:rsid w:val="00A04B7C"/>
    <w:rsid w:val="00A053FB"/>
    <w:rsid w:val="00A07BC4"/>
    <w:rsid w:val="00A1040B"/>
    <w:rsid w:val="00A122E3"/>
    <w:rsid w:val="00A12F55"/>
    <w:rsid w:val="00A15B3B"/>
    <w:rsid w:val="00A242AB"/>
    <w:rsid w:val="00A25FA6"/>
    <w:rsid w:val="00A26054"/>
    <w:rsid w:val="00A2620E"/>
    <w:rsid w:val="00A27007"/>
    <w:rsid w:val="00A277FE"/>
    <w:rsid w:val="00A31611"/>
    <w:rsid w:val="00A32079"/>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027"/>
    <w:rsid w:val="00A751C6"/>
    <w:rsid w:val="00A80A85"/>
    <w:rsid w:val="00A83E71"/>
    <w:rsid w:val="00A847CA"/>
    <w:rsid w:val="00A84CD5"/>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35FC"/>
    <w:rsid w:val="00AF5A15"/>
    <w:rsid w:val="00AF78B3"/>
    <w:rsid w:val="00B00BF0"/>
    <w:rsid w:val="00B00F34"/>
    <w:rsid w:val="00B02354"/>
    <w:rsid w:val="00B032EB"/>
    <w:rsid w:val="00B04727"/>
    <w:rsid w:val="00B05A57"/>
    <w:rsid w:val="00B112C2"/>
    <w:rsid w:val="00B11C34"/>
    <w:rsid w:val="00B20AA0"/>
    <w:rsid w:val="00B23724"/>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461B"/>
    <w:rsid w:val="00B57780"/>
    <w:rsid w:val="00B605D4"/>
    <w:rsid w:val="00B66BA5"/>
    <w:rsid w:val="00B66F51"/>
    <w:rsid w:val="00B676A7"/>
    <w:rsid w:val="00B719C7"/>
    <w:rsid w:val="00B73935"/>
    <w:rsid w:val="00B73D49"/>
    <w:rsid w:val="00B76B38"/>
    <w:rsid w:val="00B76DDA"/>
    <w:rsid w:val="00B77AA9"/>
    <w:rsid w:val="00B81A0D"/>
    <w:rsid w:val="00B81EEF"/>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A6F45"/>
    <w:rsid w:val="00BB014E"/>
    <w:rsid w:val="00BB1D55"/>
    <w:rsid w:val="00BB36A4"/>
    <w:rsid w:val="00BB398D"/>
    <w:rsid w:val="00BB7AB8"/>
    <w:rsid w:val="00BC0D51"/>
    <w:rsid w:val="00BC4664"/>
    <w:rsid w:val="00BC49DA"/>
    <w:rsid w:val="00BC4C8D"/>
    <w:rsid w:val="00BC6A42"/>
    <w:rsid w:val="00BD0ABE"/>
    <w:rsid w:val="00BD0D68"/>
    <w:rsid w:val="00BD3054"/>
    <w:rsid w:val="00BD363C"/>
    <w:rsid w:val="00BD42F8"/>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70DFE"/>
    <w:rsid w:val="00C71003"/>
    <w:rsid w:val="00C71FED"/>
    <w:rsid w:val="00C7350C"/>
    <w:rsid w:val="00C75286"/>
    <w:rsid w:val="00C774FB"/>
    <w:rsid w:val="00C82319"/>
    <w:rsid w:val="00C84E2B"/>
    <w:rsid w:val="00C87F37"/>
    <w:rsid w:val="00C913D7"/>
    <w:rsid w:val="00C91F53"/>
    <w:rsid w:val="00C92CAC"/>
    <w:rsid w:val="00C9792B"/>
    <w:rsid w:val="00CA3196"/>
    <w:rsid w:val="00CA72CC"/>
    <w:rsid w:val="00CA76F2"/>
    <w:rsid w:val="00CB0253"/>
    <w:rsid w:val="00CB5255"/>
    <w:rsid w:val="00CB588A"/>
    <w:rsid w:val="00CB5D6A"/>
    <w:rsid w:val="00CB6A0F"/>
    <w:rsid w:val="00CD1CCC"/>
    <w:rsid w:val="00CD6B74"/>
    <w:rsid w:val="00CE12C1"/>
    <w:rsid w:val="00CE3DA9"/>
    <w:rsid w:val="00CE5F5A"/>
    <w:rsid w:val="00CF66BE"/>
    <w:rsid w:val="00D04FA0"/>
    <w:rsid w:val="00D0541A"/>
    <w:rsid w:val="00D0586F"/>
    <w:rsid w:val="00D100D7"/>
    <w:rsid w:val="00D10D3E"/>
    <w:rsid w:val="00D12AA1"/>
    <w:rsid w:val="00D147B1"/>
    <w:rsid w:val="00D15F59"/>
    <w:rsid w:val="00D16391"/>
    <w:rsid w:val="00D16949"/>
    <w:rsid w:val="00D17C17"/>
    <w:rsid w:val="00D22F7C"/>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29E6"/>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2993"/>
    <w:rsid w:val="00DD53CE"/>
    <w:rsid w:val="00DD7E84"/>
    <w:rsid w:val="00DE048C"/>
    <w:rsid w:val="00DE2460"/>
    <w:rsid w:val="00DE4D50"/>
    <w:rsid w:val="00DE58C6"/>
    <w:rsid w:val="00DF7B86"/>
    <w:rsid w:val="00E01C9C"/>
    <w:rsid w:val="00E025EC"/>
    <w:rsid w:val="00E14D1F"/>
    <w:rsid w:val="00E16ADE"/>
    <w:rsid w:val="00E179E6"/>
    <w:rsid w:val="00E25891"/>
    <w:rsid w:val="00E265DD"/>
    <w:rsid w:val="00E30AC9"/>
    <w:rsid w:val="00E314B9"/>
    <w:rsid w:val="00E31AD3"/>
    <w:rsid w:val="00E32060"/>
    <w:rsid w:val="00E32D53"/>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968C9"/>
    <w:rsid w:val="00EA0A85"/>
    <w:rsid w:val="00EA22BA"/>
    <w:rsid w:val="00EB57C8"/>
    <w:rsid w:val="00EC2F21"/>
    <w:rsid w:val="00EC55CA"/>
    <w:rsid w:val="00EC59C4"/>
    <w:rsid w:val="00ED1EAE"/>
    <w:rsid w:val="00ED7AA6"/>
    <w:rsid w:val="00ED7E26"/>
    <w:rsid w:val="00EE11DD"/>
    <w:rsid w:val="00EE193F"/>
    <w:rsid w:val="00EE1948"/>
    <w:rsid w:val="00EE2607"/>
    <w:rsid w:val="00EE2C44"/>
    <w:rsid w:val="00EE3D6E"/>
    <w:rsid w:val="00EE4D7C"/>
    <w:rsid w:val="00EE5658"/>
    <w:rsid w:val="00EF35BC"/>
    <w:rsid w:val="00EF60EA"/>
    <w:rsid w:val="00EF7CA0"/>
    <w:rsid w:val="00F02483"/>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1BB8"/>
    <w:rsid w:val="00FA2F81"/>
    <w:rsid w:val="00FA44D9"/>
    <w:rsid w:val="00FB515D"/>
    <w:rsid w:val="00FB5C10"/>
    <w:rsid w:val="00FB6E4E"/>
    <w:rsid w:val="00FC0148"/>
    <w:rsid w:val="00FC0B26"/>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CF215F75-1162-46CF-9135-F715080F5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8ECF3D3-0E57-4D67-8C39-4465AEE8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177</TotalTime>
  <Pages>81</Pages>
  <Words>16330</Words>
  <Characters>93085</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109197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75</cp:revision>
  <cp:lastPrinted>2017-03-24T15:14:00Z</cp:lastPrinted>
  <dcterms:created xsi:type="dcterms:W3CDTF">2017-04-03T21:58:00Z</dcterms:created>
  <dcterms:modified xsi:type="dcterms:W3CDTF">2017-04-06T15:34:00Z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